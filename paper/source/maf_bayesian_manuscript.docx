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6993" w14:textId="75573E76" w:rsidR="0021175B" w:rsidRDefault="0021175B" w:rsidP="00A34AF7">
      <w:pPr>
        <w:jc w:val="center"/>
        <w:rPr>
          <w:sz w:val="32"/>
          <w:szCs w:val="36"/>
        </w:rPr>
      </w:pPr>
      <w:r w:rsidRPr="0021175B">
        <w:rPr>
          <w:sz w:val="32"/>
          <w:szCs w:val="36"/>
        </w:rPr>
        <w:t xml:space="preserve">Data fusion using Bayesian inference to predict </w:t>
      </w:r>
      <w:r w:rsidR="004243C2" w:rsidRPr="004243C2">
        <w:rPr>
          <w:sz w:val="32"/>
          <w:szCs w:val="36"/>
        </w:rPr>
        <w:t>behaviour</w:t>
      </w:r>
      <w:r w:rsidR="004243C2">
        <w:rPr>
          <w:sz w:val="32"/>
          <w:szCs w:val="36"/>
        </w:rPr>
        <w:t xml:space="preserve"> </w:t>
      </w:r>
      <w:r w:rsidRPr="0021175B">
        <w:rPr>
          <w:sz w:val="32"/>
          <w:szCs w:val="36"/>
        </w:rPr>
        <w:t>of composite laminates subjected to multiaxial loading</w:t>
      </w:r>
    </w:p>
    <w:p w14:paraId="66EE92E4" w14:textId="6DC3433C" w:rsidR="00A34AF7" w:rsidRPr="00C608AB" w:rsidRDefault="002264E0" w:rsidP="00A34AF7">
      <w:pPr>
        <w:jc w:val="center"/>
        <w:rPr>
          <w:sz w:val="22"/>
          <w:vertAlign w:val="superscript"/>
        </w:rPr>
      </w:pPr>
      <w:r w:rsidRPr="002264E0">
        <w:rPr>
          <w:sz w:val="22"/>
        </w:rPr>
        <w:t>Sinan Xiao</w:t>
      </w:r>
      <w:r w:rsidR="00C608AB">
        <w:rPr>
          <w:sz w:val="22"/>
          <w:vertAlign w:val="superscript"/>
        </w:rPr>
        <w:t>1</w:t>
      </w:r>
      <w:r w:rsidR="00F2222B">
        <w:rPr>
          <w:sz w:val="22"/>
        </w:rPr>
        <w:t>,</w:t>
      </w:r>
      <w:r>
        <w:rPr>
          <w:sz w:val="22"/>
        </w:rPr>
        <w:t xml:space="preserve"> </w:t>
      </w:r>
      <w:r w:rsidRPr="002264E0">
        <w:rPr>
          <w:sz w:val="22"/>
        </w:rPr>
        <w:t>Tobias Laux</w:t>
      </w:r>
      <w:r w:rsidR="00C608AB">
        <w:rPr>
          <w:sz w:val="22"/>
          <w:vertAlign w:val="superscript"/>
        </w:rPr>
        <w:t>2</w:t>
      </w:r>
      <w:r w:rsidRPr="002264E0">
        <w:rPr>
          <w:sz w:val="22"/>
        </w:rPr>
        <w:t>, Janice M. Dulieu-Barton</w:t>
      </w:r>
      <w:r w:rsidR="00C608AB">
        <w:rPr>
          <w:sz w:val="22"/>
          <w:vertAlign w:val="superscript"/>
        </w:rPr>
        <w:t>2</w:t>
      </w:r>
      <w:r w:rsidR="004E689B">
        <w:rPr>
          <w:sz w:val="22"/>
        </w:rPr>
        <w:t xml:space="preserve">, </w:t>
      </w:r>
      <w:r w:rsidR="004E689B" w:rsidRPr="002264E0">
        <w:rPr>
          <w:sz w:val="22"/>
        </w:rPr>
        <w:t>Karim Anaya-Izquierdo</w:t>
      </w:r>
      <w:r w:rsidR="004E689B">
        <w:rPr>
          <w:sz w:val="22"/>
          <w:vertAlign w:val="superscript"/>
        </w:rPr>
        <w:t>1</w:t>
      </w:r>
    </w:p>
    <w:p w14:paraId="7AB27BB3" w14:textId="1E606E9F" w:rsidR="006A5BA8" w:rsidRPr="00A109A9" w:rsidRDefault="00C608AB" w:rsidP="00FD2723">
      <w:pPr>
        <w:jc w:val="center"/>
        <w:rPr>
          <w:i/>
          <w:iCs/>
          <w:sz w:val="22"/>
        </w:rPr>
      </w:pPr>
      <w:r>
        <w:rPr>
          <w:i/>
          <w:iCs/>
          <w:sz w:val="22"/>
          <w:vertAlign w:val="superscript"/>
        </w:rPr>
        <w:t>1</w:t>
      </w:r>
      <w:r w:rsidR="006A5BA8" w:rsidRPr="00A109A9">
        <w:rPr>
          <w:i/>
          <w:iCs/>
          <w:sz w:val="22"/>
        </w:rPr>
        <w:t>Department of Mathematical Sciences, University of Bath, Bath, BA2 7AY, UK</w:t>
      </w:r>
    </w:p>
    <w:p w14:paraId="3295D221" w14:textId="748095BD" w:rsidR="009868BC" w:rsidRPr="00A109A9" w:rsidRDefault="00C608AB" w:rsidP="00FD2723">
      <w:pPr>
        <w:rPr>
          <w:i/>
          <w:iCs/>
          <w:sz w:val="22"/>
        </w:rPr>
      </w:pPr>
      <w:r>
        <w:rPr>
          <w:i/>
          <w:iCs/>
          <w:sz w:val="22"/>
          <w:vertAlign w:val="superscript"/>
        </w:rPr>
        <w:t>2</w:t>
      </w:r>
      <w:r w:rsidR="00F517CD" w:rsidRPr="00A109A9">
        <w:rPr>
          <w:i/>
          <w:iCs/>
          <w:sz w:val="22"/>
        </w:rPr>
        <w:t>Bristol Composites Institute, Faculty of Engineering, University of Bristol, Bristol, BS8 1TR, UK</w:t>
      </w:r>
    </w:p>
    <w:p w14:paraId="5A8126AC" w14:textId="77777777" w:rsidR="00A34AF7" w:rsidRPr="002264E0" w:rsidRDefault="00A34AF7" w:rsidP="00A34AF7">
      <w:pPr>
        <w:jc w:val="center"/>
        <w:rPr>
          <w:sz w:val="22"/>
        </w:rPr>
      </w:pPr>
    </w:p>
    <w:p w14:paraId="2B7E016E" w14:textId="042E4259" w:rsidR="007C4E5F" w:rsidRDefault="00F3239C" w:rsidP="00294633">
      <w:pPr>
        <w:pStyle w:val="section"/>
        <w:numPr>
          <w:ilvl w:val="0"/>
          <w:numId w:val="0"/>
        </w:numPr>
        <w:outlineLvl w:val="0"/>
      </w:pPr>
      <w:bookmarkStart w:id="0" w:name="_Toc133938864"/>
      <w:r w:rsidRPr="00811658">
        <w:t>Abstract</w:t>
      </w:r>
      <w:bookmarkEnd w:id="0"/>
    </w:p>
    <w:p w14:paraId="357499FD" w14:textId="09FBA278" w:rsidR="009D5298" w:rsidRDefault="009D5298" w:rsidP="0042020A">
      <w:del w:id="1" w:author="Karim Anaya-Izquierdo" w:date="2025-09-03T14:58:00Z" w16du:dateUtc="2025-09-03T13:58:00Z">
        <w:r w:rsidRPr="009D5298" w:rsidDel="00E65320">
          <w:delText xml:space="preserve">A </w:delText>
        </w:r>
        <w:r w:rsidR="0014791F" w:rsidRPr="0014791F" w:rsidDel="00E65320">
          <w:delText xml:space="preserve">probabilistic modelling framework </w:delText>
        </w:r>
        <w:r w:rsidR="0014791F" w:rsidDel="00E65320">
          <w:delText xml:space="preserve">based on </w:delText>
        </w:r>
        <w:r w:rsidR="009859DF" w:rsidDel="00E65320">
          <w:delText>Gaussian</w:delText>
        </w:r>
        <w:r w:rsidR="00655B83" w:rsidDel="00E65320">
          <w:delText xml:space="preserve"> Process</w:delText>
        </w:r>
        <w:r w:rsidR="009859DF" w:rsidDel="00E65320">
          <w:delText>es (GP)</w:delText>
        </w:r>
        <w:r w:rsidR="0014791F" w:rsidDel="00E65320">
          <w:delText xml:space="preserve"> is proposed to predict </w:delText>
        </w:r>
        <w:r w:rsidR="0014791F" w:rsidRPr="0014791F" w:rsidDel="00E65320">
          <w:delText>the mechanical response of composite laminates</w:delText>
        </w:r>
        <w:r w:rsidR="0014791F" w:rsidDel="00E65320">
          <w:delText>. The framework is</w:delText>
        </w:r>
        <w:r w:rsidR="009859DF" w:rsidDel="00E65320">
          <w:delText xml:space="preserve"> </w:delText>
        </w:r>
        <w:r w:rsidR="004E2F29" w:rsidDel="00E65320">
          <w:delText>i</w:delText>
        </w:r>
        <w:r w:rsidR="0034130A" w:rsidDel="00E65320">
          <w:delText xml:space="preserve">nformed by experimental and </w:delText>
        </w:r>
        <w:r w:rsidR="00C86FC8" w:rsidDel="00E65320">
          <w:delText>Finite Element (FE) model</w:delText>
        </w:r>
        <w:r w:rsidR="004E2F29" w:rsidDel="00E65320">
          <w:delText xml:space="preserve"> data </w:delText>
        </w:r>
        <w:r w:rsidR="0014791F" w:rsidRPr="0014791F" w:rsidDel="00E65320">
          <w:delText>obtained f</w:delText>
        </w:r>
        <w:r w:rsidR="004E4B55" w:rsidDel="00E65320">
          <w:delText>or</w:delText>
        </w:r>
        <w:r w:rsidR="0014791F" w:rsidRPr="0014791F" w:rsidDel="00E65320">
          <w:delText xml:space="preserve"> multidirectional carbon fibre composite open-hole specimens subjected to multiaxial loading</w:delText>
        </w:r>
        <w:r w:rsidR="004E4B55" w:rsidDel="00E65320">
          <w:delText>.</w:delText>
        </w:r>
        <w:r w:rsidR="0014791F" w:rsidDel="00E65320">
          <w:delText xml:space="preserve"> </w:delText>
        </w:r>
        <w:r w:rsidR="000258DF" w:rsidDel="00E65320">
          <w:delText xml:space="preserve">The probabilistic model </w:delText>
        </w:r>
        <w:r w:rsidR="004E4B55" w:rsidDel="00E65320">
          <w:delText xml:space="preserve">fuses the experimental and FE data using Bayesian inference, whilst </w:delText>
        </w:r>
        <w:r w:rsidR="0042020A" w:rsidDel="00E65320">
          <w:delText>systematically account</w:delText>
        </w:r>
        <w:r w:rsidR="004E4B55" w:rsidDel="00E65320">
          <w:delText>ing</w:delText>
        </w:r>
        <w:r w:rsidR="0042020A" w:rsidDel="00E65320">
          <w:delText xml:space="preserve"> for u</w:delText>
        </w:r>
        <w:r w:rsidR="00687C5E" w:rsidDel="00E65320">
          <w:delText>ncertaint</w:delText>
        </w:r>
        <w:r w:rsidR="00FC1444" w:rsidDel="00E65320">
          <w:delText>ies</w:delText>
        </w:r>
        <w:r w:rsidR="00687C5E" w:rsidDel="00E65320">
          <w:delText xml:space="preserve"> </w:delText>
        </w:r>
        <w:r w:rsidR="00A23B33" w:rsidDel="00E65320">
          <w:delText>related</w:delText>
        </w:r>
        <w:r w:rsidR="00223259" w:rsidDel="00E65320">
          <w:delText xml:space="preserve"> to</w:delText>
        </w:r>
        <w:r w:rsidR="00FC1444" w:rsidDel="00E65320">
          <w:delText xml:space="preserve"> </w:delText>
        </w:r>
        <w:r w:rsidR="00687C5E" w:rsidDel="00E65320">
          <w:delText>material properties, experimental conditions</w:delText>
        </w:r>
        <w:r w:rsidR="00FC1444" w:rsidDel="00E65320">
          <w:delText xml:space="preserve">, and </w:delText>
        </w:r>
        <w:r w:rsidR="00A23B33" w:rsidDel="00E65320">
          <w:delText>FE modelling assumptions</w:delText>
        </w:r>
        <w:r w:rsidR="0042020A" w:rsidDel="00E65320">
          <w:delText xml:space="preserve">. </w:delText>
        </w:r>
        <w:r w:rsidR="001C7E5C" w:rsidDel="00E65320">
          <w:delText xml:space="preserve">The predictive capability of the statistical model is </w:delText>
        </w:r>
        <w:r w:rsidR="00343E0A" w:rsidDel="00E65320">
          <w:delText xml:space="preserve">demonstrated by </w:delText>
        </w:r>
        <w:r w:rsidR="004E4B55" w:rsidDel="00E65320">
          <w:delText xml:space="preserve">yielding </w:delText>
        </w:r>
        <w:r w:rsidR="00343E0A" w:rsidDel="00E65320">
          <w:delText xml:space="preserve">relatively </w:delText>
        </w:r>
        <w:r w:rsidR="00826F12" w:rsidDel="00E65320">
          <w:delText>low uncertainties in the predictions.</w:delText>
        </w:r>
        <w:r w:rsidR="005052A0" w:rsidDel="00E65320">
          <w:delText xml:space="preserve"> </w:delText>
        </w:r>
        <w:r w:rsidR="00826F12" w:rsidDel="00E65320">
          <w:delText xml:space="preserve"> </w:delText>
        </w:r>
        <w:r w:rsidR="0042020A" w:rsidDel="00E65320">
          <w:delText>T</w:delText>
        </w:r>
        <w:r w:rsidRPr="009D5298" w:rsidDel="00E65320">
          <w:delText xml:space="preserve">he Bayesian fusion framework </w:delText>
        </w:r>
        <w:r w:rsidR="00ED20C8" w:rsidDel="00E65320">
          <w:delText xml:space="preserve">represents a step towards efficient integration of virtual testing </w:delText>
        </w:r>
        <w:r w:rsidR="000A7FBA" w:rsidDel="00E65320">
          <w:delText>in design and certification programmes for high performance composite</w:delText>
        </w:r>
        <w:r w:rsidR="00FA6BA3" w:rsidDel="00E65320">
          <w:delText xml:space="preserve"> structures.</w:delText>
        </w:r>
      </w:del>
      <w:ins w:id="2" w:author="Karim Anaya-Izquierdo" w:date="2025-09-03T14:58:00Z" w16du:dateUtc="2025-09-03T13:58:00Z">
        <w:r w:rsidR="00E65320">
          <w:t xml:space="preserve">       </w:t>
        </w:r>
      </w:ins>
    </w:p>
    <w:p w14:paraId="43F59DA2" w14:textId="40AD1B61" w:rsidR="00F3239C" w:rsidRDefault="00F3239C" w:rsidP="00294633">
      <w:pPr>
        <w:pStyle w:val="section"/>
        <w:numPr>
          <w:ilvl w:val="0"/>
          <w:numId w:val="0"/>
        </w:numPr>
        <w:outlineLvl w:val="0"/>
      </w:pPr>
      <w:bookmarkStart w:id="3" w:name="_Toc133938865"/>
      <w:r>
        <w:t>Keywords</w:t>
      </w:r>
      <w:bookmarkEnd w:id="3"/>
    </w:p>
    <w:p w14:paraId="2278C820" w14:textId="0D655A28" w:rsidR="006263F7" w:rsidRDefault="00A70050" w:rsidP="00A05088">
      <w:pPr>
        <w:pStyle w:val="subsection"/>
        <w:numPr>
          <w:ilvl w:val="0"/>
          <w:numId w:val="0"/>
        </w:numPr>
      </w:pPr>
      <w:r>
        <w:t xml:space="preserve">Bayesian </w:t>
      </w:r>
      <w:r w:rsidR="00A86CCF">
        <w:t>statistics</w:t>
      </w:r>
      <w:r w:rsidR="00180929">
        <w:t xml:space="preserve">; </w:t>
      </w:r>
      <w:r w:rsidR="00BE69C4" w:rsidRPr="00BE69C4">
        <w:t>Finite element</w:t>
      </w:r>
      <w:r w:rsidR="00BE69C4">
        <w:t xml:space="preserve"> analysis</w:t>
      </w:r>
      <w:r w:rsidR="00BE69C4" w:rsidRPr="00BE69C4">
        <w:t>; Multiaxial experiments; Modified Arcan Fixture</w:t>
      </w:r>
    </w:p>
    <w:p w14:paraId="2A31889D" w14:textId="1C7FDC1D" w:rsidR="00164360" w:rsidRDefault="005A0ED5" w:rsidP="00164360">
      <w:pPr>
        <w:pStyle w:val="section"/>
        <w:outlineLvl w:val="0"/>
      </w:pPr>
      <w:bookmarkStart w:id="4" w:name="_Toc133938866"/>
      <w:r w:rsidRPr="00A05088">
        <w:t>Introduction</w:t>
      </w:r>
      <w:bookmarkEnd w:id="4"/>
    </w:p>
    <w:p w14:paraId="63DF12C4" w14:textId="2E88C1F7" w:rsidR="0095150B" w:rsidRDefault="0095150B" w:rsidP="0095150B">
      <w:r>
        <w:t>Design and development</w:t>
      </w:r>
      <w:r w:rsidRPr="00B85D64">
        <w:t xml:space="preserve"> programs for high-performance composite structures </w:t>
      </w:r>
      <w:r>
        <w:t>rely</w:t>
      </w:r>
      <w:r w:rsidRPr="00B85D64">
        <w:t xml:space="preserve"> </w:t>
      </w:r>
      <w:r>
        <w:t xml:space="preserve">on integrated </w:t>
      </w:r>
      <w:r w:rsidRPr="00B85D64">
        <w:t xml:space="preserve">physical testing, model predictions, and model validation across </w:t>
      </w:r>
      <w:r>
        <w:t xml:space="preserve">the length scales, including at the coupon, subcomponent, and full structural scales </w:t>
      </w:r>
      <w:r>
        <w:fldChar w:fldCharType="begin"/>
      </w:r>
      <w:r w:rsidR="006860B8">
        <w:instrText xml:space="preserve"> ADDIN EN.CITE &lt;EndNote&gt;&lt;Cite&gt;&lt;Year&gt;2002&lt;/Year&gt;&lt;RecNum&gt;1&lt;/RecNum&gt;&lt;DisplayText&gt;[1]&lt;/DisplayText&gt;&lt;record&gt;&lt;rec-number&gt;1&lt;/rec-number&gt;&lt;foreign-keys&gt;&lt;key app="EN" db-id="ex50s9f2oazte6ed2zmxxx53tsxtfeaftxv2" timestamp="1724425770"&gt;1&lt;/key&gt;&lt;/foreign-keys&gt;&lt;ref-type name="Book"&gt;6&lt;/ref-type&gt;&lt;contributors&gt;&lt;/contributors&gt;&lt;titles&gt;&lt;title&gt;MIL-HDBK-17-3F: Composite Materials Handbook, Volume 3 - Polymer Matrix Composites Materials Usage, Design, and Analysis&lt;/title&gt;&lt;/titles&gt;&lt;dates&gt;&lt;year&gt;2002&lt;/year&gt;&lt;/dates&gt;&lt;publisher&gt;U.S. Department of Defense&lt;/publisher&gt;&lt;urls&gt;&lt;related-urls&gt;&lt;url&gt;https://app.knovel.com/hotlink/toc/id:kpMHMILH43/military-handbook-mil/military-handbook-mil&lt;/url&gt;&lt;/related-urls&gt;&lt;/urls&gt;&lt;/record&gt;&lt;/Cite&gt;&lt;/EndNote&gt;</w:instrText>
      </w:r>
      <w:r>
        <w:fldChar w:fldCharType="separate"/>
      </w:r>
      <w:r w:rsidR="00605CF9">
        <w:rPr>
          <w:noProof/>
        </w:rPr>
        <w:t>[</w:t>
      </w:r>
      <w:hyperlink w:anchor="_ENREF_1" w:tooltip=", 2002 #1" w:history="1">
        <w:r w:rsidR="009D5636" w:rsidRPr="009D5636">
          <w:rPr>
            <w:rStyle w:val="Hyperlink"/>
          </w:rPr>
          <w:t>1</w:t>
        </w:r>
      </w:hyperlink>
      <w:r w:rsidR="00605CF9">
        <w:rPr>
          <w:noProof/>
        </w:rPr>
        <w:t>]</w:t>
      </w:r>
      <w:r>
        <w:fldChar w:fldCharType="end"/>
      </w:r>
      <w:r>
        <w:rPr>
          <w:color w:val="000000"/>
        </w:rPr>
        <w:t xml:space="preserve">. </w:t>
      </w:r>
      <w:r w:rsidRPr="00B85D64">
        <w:t xml:space="preserve">This methodology, referred to as the 'building block' or 'testing pyramid' approach, is designed to mitigate risk associated with </w:t>
      </w:r>
      <w:r>
        <w:t xml:space="preserve">the </w:t>
      </w:r>
      <w:r w:rsidRPr="00B85D64">
        <w:t xml:space="preserve">resource-intensive design processes </w:t>
      </w:r>
      <w:r>
        <w:t>of</w:t>
      </w:r>
      <w:r w:rsidRPr="00B85D64">
        <w:t xml:space="preserve"> </w:t>
      </w:r>
      <w:r>
        <w:t>complex</w:t>
      </w:r>
      <w:r w:rsidRPr="00B85D64">
        <w:t xml:space="preserve"> structures</w:t>
      </w:r>
      <w:r>
        <w:t xml:space="preserve"> </w:t>
      </w:r>
      <w:r>
        <w:fldChar w:fldCharType="begin"/>
      </w:r>
      <w:r w:rsidR="00605CF9">
        <w:instrText xml:space="preserve"> ADDIN EN.CITE &lt;EndNote&gt;&lt;Cite&gt;&lt;Author&gt;Rouchon&lt;/Author&gt;&lt;Year&gt;1990&lt;/Year&gt;&lt;RecNum&gt;2&lt;/RecNum&gt;&lt;DisplayText&gt;[2]&lt;/DisplayText&gt;&lt;record&gt;&lt;rec-number&gt;2&lt;/rec-number&gt;&lt;foreign-keys&gt;&lt;key app="EN" db-id="ex50s9f2oazte6ed2zmxxx53tsxtfeaftxv2" timestamp="1724425770"&gt;2&lt;/key&gt;&lt;/foreign-keys&gt;&lt;ref-type name="Conference Proceedings"&gt;10&lt;/ref-type&gt;&lt;contributors&gt;&lt;authors&gt;&lt;author&gt;Rouchon, Jean&lt;/author&gt;&lt;/authors&gt;&lt;/contributors&gt;&lt;titles&gt;&lt;title&gt;Certification of large airplane composite structures, recent progress and new trends in compliance philosophy&lt;/title&gt;&lt;secondary-title&gt;In Proceedings of the 17th ICAS Congress&lt;/secondary-title&gt;&lt;/titles&gt;&lt;pages&gt;1439-1447&lt;/pages&gt;&lt;dates&gt;&lt;year&gt;1990&lt;/year&gt;&lt;pub-dates&gt;&lt;date&gt;9–14 September&lt;/date&gt;&lt;/pub-dates&gt;&lt;/dates&gt;&lt;pub-location&gt;Stockholm, Sweden &lt;/pub-location&gt;&lt;urls&gt;&lt;related-urls&gt;&lt;url&gt;https://www.icas.org/ICAS_ARCHIVE/ICAS1990/ICAS-90-1.8.1.pdf&lt;/url&gt;&lt;/related-urls&gt;&lt;/urls&gt;&lt;/record&gt;&lt;/Cite&gt;&lt;/EndNote&gt;</w:instrText>
      </w:r>
      <w:r>
        <w:fldChar w:fldCharType="separate"/>
      </w:r>
      <w:r>
        <w:rPr>
          <w:noProof/>
        </w:rPr>
        <w:t>[</w:t>
      </w:r>
      <w:hyperlink w:anchor="_ENREF_2" w:tooltip="Rouchon, 1990 #2" w:history="1">
        <w:r w:rsidR="009D5636" w:rsidRPr="009D5636">
          <w:rPr>
            <w:rStyle w:val="Hyperlink"/>
          </w:rPr>
          <w:t>2</w:t>
        </w:r>
      </w:hyperlink>
      <w:r>
        <w:rPr>
          <w:noProof/>
        </w:rPr>
        <w:t>]</w:t>
      </w:r>
      <w:r>
        <w:fldChar w:fldCharType="end"/>
      </w:r>
      <w:r w:rsidRPr="00B85D64">
        <w:t xml:space="preserve">. </w:t>
      </w:r>
      <w:r>
        <w:t xml:space="preserve">Recent progress in the development of high-fidelity simulation frameworks for composite materials and structures, commonly based on the Finite Element (FE) method, have the potential to significantly accelerate the current design development approaches by reducing the reliance on time-consuming and costly physical tests at all levels of the testing pyramid </w:t>
      </w:r>
      <w:r>
        <w:fldChar w:fldCharType="begin">
          <w:fldData xml:space="preserve">PEVuZE5vdGU+PENpdGU+PEF1dGhvcj5Pc3RlcmdhYXJkPC9BdXRob3I+PFllYXI+MjAxMTwvWWVh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</w:fldData>
        </w:fldChar>
      </w:r>
      <w:r w:rsidR="002950D0">
        <w:instrText xml:space="preserve"> ADDIN EN.CITE </w:instrText>
      </w:r>
      <w:r w:rsidR="002950D0">
        <w:fldChar w:fldCharType="begin">
          <w:fldData xml:space="preserve">PEVuZE5vdGU+PENpdGU+PEF1dGhvcj5Pc3RlcmdhYXJkPC9BdXRob3I+PFllYXI+MjAxMTwvWWVh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</w:fldData>
        </w:fldChar>
      </w:r>
      <w:r w:rsidR="002950D0">
        <w:instrText xml:space="preserve"> ADDIN EN.CITE.DATA </w:instrText>
      </w:r>
      <w:r w:rsidR="002950D0">
        <w:fldChar w:fldCharType="end"/>
      </w:r>
      <w:r>
        <w:fldChar w:fldCharType="separate"/>
      </w:r>
      <w:r>
        <w:rPr>
          <w:noProof/>
        </w:rPr>
        <w:t>[</w:t>
      </w:r>
      <w:hyperlink w:anchor="_ENREF_3" w:tooltip="Ostergaard, 2011 #3" w:history="1">
        <w:r w:rsidR="009D5636" w:rsidRPr="009D5636">
          <w:rPr>
            <w:rStyle w:val="Hyperlink"/>
          </w:rPr>
          <w:t>3-6</w:t>
        </w:r>
      </w:hyperlink>
      <w:r>
        <w:rPr>
          <w:noProof/>
        </w:rPr>
        <w:t>]</w:t>
      </w:r>
      <w:r>
        <w:fldChar w:fldCharType="end"/>
      </w:r>
      <w:r>
        <w:t xml:space="preserve">. </w:t>
      </w:r>
      <w:r w:rsidRPr="00A50B2D">
        <w:t>Efficient iteration between physical</w:t>
      </w:r>
      <w:r>
        <w:t xml:space="preserve"> </w:t>
      </w:r>
      <w:r w:rsidRPr="00A50B2D">
        <w:t xml:space="preserve">and </w:t>
      </w:r>
      <w:r>
        <w:t>virtual</w:t>
      </w:r>
      <w:r w:rsidRPr="00A50B2D">
        <w:t xml:space="preserve"> tests </w:t>
      </w:r>
      <w:r>
        <w:t>will be</w:t>
      </w:r>
      <w:r w:rsidRPr="00A50B2D">
        <w:t xml:space="preserve"> required to maximize experimental impact on modelling confidence and to minimize experimental effort</w:t>
      </w:r>
      <w:r>
        <w:t>,</w:t>
      </w:r>
      <w:r w:rsidR="004E4B55">
        <w:t xml:space="preserve"> resulting in </w:t>
      </w:r>
      <w:r w:rsidRPr="00DF4D8C">
        <w:t>reduc</w:t>
      </w:r>
      <w:r w:rsidR="004E4B55">
        <w:t xml:space="preserve">ed </w:t>
      </w:r>
      <w:r w:rsidRPr="00DF4D8C">
        <w:t xml:space="preserve">cost of </w:t>
      </w:r>
      <w:r w:rsidR="00EC7F1D">
        <w:t>design</w:t>
      </w:r>
      <w:r>
        <w:t xml:space="preserve"> and </w:t>
      </w:r>
      <w:r w:rsidRPr="00DF4D8C">
        <w:t xml:space="preserve">certification </w:t>
      </w:r>
      <w:r w:rsidR="00723F9E">
        <w:t>and time to market for new products</w:t>
      </w:r>
      <w:r w:rsidRPr="00A50B2D">
        <w:t>.</w:t>
      </w:r>
      <w:r>
        <w:t xml:space="preserve"> To this end, new data fusion and digital twinning approaches </w:t>
      </w:r>
      <w:r w:rsidR="00723F9E">
        <w:t>must be created</w:t>
      </w:r>
      <w:r w:rsidR="00283069">
        <w:t xml:space="preserve"> and validated</w:t>
      </w:r>
      <w:r w:rsidR="00723F9E">
        <w:t xml:space="preserve"> to support</w:t>
      </w:r>
      <w:r>
        <w:t xml:space="preserve"> </w:t>
      </w:r>
      <w:r w:rsidR="00723F9E">
        <w:t xml:space="preserve">rapid and </w:t>
      </w:r>
      <w:r>
        <w:t xml:space="preserve">accurate inferences regarding structural performance </w:t>
      </w:r>
      <w:r>
        <w:fldChar w:fldCharType="begin">
          <w:fldData xml:space="preserve">PEVuZE5vdGU+PENpdGU+PEF1dGhvcj5XYWdnPC9BdXRob3I+PFllYXI+MjAyMDwvWWVhcj48UmVj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</w:fldData>
        </w:fldChar>
      </w:r>
      <w:r w:rsidR="002950D0">
        <w:instrText xml:space="preserve"> ADDIN EN.CITE </w:instrText>
      </w:r>
      <w:r w:rsidR="002950D0">
        <w:fldChar w:fldCharType="begin">
          <w:fldData xml:space="preserve">PEVuZE5vdGU+PENpdGU+PEF1dGhvcj5XYWdnPC9BdXRob3I+PFllYXI+MjAyMDwvWWVhcj48UmVj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</w:fldData>
        </w:fldChar>
      </w:r>
      <w:r w:rsidR="002950D0">
        <w:instrText xml:space="preserve"> ADDIN EN.CITE.DATA </w:instrText>
      </w:r>
      <w:r w:rsidR="002950D0">
        <w:fldChar w:fldCharType="end"/>
      </w:r>
      <w:r>
        <w:fldChar w:fldCharType="separate"/>
      </w:r>
      <w:r w:rsidR="002B12E2">
        <w:rPr>
          <w:noProof/>
        </w:rPr>
        <w:t>[</w:t>
      </w:r>
      <w:hyperlink w:anchor="_ENREF_7" w:tooltip="Wagg, 2020 #8" w:history="1">
        <w:r w:rsidR="009D5636" w:rsidRPr="009D5636">
          <w:rPr>
            <w:rStyle w:val="Hyperlink"/>
          </w:rPr>
          <w:t>7</w:t>
        </w:r>
      </w:hyperlink>
      <w:r w:rsidR="002B12E2">
        <w:rPr>
          <w:noProof/>
        </w:rPr>
        <w:t xml:space="preserve">, </w:t>
      </w:r>
      <w:hyperlink w:anchor="_ENREF_8" w:tooltip="Desai, 2023 #40" w:history="1">
        <w:r w:rsidR="009D5636" w:rsidRPr="009D5636">
          <w:rPr>
            <w:rStyle w:val="Hyperlink"/>
          </w:rPr>
          <w:t>8</w:t>
        </w:r>
      </w:hyperlink>
      <w:r w:rsidR="002B12E2">
        <w:rPr>
          <w:noProof/>
        </w:rPr>
        <w:t>]</w:t>
      </w:r>
      <w:r>
        <w:fldChar w:fldCharType="end"/>
      </w:r>
      <w:r>
        <w:t>.</w:t>
      </w:r>
    </w:p>
    <w:p w14:paraId="7FDFDC84" w14:textId="3FDDD56F" w:rsidR="0095150B" w:rsidRDefault="0095150B" w:rsidP="0095150B">
      <w:pPr>
        <w:rPr>
          <w:color w:val="000000"/>
        </w:rPr>
      </w:pPr>
      <w:r>
        <w:t xml:space="preserve">To </w:t>
      </w:r>
      <w:r w:rsidR="00723F9E">
        <w:t>devise</w:t>
      </w:r>
      <w:r>
        <w:t xml:space="preserve"> a meaningful virtual test,</w:t>
      </w:r>
      <w:r w:rsidR="00723F9E">
        <w:t xml:space="preserve"> a means of efficient model calibration </w:t>
      </w:r>
      <w:r>
        <w:t xml:space="preserve">is required, </w:t>
      </w:r>
      <w:r w:rsidR="00723F9E">
        <w:t>which can</w:t>
      </w:r>
      <w:r>
        <w:t xml:space="preserve"> account for the uncertainties in the model and </w:t>
      </w:r>
      <w:r w:rsidR="00723F9E">
        <w:t xml:space="preserve">the </w:t>
      </w:r>
      <w:r>
        <w:t xml:space="preserve">experiment. To effectively deal with different </w:t>
      </w:r>
      <w:r w:rsidR="004B7843">
        <w:t>types</w:t>
      </w:r>
      <w:r>
        <w:t xml:space="preserve"> of uncertaint</w:t>
      </w:r>
      <w:r w:rsidR="004B7843">
        <w:t>y</w:t>
      </w:r>
      <w:r>
        <w:t xml:space="preserve">, Bayesian analysis has been used to statistically calibrate models of composite structures </w:t>
      </w:r>
      <w:r>
        <w:fldChar w:fldCharType="begin">
          <w:fldData xml:space="preserve">PEVuZE5vdGU+PENpdGU+PEF1dGhvcj5Hb2d1PC9BdXRob3I+PFllYXI+MjAxMzwvWWVhcj48UmVj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</w:fldData>
        </w:fldChar>
      </w:r>
      <w:r w:rsidR="002950D0">
        <w:instrText xml:space="preserve"> ADDIN EN.CITE </w:instrText>
      </w:r>
      <w:r w:rsidR="002950D0">
        <w:fldChar w:fldCharType="begin">
          <w:fldData xml:space="preserve">PEVuZE5vdGU+PENpdGU+PEF1dGhvcj5Hb2d1PC9BdXRob3I+PFllYXI+MjAxMzwvWWVhcj48UmVj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</w:fldData>
        </w:fldChar>
      </w:r>
      <w:r w:rsidR="002950D0">
        <w:instrText xml:space="preserve"> ADDIN EN.CITE.DATA </w:instrText>
      </w:r>
      <w:r w:rsidR="002950D0">
        <w:fldChar w:fldCharType="end"/>
      </w:r>
      <w:r>
        <w:fldChar w:fldCharType="separate"/>
      </w:r>
      <w:r w:rsidR="002B12E2">
        <w:rPr>
          <w:noProof/>
        </w:rPr>
        <w:t>[</w:t>
      </w:r>
      <w:hyperlink w:anchor="_ENREF_9" w:tooltip="Gogu, 2013 #9" w:history="1">
        <w:r w:rsidR="009D5636" w:rsidRPr="009D5636">
          <w:rPr>
            <w:rStyle w:val="Hyperlink"/>
          </w:rPr>
          <w:t>9-11</w:t>
        </w:r>
      </w:hyperlink>
      <w:r w:rsidR="002B12E2">
        <w:rPr>
          <w:noProof/>
        </w:rPr>
        <w:t>]</w:t>
      </w:r>
      <w:r>
        <w:fldChar w:fldCharType="end"/>
      </w:r>
      <w:r>
        <w:t xml:space="preserve">. In addition, </w:t>
      </w:r>
      <w:r w:rsidR="008038DA">
        <w:t xml:space="preserve">incorporating </w:t>
      </w:r>
      <w:r>
        <w:t xml:space="preserve">probabilistic predictions </w:t>
      </w:r>
      <w:r w:rsidR="00331A23">
        <w:t xml:space="preserve">in </w:t>
      </w:r>
      <w:r>
        <w:t xml:space="preserve">virtual twins </w:t>
      </w:r>
      <w:r w:rsidR="00B65F54">
        <w:t xml:space="preserve">could </w:t>
      </w:r>
      <w:r>
        <w:t>also</w:t>
      </w:r>
      <w:r w:rsidR="00B65F54">
        <w:t xml:space="preserve"> be used to</w:t>
      </w:r>
      <w:r>
        <w:t xml:space="preserve"> </w:t>
      </w:r>
      <w:r w:rsidR="008038DA">
        <w:t>inform</w:t>
      </w:r>
      <w:r>
        <w:t xml:space="preserve"> further physical tests and </w:t>
      </w:r>
      <w:r w:rsidR="00CC1DC4">
        <w:t xml:space="preserve">guide </w:t>
      </w:r>
      <w:r>
        <w:t>certification</w:t>
      </w:r>
      <w:r w:rsidR="00DA1028">
        <w:t xml:space="preserve"> </w:t>
      </w:r>
      <w:r w:rsidR="008038DA">
        <w:t>procedures</w:t>
      </w:r>
      <w:r>
        <w:t xml:space="preserve">. Probabilistic virtual twins based on modelling and integration of physical measurements through Bayesian fusion have been proposed for prognostic structural health monitoring of airframes </w:t>
      </w:r>
      <w:r>
        <w:fldChar w:fldCharType="begin">
          <w:fldData xml:space="preserve">PEVuZE5vdGU+PENpdGU+PEF1dGhvcj5MaTwvQXV0aG9yPjxZZWFyPjIwMTc8L1llYXI+PFJlY051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</w:fldData>
        </w:fldChar>
      </w:r>
      <w:r w:rsidR="002B1771">
        <w:instrText xml:space="preserve"> ADDIN EN.CITE </w:instrText>
      </w:r>
      <w:r w:rsidR="002B1771">
        <w:fldChar w:fldCharType="begin">
          <w:fldData xml:space="preserve">PEVuZE5vdGU+PENpdGU+PEF1dGhvcj5MaTwvQXV0aG9yPjxZZWFyPjIwMTc8L1llYXI+PFJlY051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</w:fldData>
        </w:fldChar>
      </w:r>
      <w:r w:rsidR="002B1771">
        <w:instrText xml:space="preserve"> ADDIN EN.CITE.DATA </w:instrText>
      </w:r>
      <w:r w:rsidR="002B1771">
        <w:fldChar w:fldCharType="end"/>
      </w:r>
      <w:r>
        <w:fldChar w:fldCharType="separate"/>
      </w:r>
      <w:r w:rsidR="002B12E2">
        <w:rPr>
          <w:noProof/>
        </w:rPr>
        <w:t>[</w:t>
      </w:r>
      <w:hyperlink w:anchor="_ENREF_12" w:tooltip="Li, 2017 #12" w:history="1">
        <w:r w:rsidR="009D5636" w:rsidRPr="009D5636">
          <w:rPr>
            <w:rStyle w:val="Hyperlink"/>
          </w:rPr>
          <w:t>12-14</w:t>
        </w:r>
      </w:hyperlink>
      <w:r w:rsidR="002B12E2">
        <w:rPr>
          <w:noProof/>
        </w:rPr>
        <w:t>]</w:t>
      </w:r>
      <w:r>
        <w:fldChar w:fldCharType="end"/>
      </w:r>
      <w:r>
        <w:rPr>
          <w:color w:val="000000"/>
        </w:rPr>
        <w:t xml:space="preserve">. Bayesian fusion can effectively integrate </w:t>
      </w:r>
      <w:r w:rsidRPr="007D3EC4">
        <w:rPr>
          <w:color w:val="000000"/>
        </w:rPr>
        <w:t>heterogeneous</w:t>
      </w:r>
      <w:r>
        <w:rPr>
          <w:color w:val="000000"/>
        </w:rPr>
        <w:t xml:space="preserve"> information from different </w:t>
      </w:r>
      <w:r w:rsidR="00BA75E3">
        <w:rPr>
          <w:color w:val="000000"/>
        </w:rPr>
        <w:t>sources</w:t>
      </w:r>
      <w:r>
        <w:rPr>
          <w:color w:val="000000"/>
        </w:rPr>
        <w:t xml:space="preserve">, e.g. prior engineering knowledge, experimental </w:t>
      </w:r>
      <w:r w:rsidR="000711AF">
        <w:rPr>
          <w:color w:val="000000"/>
        </w:rPr>
        <w:t>data,</w:t>
      </w:r>
      <w:r>
        <w:rPr>
          <w:color w:val="000000"/>
        </w:rPr>
        <w:t xml:space="preserve"> and model predictions. </w:t>
      </w:r>
    </w:p>
    <w:p w14:paraId="4A1BA2B2" w14:textId="63FCA257" w:rsidR="0095150B" w:rsidRPr="00E5344F" w:rsidRDefault="0095150B" w:rsidP="0095150B">
      <w:r>
        <w:t>In th</w:t>
      </w:r>
      <w:r w:rsidR="00BA75E3">
        <w:t>e present</w:t>
      </w:r>
      <w:r>
        <w:t xml:space="preserve"> paper, a</w:t>
      </w:r>
      <w:r w:rsidR="00BA75E3">
        <w:t>n important</w:t>
      </w:r>
      <w:r>
        <w:t xml:space="preserve"> first step towards a Bayesian fusion framework to streamline physical and virtual tests for the design and certification of complex structures is </w:t>
      </w:r>
      <w:r w:rsidR="006557D0">
        <w:t>described</w:t>
      </w:r>
      <w:r>
        <w:t xml:space="preserve">. The proposed model is based on the Bayes’ theorem </w:t>
      </w:r>
      <w:r>
        <w:fldChar w:fldCharType="begin"/>
      </w:r>
      <w:r w:rsidR="002B12E2">
        <w:instrText xml:space="preserve"> ADDIN EN.CITE &lt;EndNote&gt;&lt;Cite&gt;&lt;Author&gt;Congdon&lt;/Author&gt;&lt;Year&gt;2003&lt;/Year&gt;&lt;RecNum&gt;15&lt;/RecNum&gt;&lt;DisplayText&gt;[15]&lt;/DisplayText&gt;&lt;record&gt;&lt;rec-number&gt;15&lt;/rec-number&gt;&lt;foreign-keys&gt;&lt;key app="EN" db-id="ex50s9f2oazte6ed2zmxxx53tsxtfeaftxv2" timestamp="1724425770"&gt;15&lt;/key&gt;&lt;/foreign-keys&gt;&lt;ref-type name="Book"&gt;6&lt;/ref-type&gt;&lt;contributors&gt;&lt;authors&gt;&lt;author&gt;Congdon, Peter&lt;/author&gt;&lt;/authors&gt;&lt;/contributors&gt;&lt;titles&gt;&lt;title&gt;Applied Bayesian Modelling&lt;/title&gt;&lt;secondary-title&gt;Wiley Series in Probability and Statistics&lt;/secondary-title&gt;&lt;/titles&gt;&lt;dates&gt;&lt;year&gt;2003&lt;/year&gt;&lt;/dates&gt;&lt;publisher&gt;John Wiley &amp;amp; Sons&lt;/publisher&gt;&lt;urls&gt;&lt;/urls&gt;&lt;/record&gt;&lt;/Cite&gt;&lt;/EndNote&gt;</w:instrText>
      </w:r>
      <w:r>
        <w:fldChar w:fldCharType="separate"/>
      </w:r>
      <w:r w:rsidR="002B12E2">
        <w:rPr>
          <w:noProof/>
        </w:rPr>
        <w:t>[</w:t>
      </w:r>
      <w:hyperlink w:anchor="_ENREF_15" w:tooltip="Congdon, 2003 #15" w:history="1">
        <w:r w:rsidR="009D5636" w:rsidRPr="009D5636">
          <w:rPr>
            <w:rStyle w:val="Hyperlink"/>
          </w:rPr>
          <w:t>15</w:t>
        </w:r>
      </w:hyperlink>
      <w:r w:rsidR="002B12E2">
        <w:rPr>
          <w:noProof/>
        </w:rPr>
        <w:t>]</w:t>
      </w:r>
      <w:r>
        <w:fldChar w:fldCharType="end"/>
      </w:r>
      <w:r>
        <w:t xml:space="preserve"> and follows th</w:t>
      </w:r>
      <w:r w:rsidR="0019357E">
        <w:t xml:space="preserve">e approach </w:t>
      </w:r>
      <w:r>
        <w:t xml:space="preserve"> </w:t>
      </w:r>
      <w:ins w:id="5" w:author="Tobias Laux" w:date="2024-09-11T09:42:00Z" w16du:dateUtc="2024-09-11T08:42:00Z">
        <w:r w:rsidR="0019357E">
          <w:t>in</w:t>
        </w:r>
      </w:ins>
      <w:r>
        <w:t xml:space="preserve"> </w:t>
      </w:r>
      <w:r w:rsidR="00B228E1">
        <w:fldChar w:fldCharType="begin"/>
      </w:r>
      <w:r w:rsidR="00DD5A61">
        <w:instrText xml:space="preserve"> ADDIN EN.CITE &lt;EndNote&gt;&lt;Cite&gt;&lt;Author&gt;Higdon&lt;/Author&gt;&lt;Year&gt;2004&lt;/Year&gt;&lt;RecNum&gt;16&lt;/RecNum&gt;&lt;DisplayText&gt;[16]&lt;/DisplayText&gt;&lt;record&gt;&lt;rec-number&gt;16&lt;/rec-number&gt;&lt;foreign-keys&gt;&lt;key app="EN" db-id="ex50s9f2oazte6ed2zmxxx53tsxtfeaftxv2" timestamp="1724425770"&gt;16&lt;/key&gt;&lt;/foreign-keys&gt;&lt;ref-type name="Journal Article"&gt;17&lt;/ref-type&gt;&lt;contributors&gt;&lt;authors&gt;&lt;author&gt;Dave Higdon&lt;/author&gt;&lt;author&gt;Marc Kennedy&lt;/author&gt;&lt;author&gt;James C. Cavendish&lt;/author&gt;&lt;author&gt;John A. Cafeo&lt;/author&gt;&lt;author&gt;Robert D. Ryne&lt;/author&gt;&lt;/authors&gt;&lt;/contributors&gt;&lt;titles&gt;&lt;title&gt;Combining field data and computer simulations for calibration and prediction&lt;/title&gt;&lt;secondary-title&gt;SIAM Journal on Scientific Computing&lt;/secondary-title&gt;&lt;/titles&gt;&lt;periodical&gt;&lt;full-title&gt;SIAM Journal on Scientific Computing&lt;/full-title&gt;&lt;/periodical&gt;&lt;pages&gt;448-466&lt;/pages&gt;&lt;volume&gt;26&lt;/volume&gt;&lt;number&gt;2&lt;/number&gt;&lt;keywords&gt;&lt;keyword&gt;60G15,62F15,62M30,62P30,62P35,calibration,computer experiments,predictability,uncertainty quantification,Gaussian process,model validation,simulator science&lt;/keyword&gt;&lt;/keywords&gt;&lt;dates&gt;&lt;year&gt;2004&lt;/year&gt;&lt;/dates&gt;&lt;urls&gt;&lt;related-urls&gt;&lt;url&gt;https://epubs.siam.org/doi/abs/10.1137/S1064827503426693&lt;/url&gt;&lt;/related-urls&gt;&lt;/urls&gt;&lt;electronic-resource-num&gt;10.1137/s1064827503426693&lt;/electronic-resource-num&gt;&lt;/record&gt;&lt;/Cite&gt;&lt;/EndNote&gt;</w:instrText>
      </w:r>
      <w:r w:rsidR="00B228E1">
        <w:fldChar w:fldCharType="separate"/>
      </w:r>
      <w:r w:rsidR="00B228E1">
        <w:rPr>
          <w:noProof/>
        </w:rPr>
        <w:t>[</w:t>
      </w:r>
      <w:hyperlink w:anchor="_ENREF_16" w:tooltip="Higdon, 2004 #16" w:history="1">
        <w:r w:rsidR="009D5636" w:rsidRPr="009D5636">
          <w:rPr>
            <w:rStyle w:val="Hyperlink"/>
          </w:rPr>
          <w:t>16</w:t>
        </w:r>
      </w:hyperlink>
      <w:r w:rsidR="00B228E1">
        <w:rPr>
          <w:noProof/>
        </w:rPr>
        <w:t>]</w:t>
      </w:r>
      <w:r w:rsidR="00B228E1">
        <w:fldChar w:fldCharType="end"/>
      </w:r>
      <w:r>
        <w:t xml:space="preserve">. A Gaussian </w:t>
      </w:r>
      <w:r w:rsidR="002950D0">
        <w:t xml:space="preserve">Process </w:t>
      </w:r>
      <w:r>
        <w:t xml:space="preserve">(GP) </w:t>
      </w:r>
      <w:r>
        <w:fldChar w:fldCharType="begin">
          <w:fldData xml:space="preserve">PEVuZE5vdGU+PENpdGU+PEF1dGhvcj5PJmFwb3M7SGFnYW48L0F1dGhvcj48WWVhcj4xOTc4PC9Z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</w:fldData>
        </w:fldChar>
      </w:r>
      <w:r w:rsidR="00DD5A61">
        <w:instrText xml:space="preserve"> ADDIN EN.CITE </w:instrText>
      </w:r>
      <w:r w:rsidR="00DD5A61">
        <w:fldChar w:fldCharType="begin">
          <w:fldData xml:space="preserve">PEVuZE5vdGU+PENpdGU+PEF1dGhvcj5PJmFwb3M7SGFnYW48L0F1dGhvcj48WWVhcj4xOTc4PC9Z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</w:fldData>
        </w:fldChar>
      </w:r>
      <w:r w:rsidR="00DD5A61">
        <w:instrText xml:space="preserve"> ADDIN EN.CITE.DATA </w:instrText>
      </w:r>
      <w:r w:rsidR="00DD5A61">
        <w:fldChar w:fldCharType="end"/>
      </w:r>
      <w:r>
        <w:fldChar w:fldCharType="separate"/>
      </w:r>
      <w:r w:rsidR="002B12E2">
        <w:rPr>
          <w:noProof/>
        </w:rPr>
        <w:t>[</w:t>
      </w:r>
      <w:hyperlink w:anchor="_ENREF_17" w:tooltip="O'Hagan, 1978 #17" w:history="1">
        <w:r w:rsidR="009D5636" w:rsidRPr="009D5636">
          <w:rPr>
            <w:rStyle w:val="Hyperlink"/>
          </w:rPr>
          <w:t>17</w:t>
        </w:r>
      </w:hyperlink>
      <w:r w:rsidR="002B12E2">
        <w:rPr>
          <w:noProof/>
        </w:rPr>
        <w:t xml:space="preserve">, </w:t>
      </w:r>
      <w:hyperlink w:anchor="_ENREF_18" w:tooltip="Jerome, 1989 #18" w:history="1">
        <w:r w:rsidR="009D5636" w:rsidRPr="009D5636">
          <w:rPr>
            <w:rStyle w:val="Hyperlink"/>
          </w:rPr>
          <w:t>18</w:t>
        </w:r>
      </w:hyperlink>
      <w:r w:rsidR="002B12E2">
        <w:rPr>
          <w:noProof/>
        </w:rPr>
        <w:t>]</w:t>
      </w:r>
      <w:r>
        <w:fldChar w:fldCharType="end"/>
      </w:r>
      <w:r>
        <w:t xml:space="preserve"> is assigned as a prior for the unknown FE model outputs (apart from the limited FE model runs). </w:t>
      </w:r>
      <w:r w:rsidR="006557D0">
        <w:t>An u</w:t>
      </w:r>
      <w:r>
        <w:t xml:space="preserve">pdated GP is obtained through Bayesian inference and used to make predictions </w:t>
      </w:r>
      <w:r w:rsidR="006557D0">
        <w:t xml:space="preserve">that </w:t>
      </w:r>
      <w:r>
        <w:t>includ</w:t>
      </w:r>
      <w:r w:rsidR="006557D0">
        <w:t>e</w:t>
      </w:r>
      <w:r>
        <w:t xml:space="preserve"> associated probabilistic uncertainties of the mechanical response of composite specimens subjected to a range of different load cases. </w:t>
      </w:r>
      <w:r w:rsidR="003D1589">
        <w:t xml:space="preserve">It should be noted that the model </w:t>
      </w:r>
      <w:proofErr w:type="gramStart"/>
      <w:r w:rsidR="003D1589">
        <w:t>is capable of learning</w:t>
      </w:r>
      <w:proofErr w:type="gramEnd"/>
      <w:r w:rsidR="003D1589">
        <w:t xml:space="preserve"> from new evidence, i.e. utilising newly available</w:t>
      </w:r>
      <w:r>
        <w:t xml:space="preserve"> experimental data that can be integrated into the statistical model in a systematic manner</w:t>
      </w:r>
      <w:r w:rsidR="003D1589">
        <w:t>.</w:t>
      </w:r>
      <w:r>
        <w:t xml:space="preserve"> </w:t>
      </w:r>
      <w:r w:rsidR="003D1589">
        <w:t>Hence</w:t>
      </w:r>
      <w:r>
        <w:t xml:space="preserve">, the Bayesian fusion framework can be used iteratively in design </w:t>
      </w:r>
      <w:r>
        <w:lastRenderedPageBreak/>
        <w:t>and development programs alongside virtual and physical testing to make informed decisions on the next most promising test (or model run)</w:t>
      </w:r>
      <w:r w:rsidR="00FC4023">
        <w:t>. Hence,</w:t>
      </w:r>
      <w:r>
        <w:t xml:space="preserve"> accelerat</w:t>
      </w:r>
      <w:r w:rsidR="00FC4023">
        <w:t>ing</w:t>
      </w:r>
      <w:r>
        <w:t xml:space="preserve"> convergence to a validated structural design with minimum effort. Methodologies are developed and presented in th</w:t>
      </w:r>
      <w:r w:rsidR="003D1589">
        <w:t>e</w:t>
      </w:r>
      <w:r>
        <w:t xml:space="preserve"> paper that address specific challenges associated with the fusion of experimental and simulation data obtained on complex composite structures</w:t>
      </w:r>
      <w:r w:rsidR="00296D76">
        <w:t xml:space="preserve">. </w:t>
      </w:r>
      <w:r w:rsidR="00806FD6">
        <w:t>These</w:t>
      </w:r>
      <w:r>
        <w:t xml:space="preserve"> include the relatively high prior uncertainty o</w:t>
      </w:r>
      <w:r w:rsidR="00FC4023">
        <w:t>f</w:t>
      </w:r>
      <w:r>
        <w:t xml:space="preserve"> material properties and material heterogeneity, </w:t>
      </w:r>
      <w:r w:rsidR="00806FD6">
        <w:t>and a</w:t>
      </w:r>
      <w:r>
        <w:t xml:space="preserve"> means of dealing with restrictive assumptions made in </w:t>
      </w:r>
      <w:r w:rsidR="00806FD6">
        <w:t xml:space="preserve">defining the </w:t>
      </w:r>
      <w:r>
        <w:t>boundary conditions in the FE model that can lead to systematic</w:t>
      </w:r>
      <w:r w:rsidR="00806FD6">
        <w:t xml:space="preserve"> </w:t>
      </w:r>
      <w:r>
        <w:t>discrepancies</w:t>
      </w:r>
      <w:r w:rsidR="00806FD6">
        <w:t xml:space="preserve"> between the model and experiment</w:t>
      </w:r>
      <w:r>
        <w:t xml:space="preserve">. </w:t>
      </w:r>
      <w:r w:rsidR="00AE19F9">
        <w:t xml:space="preserve">A hierarchical modelling approach is </w:t>
      </w:r>
      <w:r w:rsidR="00296D76">
        <w:t>adopted</w:t>
      </w:r>
      <w:r w:rsidR="00AE19F9">
        <w:t xml:space="preserve"> by introducing l</w:t>
      </w:r>
      <w:r>
        <w:t>atent random bias</w:t>
      </w:r>
      <w:ins w:id="6" w:author="Karim Anaya-Izquierdo" w:date="2024-09-26T09:22:00Z" w16du:dateUtc="2024-09-26T08:22:00Z">
        <w:r w:rsidR="00F96827">
          <w:t>es</w:t>
        </w:r>
      </w:ins>
      <w:r>
        <w:t xml:space="preserve"> to </w:t>
      </w:r>
      <w:r w:rsidR="00AE19F9">
        <w:t xml:space="preserve">account for </w:t>
      </w:r>
      <w:r>
        <w:t>the material heterogeneity across different specimens and the uncertainty in boundary condition</w:t>
      </w:r>
      <w:r w:rsidR="00AE19F9">
        <w:t>s</w:t>
      </w:r>
      <w:r>
        <w:t xml:space="preserve"> across different tests</w:t>
      </w:r>
      <w:r w:rsidR="00AE19F9">
        <w:t xml:space="preserve">. </w:t>
      </w:r>
    </w:p>
    <w:p w14:paraId="213D727D" w14:textId="0F138A51" w:rsidR="0095150B" w:rsidRDefault="0095150B" w:rsidP="0095150B">
      <w:r>
        <w:t xml:space="preserve">The Bayesian fusion methodology is demonstrated </w:t>
      </w:r>
      <w:r w:rsidR="0091259B">
        <w:t>using specimens manufactured from</w:t>
      </w:r>
      <w:r>
        <w:t xml:space="preserve"> multidirectional aerospace grade carbon fibre reinforced polymer (CFRP) </w:t>
      </w:r>
      <w:r w:rsidR="0091259B">
        <w:t xml:space="preserve">with an </w:t>
      </w:r>
      <w:r>
        <w:t>open</w:t>
      </w:r>
      <w:r w:rsidR="00413D44">
        <w:t xml:space="preserve"> </w:t>
      </w:r>
      <w:r>
        <w:t>hole</w:t>
      </w:r>
      <w:r w:rsidR="0091259B">
        <w:t>.</w:t>
      </w:r>
      <w:r>
        <w:t xml:space="preserve"> </w:t>
      </w:r>
      <w:r w:rsidR="0091259B">
        <w:t xml:space="preserve">The </w:t>
      </w:r>
      <w:bookmarkStart w:id="7" w:name="OLE_LINK2"/>
      <w:r>
        <w:t xml:space="preserve">specimens </w:t>
      </w:r>
      <w:r w:rsidR="004F17B3">
        <w:t xml:space="preserve">were </w:t>
      </w:r>
      <w:r>
        <w:t>subjected to combined tension-shear and compression-shear loading within the linear part of the load response</w:t>
      </w:r>
      <w:r w:rsidR="0091259B">
        <w:t xml:space="preserve"> using</w:t>
      </w:r>
      <w:r>
        <w:t xml:space="preserve"> a Modified Arcan Fixture (MAF</w:t>
      </w:r>
      <w:bookmarkEnd w:id="7"/>
      <w:r w:rsidR="00DD5A61">
        <w:t>)</w:t>
      </w:r>
      <w:r w:rsidR="00F74FF1">
        <w:t xml:space="preserve"> </w:t>
      </w:r>
      <w:r w:rsidR="00F74FF1">
        <w:fldChar w:fldCharType="begin"/>
      </w:r>
      <w:r w:rsidR="00F74FF1">
        <w:instrText xml:space="preserve"> ADDIN EN.CITE &lt;EndNote&gt;&lt;Cite&gt;&lt;Author&gt;Gan&lt;/Author&gt;&lt;Year&gt;2018&lt;/Year&gt;&lt;RecNum&gt;42&lt;/RecNum&gt;&lt;DisplayText&gt;[19]&lt;/DisplayText&gt;&lt;record&gt;&lt;rec-number&gt;42&lt;/rec-number&gt;&lt;foreign-keys&gt;&lt;key app="EN" db-id="ex50s9f2oazte6ed2zmxxx53tsxtfeaftxv2" timestamp="1724431415"&gt;42&lt;/key&gt;&lt;/foreign-keys&gt;&lt;ref-type name="Journal Article"&gt;17&lt;/ref-type&gt;&lt;contributors&gt;&lt;authors&gt;&lt;author&gt;Gan, Khong Wui&lt;/author&gt;&lt;author&gt;Laux, Tobias&lt;/author&gt;&lt;author&gt;Taher, Siavash T.&lt;/author&gt;&lt;author&gt;Dulieu-Barton, Janice M.&lt;/author&gt;&lt;author&gt;Thomsen, Ole T.&lt;/author&gt;&lt;/authors&gt;&lt;/contributors&gt;&lt;titles&gt;&lt;title&gt;A novel fixture for determining the tension/compression-shear failure envelope of multidirectional composite laminates&lt;/title&gt;&lt;secondary-title&gt;Composite Structures&lt;/secondary-title&gt;&lt;/titles&gt;&lt;periodical&gt;&lt;full-title&gt;Composite Structures&lt;/full-title&gt;&lt;/periodical&gt;&lt;pages&gt;662-673&lt;/pages&gt;&lt;volume&gt;184&lt;/volume&gt;&lt;keywords&gt;&lt;keyword&gt;Polymer-matrix composites (PMCs)&lt;/keyword&gt;&lt;keyword&gt;Biaxial strength&lt;/keyword&gt;&lt;keyword&gt;Biaxial mechanical testing&lt;/keyword&gt;&lt;keyword&gt;Modified Arcan Fixture&lt;/keyword&gt;&lt;/keywords&gt;&lt;dates&gt;&lt;year&gt;2018&lt;/year&gt;&lt;pub-dates&gt;&lt;date&gt;2018/01/15/&lt;/date&gt;&lt;/pub-dates&gt;&lt;/dates&gt;&lt;isbn&gt;0263-8223&lt;/isbn&gt;&lt;urls&gt;&lt;related-urls&gt;&lt;url&gt;https://www.sciencedirect.com/science/article/pii/S0263822317324443&lt;/url&gt;&lt;/related-urls&gt;&lt;/urls&gt;&lt;electronic-resource-num&gt;https://doi.org/10.1016/j.compstruct.2017.10.030&lt;/electronic-resource-num&gt;&lt;/record&gt;&lt;/Cite&gt;&lt;/EndNote&gt;</w:instrText>
      </w:r>
      <w:r w:rsidR="00F74FF1">
        <w:fldChar w:fldCharType="separate"/>
      </w:r>
      <w:r w:rsidR="00F74FF1">
        <w:rPr>
          <w:noProof/>
        </w:rPr>
        <w:t>[</w:t>
      </w:r>
      <w:hyperlink w:anchor="_ENREF_19" w:tooltip="Gan, 2018 #42" w:history="1">
        <w:r w:rsidR="009D5636" w:rsidRPr="009D5636">
          <w:rPr>
            <w:rStyle w:val="Hyperlink"/>
          </w:rPr>
          <w:t>19</w:t>
        </w:r>
      </w:hyperlink>
      <w:r w:rsidR="00F74FF1">
        <w:rPr>
          <w:noProof/>
        </w:rPr>
        <w:t>]</w:t>
      </w:r>
      <w:r w:rsidR="00F74FF1">
        <w:fldChar w:fldCharType="end"/>
      </w:r>
      <w:r w:rsidR="00DD5A61">
        <w:t xml:space="preserve">, and </w:t>
      </w:r>
      <w:r w:rsidR="000F26DC">
        <w:t>full</w:t>
      </w:r>
      <w:r w:rsidR="004F17B3">
        <w:t xml:space="preserve">-field image displacement data was obtained using </w:t>
      </w:r>
      <w:r w:rsidR="00F47B39">
        <w:t xml:space="preserve">Digital Image Correlation </w:t>
      </w:r>
      <w:r w:rsidR="004F17B3">
        <w:t>(DIC)</w:t>
      </w:r>
      <w:r w:rsidR="009E77EF">
        <w:t xml:space="preserve"> </w:t>
      </w:r>
      <w:r w:rsidR="009E77EF">
        <w:fldChar w:fldCharType="begin"/>
      </w:r>
      <w:r w:rsidR="00F74FF1">
        <w:instrText xml:space="preserve"> ADDIN EN.CITE &lt;EndNote&gt;&lt;Cite&gt;&lt;Author&gt;Holmes&lt;/Author&gt;&lt;Year&gt;2023&lt;/Year&gt;&lt;RecNum&gt;41&lt;/RecNum&gt;&lt;DisplayText&gt;[20]&lt;/DisplayText&gt;&lt;record&gt;&lt;rec-number&gt;41&lt;/rec-number&gt;&lt;foreign-keys&gt;&lt;key app="EN" db-id="ex50s9f2oazte6ed2zmxxx53tsxtfeaftxv2" timestamp="1724431097"&gt;41&lt;/key&gt;&lt;/foreign-keys&gt;&lt;ref-type name="Journal Article"&gt;17&lt;/ref-type&gt;&lt;contributors&gt;&lt;authors&gt;&lt;author&gt;Holmes, John&lt;/author&gt;&lt;author&gt;Sommacal, Silvano&lt;/author&gt;&lt;author&gt;Das, Raj&lt;/author&gt;&lt;author&gt;Stachurski, Zbigniew&lt;/author&gt;&lt;author&gt;Compston, Paul&lt;/author&gt;&lt;/authors&gt;&lt;/contributors&gt;&lt;titles&gt;&lt;title&gt;Digital image and volume correlation for deformation and damage characterisation of fibre-reinforced composites: A review&lt;/title&gt;&lt;secondary-title&gt;Composite Structures&lt;/secondary-title&gt;&lt;/titles&gt;&lt;periodical&gt;&lt;full-title&gt;Composite Structures&lt;/full-title&gt;&lt;/periodical&gt;&lt;pages&gt;116994&lt;/pages&gt;&lt;volume&gt;315&lt;/volume&gt;&lt;keywords&gt;&lt;keyword&gt;Digital image correlation (DIC)&lt;/keyword&gt;&lt;keyword&gt;Digital volume correlation (DVC)&lt;/keyword&gt;&lt;keyword&gt;Finite element analysis (FEA)&lt;/keyword&gt;&lt;keyword&gt;Micro-computed tomography (CT)&lt;/keyword&gt;&lt;keyword&gt;Non-destructive testing&lt;/keyword&gt;&lt;/keywords&gt;&lt;dates&gt;&lt;year&gt;2023&lt;/year&gt;&lt;pub-dates&gt;&lt;date&gt;2023/07/01/&lt;/date&gt;&lt;/pub-dates&gt;&lt;/dates&gt;&lt;isbn&gt;0263-8223&lt;/isbn&gt;&lt;urls&gt;&lt;related-urls&gt;&lt;url&gt;https://www.sciencedirect.com/science/article/pii/S0263822323003380&lt;/url&gt;&lt;/related-urls&gt;&lt;/urls&gt;&lt;electronic-resource-num&gt;https://doi.org/10.1016/j.compstruct.2023.116994&lt;/electronic-resource-num&gt;&lt;/record&gt;&lt;/Cite&gt;&lt;/EndNote&gt;</w:instrText>
      </w:r>
      <w:r w:rsidR="009E77EF">
        <w:fldChar w:fldCharType="separate"/>
      </w:r>
      <w:r w:rsidR="00F74FF1">
        <w:rPr>
          <w:noProof/>
        </w:rPr>
        <w:t>[</w:t>
      </w:r>
      <w:hyperlink w:anchor="_ENREF_20" w:tooltip="Holmes, 2023 #41" w:history="1">
        <w:r w:rsidR="009D5636" w:rsidRPr="009D5636">
          <w:rPr>
            <w:rStyle w:val="Hyperlink"/>
          </w:rPr>
          <w:t>20</w:t>
        </w:r>
      </w:hyperlink>
      <w:r w:rsidR="00F74FF1">
        <w:rPr>
          <w:noProof/>
        </w:rPr>
        <w:t>]</w:t>
      </w:r>
      <w:r w:rsidR="009E77EF">
        <w:fldChar w:fldCharType="end"/>
      </w:r>
      <w:r w:rsidR="004F17B3">
        <w:t>. The MAF/DIC</w:t>
      </w:r>
      <w:r w:rsidR="00F42C82">
        <w:t xml:space="preserve"> approach </w:t>
      </w:r>
      <w:r w:rsidR="004F17B3">
        <w:t xml:space="preserve"> has</w:t>
      </w:r>
      <w:r w:rsidR="00F42C82">
        <w:t xml:space="preserve"> previously</w:t>
      </w:r>
      <w:r w:rsidR="004F17B3">
        <w:t xml:space="preserve"> been </w:t>
      </w:r>
      <w:r>
        <w:t xml:space="preserve">used to assess the predictive capability of an advanced FE-based virtual testing framework for composite laminates and to assess combined lay-up and loading effects on the multiaxial and shear open-hole strengths </w:t>
      </w:r>
      <w:bookmarkStart w:id="8" w:name="_Hlk174521132"/>
      <w:r>
        <w:fldChar w:fldCharType="begin">
          <w:fldData xml:space="preserve">PEVuZE5vdGU+PENpdGU+PEF1dGhvcj5MYXV4PC9BdXRob3I+PFllYXI+MjAyMTwvWWVhcj48UmVj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</w:fldData>
        </w:fldChar>
      </w:r>
      <w:r w:rsidR="00F74FF1">
        <w:instrText xml:space="preserve"> ADDIN EN.CITE </w:instrText>
      </w:r>
      <w:r w:rsidR="00F74FF1">
        <w:fldChar w:fldCharType="begin">
          <w:fldData xml:space="preserve">PEVuZE5vdGU+PENpdGU+PEF1dGhvcj5MYXV4PC9BdXRob3I+PFllYXI+MjAyMTwvWWVhcj48UmVj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</w:fldData>
        </w:fldChar>
      </w:r>
      <w:r w:rsidR="00F74FF1">
        <w:instrText xml:space="preserve"> ADDIN EN.CITE.DATA </w:instrText>
      </w:r>
      <w:r w:rsidR="00F74FF1">
        <w:fldChar w:fldCharType="end"/>
      </w:r>
      <w:r>
        <w:fldChar w:fldCharType="separate"/>
      </w:r>
      <w:r w:rsidR="00F74FF1">
        <w:rPr>
          <w:noProof/>
        </w:rPr>
        <w:t>[</w:t>
      </w:r>
      <w:hyperlink w:anchor="_ENREF_21" w:tooltip="Laux, 2021 #19" w:history="1">
        <w:r w:rsidR="009D5636" w:rsidRPr="009D5636">
          <w:rPr>
            <w:rStyle w:val="Hyperlink"/>
          </w:rPr>
          <w:t>21-23</w:t>
        </w:r>
      </w:hyperlink>
      <w:r w:rsidR="00F74FF1">
        <w:rPr>
          <w:noProof/>
        </w:rPr>
        <w:t>]</w:t>
      </w:r>
      <w:r>
        <w:fldChar w:fldCharType="end"/>
      </w:r>
      <w:bookmarkEnd w:id="8"/>
      <w:r>
        <w:t xml:space="preserve">. The </w:t>
      </w:r>
      <w:r w:rsidR="00AF3F96">
        <w:t xml:space="preserve">MAF/DIC </w:t>
      </w:r>
      <w:r>
        <w:t xml:space="preserve">open-hole specimen test </w:t>
      </w:r>
      <w:r w:rsidR="00AF3F96">
        <w:t xml:space="preserve">on a multidirectional composite </w:t>
      </w:r>
      <w:r w:rsidR="004F17B3">
        <w:t xml:space="preserve">provides a challenging means for validating and demonstrating the Bayesian fusion methodology as </w:t>
      </w:r>
      <w:r>
        <w:t xml:space="preserve">the </w:t>
      </w:r>
      <w:r w:rsidR="00AF3F96">
        <w:t>mechanical behaviour of the specimens</w:t>
      </w:r>
      <w:r>
        <w:t xml:space="preserve"> depend</w:t>
      </w:r>
      <w:r w:rsidR="00AF3F96">
        <w:t xml:space="preserve"> on</w:t>
      </w:r>
      <w:r>
        <w:t xml:space="preserve"> both material properties as well as structural features and is thus difficult to predict without an FE model </w:t>
      </w:r>
      <w:r>
        <w:fldChar w:fldCharType="begin"/>
      </w:r>
      <w:r w:rsidR="00F74FF1">
        <w:instrText xml:space="preserve"> ADDIN EN.CITE &lt;EndNote&gt;&lt;Cite&gt;&lt;Author&gt;Hallett&lt;/Author&gt;&lt;Year&gt;2009&lt;/Year&gt;&lt;RecNum&gt;22&lt;/RecNum&gt;&lt;DisplayText&gt;[24]&lt;/DisplayText&gt;&lt;record&gt;&lt;rec-number&gt;22&lt;/rec-number&gt;&lt;foreign-keys&gt;&lt;key app="EN" db-id="ex50s9f2oazte6ed2zmxxx53tsxtfeaftxv2" timestamp="1724425770"&gt;22&lt;/key&gt;&lt;/foreign-keys&gt;&lt;ref-type name="Journal Article"&gt;17&lt;/ref-type&gt;&lt;contributors&gt;&lt;authors&gt;&lt;author&gt;Hallett, Stephen R.&lt;/author&gt;&lt;author&gt;Green, Ben G.&lt;/author&gt;&lt;author&gt;Jiang, Wen-Guang&lt;/author&gt;&lt;author&gt;Cheung, Kin Hei&lt;/author&gt;&lt;author&gt;Wisnom, Michael R.&lt;/author&gt;&lt;/authors&gt;&lt;/contributors&gt;&lt;titles&gt;&lt;title&gt;The open hole tensile test: a challenge for virtual testing of composites&lt;/title&gt;&lt;secondary-title&gt;International Journal of Fracture&lt;/secondary-title&gt;&lt;/titles&gt;&lt;periodical&gt;&lt;full-title&gt;International Journal of Fracture&lt;/full-title&gt;&lt;/periodical&gt;&lt;pages&gt;169-181&lt;/pages&gt;&lt;volume&gt;158&lt;/volume&gt;&lt;number&gt;2&lt;/number&gt;&lt;dates&gt;&lt;year&gt;2009&lt;/year&gt;&lt;pub-dates&gt;&lt;date&gt;2009/08/01&lt;/date&gt;&lt;/pub-dates&gt;&lt;/dates&gt;&lt;isbn&gt;1573-2673&lt;/isbn&gt;&lt;urls&gt;&lt;related-urls&gt;&lt;url&gt;https://doi.org/10.1007/s10704-009-9333-8&lt;/url&gt;&lt;/related-urls&gt;&lt;/urls&gt;&lt;electronic-resource-num&gt;10.1007/s10704-009-9333-8&lt;/electronic-resource-num&gt;&lt;/record&gt;&lt;/Cite&gt;&lt;/EndNote&gt;</w:instrText>
      </w:r>
      <w:r>
        <w:fldChar w:fldCharType="separate"/>
      </w:r>
      <w:r w:rsidR="00F74FF1">
        <w:rPr>
          <w:noProof/>
        </w:rPr>
        <w:t>[</w:t>
      </w:r>
      <w:hyperlink w:anchor="_ENREF_24" w:tooltip="Hallett, 2009 #22" w:history="1">
        <w:r w:rsidR="009D5636" w:rsidRPr="009D5636">
          <w:rPr>
            <w:rStyle w:val="Hyperlink"/>
          </w:rPr>
          <w:t>24</w:t>
        </w:r>
      </w:hyperlink>
      <w:r w:rsidR="00F74FF1">
        <w:rPr>
          <w:noProof/>
        </w:rPr>
        <w:t>]</w:t>
      </w:r>
      <w:r>
        <w:fldChar w:fldCharType="end"/>
      </w:r>
      <w:r>
        <w:t xml:space="preserve">. Furthermore, the MAF </w:t>
      </w:r>
      <w:r w:rsidR="00AF3F96">
        <w:t xml:space="preserve">offers an efficient means of applying different load cases to nominally identical specimens, thereby providing an analogue </w:t>
      </w:r>
      <w:r>
        <w:t xml:space="preserve">of different structural tests included in a typical aerostructures testing pyramid </w:t>
      </w:r>
      <w:r>
        <w:fldChar w:fldCharType="begin"/>
      </w:r>
      <w:r w:rsidR="00605CF9">
        <w:instrText xml:space="preserve"> ADDIN EN.CITE &lt;EndNote&gt;&lt;Cite&gt;&lt;Author&gt;Rouchon&lt;/Author&gt;&lt;Year&gt;1990&lt;/Year&gt;&lt;RecNum&gt;2&lt;/RecNum&gt;&lt;DisplayText&gt;[2]&lt;/DisplayText&gt;&lt;record&gt;&lt;rec-number&gt;2&lt;/rec-number&gt;&lt;foreign-keys&gt;&lt;key app="EN" db-id="ex50s9f2oazte6ed2zmxxx53tsxtfeaftxv2" timestamp="1724425770"&gt;2&lt;/key&gt;&lt;/foreign-keys&gt;&lt;ref-type name="Conference Proceedings"&gt;10&lt;/ref-type&gt;&lt;contributors&gt;&lt;authors&gt;&lt;author&gt;Rouchon, Jean&lt;/author&gt;&lt;/authors&gt;&lt;/contributors&gt;&lt;titles&gt;&lt;title&gt;Certification of large airplane composite structures, recent progress and new trends in compliance philosophy&lt;/title&gt;&lt;secondary-title&gt;In Proceedings of the 17th ICAS Congress&lt;/secondary-title&gt;&lt;/titles&gt;&lt;pages&gt;1439-1447&lt;/pages&gt;&lt;dates&gt;&lt;year&gt;1990&lt;/year&gt;&lt;pub-dates&gt;&lt;date&gt;9–14 September&lt;/date&gt;&lt;/pub-dates&gt;&lt;/dates&gt;&lt;pub-location&gt;Stockholm, Sweden &lt;/pub-location&gt;&lt;urls&gt;&lt;related-urls&gt;&lt;url&gt;https://www.icas.org/ICAS_ARCHIVE/ICAS1990/ICAS-90-1.8.1.pdf&lt;/url&gt;&lt;/related-urls&gt;&lt;/urls&gt;&lt;/record&gt;&lt;/Cite&gt;&lt;/EndNote&gt;</w:instrText>
      </w:r>
      <w:r>
        <w:fldChar w:fldCharType="separate"/>
      </w:r>
      <w:r>
        <w:rPr>
          <w:noProof/>
        </w:rPr>
        <w:t>[</w:t>
      </w:r>
      <w:hyperlink w:anchor="_ENREF_2" w:tooltip="Rouchon, 1990 #2" w:history="1">
        <w:r w:rsidR="009D5636" w:rsidRPr="009D5636">
          <w:rPr>
            <w:rStyle w:val="Hyperlink"/>
          </w:rPr>
          <w:t>2</w:t>
        </w:r>
      </w:hyperlink>
      <w:r>
        <w:rPr>
          <w:noProof/>
        </w:rPr>
        <w:t>]</w:t>
      </w:r>
      <w:r>
        <w:fldChar w:fldCharType="end"/>
      </w:r>
      <w:r>
        <w:t>.</w:t>
      </w:r>
      <w:ins w:id="9" w:author="Karim Anaya-Izquierdo" w:date="2024-09-18T09:35:00Z" w16du:dateUtc="2024-09-18T08:35:00Z">
        <w:r w:rsidR="00796685">
          <w:t xml:space="preserve"> </w:t>
        </w:r>
      </w:ins>
      <w:commentRangeStart w:id="10"/>
      <w:commentRangeStart w:id="11"/>
      <w:ins w:id="12" w:author="Karim Anaya-Izquierdo" w:date="2024-09-18T09:36:00Z" w16du:dateUtc="2024-09-18T08:36:00Z">
        <w:r w:rsidR="00796685">
          <w:t xml:space="preserve">[Add more recent references from </w:t>
        </w:r>
        <w:r w:rsidR="00D7360D">
          <w:t>CMAME journal</w:t>
        </w:r>
        <w:r w:rsidR="00796685">
          <w:t>]</w:t>
        </w:r>
      </w:ins>
      <w:commentRangeEnd w:id="10"/>
      <w:r w:rsidR="00FC4023">
        <w:rPr>
          <w:rStyle w:val="CommentReference"/>
          <w:rFonts w:ascii="Calibri" w:eastAsiaTheme="minorEastAsia" w:hAnsi="Calibri" w:cstheme="minorBidi"/>
          <w:lang w:eastAsia="zh-CN"/>
        </w:rPr>
        <w:commentReference w:id="10"/>
      </w:r>
      <w:commentRangeEnd w:id="11"/>
      <w:r w:rsidR="00EE3D22">
        <w:rPr>
          <w:rStyle w:val="CommentReference"/>
          <w:rFonts w:ascii="Calibri" w:eastAsiaTheme="minorEastAsia" w:hAnsi="Calibri" w:cstheme="minorBidi"/>
          <w:lang w:eastAsia="zh-CN"/>
        </w:rPr>
        <w:commentReference w:id="11"/>
      </w:r>
    </w:p>
    <w:p w14:paraId="61E79BFC" w14:textId="22B8496F" w:rsidR="00164360" w:rsidRDefault="0095150B" w:rsidP="007F7320">
      <w:pPr>
        <w:rPr>
          <w:ins w:id="13" w:author="Karim Anaya-Izquierdo" w:date="2024-09-26T09:25:00Z" w16du:dateUtc="2024-09-26T08:25:00Z"/>
        </w:rPr>
      </w:pPr>
      <w:r>
        <w:t xml:space="preserve">The MAF experiment and associated FE model is briefly described in Section 2 of the paper. </w:t>
      </w:r>
      <w:r w:rsidR="00432DF5">
        <w:t xml:space="preserve">In Section 3, </w:t>
      </w:r>
      <w:r w:rsidR="005B45AD">
        <w:t xml:space="preserve">the </w:t>
      </w:r>
      <w:r w:rsidR="00F03210">
        <w:t xml:space="preserve">fundamentals of the </w:t>
      </w:r>
      <w:r w:rsidR="004E3219">
        <w:t>probabilistic model</w:t>
      </w:r>
      <w:r w:rsidR="00907DE7">
        <w:t xml:space="preserve"> and the</w:t>
      </w:r>
      <w:r w:rsidR="004E3219">
        <w:t xml:space="preserve"> </w:t>
      </w:r>
      <w:r>
        <w:t xml:space="preserve">Bayesian fusion framework </w:t>
      </w:r>
      <w:r w:rsidR="00907DE7">
        <w:t xml:space="preserve">are discussed alongside </w:t>
      </w:r>
      <w:r>
        <w:t>specific modifications to account for material heterogeneity and uncertain specimen boundary conditions</w:t>
      </w:r>
      <w:del w:id="14" w:author="Tobias Laux" w:date="2024-09-09T11:34:00Z" w16du:dateUtc="2024-09-09T10:34:00Z">
        <w:r w:rsidR="0064104D" w:rsidDel="00907DE7">
          <w:delText xml:space="preserve"> </w:delText>
        </w:r>
        <w:r w:rsidR="005B45AD" w:rsidDel="00907DE7">
          <w:delText>are</w:delText>
        </w:r>
        <w:r w:rsidR="0064104D" w:rsidDel="00907DE7">
          <w:delText xml:space="preserve"> described</w:delText>
        </w:r>
      </w:del>
      <w:r>
        <w:t xml:space="preserve">. </w:t>
      </w:r>
      <w:r w:rsidR="0064104D">
        <w:t xml:space="preserve">The viability of the Bayesian statistical approach is demonstrated through a comparison of </w:t>
      </w:r>
      <w:r w:rsidR="00907DE7">
        <w:t>probabilistic model predictions</w:t>
      </w:r>
      <w:r w:rsidR="0064104D">
        <w:t xml:space="preserve"> with </w:t>
      </w:r>
      <w:del w:id="15" w:author="Tobias Laux" w:date="2024-09-09T11:35:00Z" w16du:dateUtc="2024-09-09T10:35:00Z">
        <w:r w:rsidR="0064104D" w:rsidDel="00907DE7">
          <w:delText xml:space="preserve">the </w:delText>
        </w:r>
      </w:del>
      <w:r w:rsidR="0064104D">
        <w:t>experimental data</w:t>
      </w:r>
      <w:r w:rsidR="00331CA0">
        <w:t xml:space="preserve"> in Section 4</w:t>
      </w:r>
      <w:r w:rsidR="0064104D">
        <w:t xml:space="preserve">. </w:t>
      </w:r>
      <w:ins w:id="16" w:author="Karim Anaya-Izquierdo" w:date="2024-08-29T14:00:00Z">
        <w:r w:rsidR="005420F0">
          <w:t xml:space="preserve">Finally, in Section 5, </w:t>
        </w:r>
      </w:ins>
      <w:ins w:id="17" w:author="Tobias Laux" w:date="2024-09-09T11:35:00Z" w16du:dateUtc="2024-09-09T10:35:00Z">
        <w:r w:rsidR="00907DE7">
          <w:t xml:space="preserve">the </w:t>
        </w:r>
      </w:ins>
      <w:del w:id="18" w:author="Karim Anaya-Izquierdo" w:date="2024-08-29T14:00:00Z">
        <w:r w:rsidR="0064104D" w:rsidDel="005420F0">
          <w:delText xml:space="preserve"> </w:delText>
        </w:r>
        <w:r w:rsidDel="005420F0">
          <w:delText>Following on from this,</w:delText>
        </w:r>
      </w:del>
      <w:r>
        <w:t xml:space="preserve"> Bayesian analysis results </w:t>
      </w:r>
      <w:commentRangeStart w:id="19"/>
      <w:r>
        <w:t xml:space="preserve">are discussed, </w:t>
      </w:r>
      <w:commentRangeEnd w:id="19"/>
      <w:r w:rsidR="00FE7005">
        <w:rPr>
          <w:rStyle w:val="CommentReference"/>
        </w:rPr>
        <w:commentReference w:id="19"/>
      </w:r>
      <w:r>
        <w:t>and conclusions are drawn</w:t>
      </w:r>
      <w:del w:id="20" w:author="Janice Barton" w:date="2024-09-24T08:23:00Z" w16du:dateUtc="2024-09-24T07:23:00Z">
        <w:r w:rsidDel="00EE3D22">
          <w:delText>.</w:delText>
        </w:r>
      </w:del>
      <w:ins w:id="21" w:author="Janice Barton" w:date="2024-09-24T08:23:00Z" w16du:dateUtc="2024-09-24T07:23:00Z">
        <w:r w:rsidR="00EE3D22">
          <w:t>,</w:t>
        </w:r>
      </w:ins>
      <w:ins w:id="22" w:author="Janice Barton" w:date="2024-09-24T08:24:00Z" w16du:dateUtc="2024-09-24T07:24:00Z">
        <w:r w:rsidR="00B346C4">
          <w:t xml:space="preserve"> </w:t>
        </w:r>
      </w:ins>
      <w:ins w:id="23" w:author="Janice Barton" w:date="2024-09-24T08:23:00Z" w16du:dateUtc="2024-09-24T07:23:00Z">
        <w:r w:rsidR="00EE3D22">
          <w:t xml:space="preserve">which highlight the </w:t>
        </w:r>
      </w:ins>
      <w:commentRangeStart w:id="24"/>
      <w:ins w:id="25" w:author="Janice Barton" w:date="2024-09-22T14:19:00Z" w16du:dateUtc="2024-09-22T13:19:00Z">
        <w:r w:rsidR="003332F7">
          <w:t xml:space="preserve">value of </w:t>
        </w:r>
      </w:ins>
      <w:ins w:id="26" w:author="Janice Barton" w:date="2024-09-22T14:20:00Z" w16du:dateUtc="2024-09-22T13:20:00Z">
        <w:r w:rsidR="003332F7">
          <w:t>fusi</w:t>
        </w:r>
      </w:ins>
      <w:ins w:id="27" w:author="Janice Barton" w:date="2024-09-22T14:21:00Z" w16du:dateUtc="2024-09-22T13:21:00Z">
        <w:r w:rsidR="003332F7">
          <w:t>ng</w:t>
        </w:r>
      </w:ins>
      <w:ins w:id="28" w:author="Janice Barton" w:date="2024-09-22T14:20:00Z" w16du:dateUtc="2024-09-22T13:20:00Z">
        <w:r w:rsidR="003332F7">
          <w:t xml:space="preserve"> of the experimental and model data using Bayesian statistics</w:t>
        </w:r>
      </w:ins>
      <w:ins w:id="29" w:author="Janice Barton" w:date="2024-09-24T08:24:00Z" w16du:dateUtc="2024-09-24T07:24:00Z">
        <w:r w:rsidR="00B346C4">
          <w:t xml:space="preserve">. It is </w:t>
        </w:r>
      </w:ins>
      <w:ins w:id="30" w:author="Janice Barton" w:date="2024-09-22T14:19:00Z" w16du:dateUtc="2024-09-22T13:19:00Z">
        <w:r w:rsidR="003332F7">
          <w:t>demonstrated</w:t>
        </w:r>
      </w:ins>
      <w:ins w:id="31" w:author="Janice Barton" w:date="2024-09-22T14:21:00Z" w16du:dateUtc="2024-09-22T13:21:00Z">
        <w:r w:rsidR="003332F7">
          <w:t xml:space="preserve"> </w:t>
        </w:r>
      </w:ins>
      <w:ins w:id="32" w:author="Janice Barton" w:date="2024-09-24T08:24:00Z" w16du:dateUtc="2024-09-24T07:24:00Z">
        <w:r w:rsidR="00B346C4">
          <w:t xml:space="preserve">that the procedure enables </w:t>
        </w:r>
      </w:ins>
      <w:ins w:id="33" w:author="Janice Barton" w:date="2024-09-24T08:25:00Z" w16du:dateUtc="2024-09-24T07:25:00Z">
        <w:r w:rsidR="00B346C4">
          <w:t xml:space="preserve">a </w:t>
        </w:r>
      </w:ins>
      <w:ins w:id="34" w:author="Janice Barton" w:date="2024-09-24T08:26:00Z" w16du:dateUtc="2024-09-24T07:26:00Z">
        <w:r w:rsidR="00B346C4">
          <w:t>systematic</w:t>
        </w:r>
      </w:ins>
      <w:ins w:id="35" w:author="Janice Barton" w:date="2024-09-24T08:25:00Z" w16du:dateUtc="2024-09-24T07:25:00Z">
        <w:r w:rsidR="00B346C4">
          <w:t xml:space="preserve"> understanding of the effect of material property </w:t>
        </w:r>
      </w:ins>
      <w:ins w:id="36" w:author="Janice Barton" w:date="2024-09-24T08:29:00Z" w16du:dateUtc="2024-09-24T07:29:00Z">
        <w:r w:rsidR="00B346C4">
          <w:t xml:space="preserve">and boundary condition </w:t>
        </w:r>
      </w:ins>
      <w:ins w:id="37" w:author="Janice Barton" w:date="2024-09-24T08:25:00Z" w16du:dateUtc="2024-09-24T07:25:00Z">
        <w:r w:rsidR="00B346C4">
          <w:t xml:space="preserve">uncertainties </w:t>
        </w:r>
      </w:ins>
      <w:ins w:id="38" w:author="Janice Barton" w:date="2024-09-24T08:26:00Z" w16du:dateUtc="2024-09-24T07:26:00Z">
        <w:r w:rsidR="00B346C4">
          <w:t>by</w:t>
        </w:r>
      </w:ins>
      <w:ins w:id="39" w:author="Janice Barton" w:date="2024-09-24T08:25:00Z" w16du:dateUtc="2024-09-24T07:25:00Z">
        <w:r w:rsidR="00B346C4">
          <w:t xml:space="preserve"> </w:t>
        </w:r>
      </w:ins>
      <w:ins w:id="40" w:author="Janice Barton" w:date="2024-09-24T08:28:00Z" w16du:dateUtc="2024-09-24T07:28:00Z">
        <w:r w:rsidR="00B346C4">
          <w:t>identifying</w:t>
        </w:r>
      </w:ins>
      <w:ins w:id="41" w:author="Janice Barton" w:date="2024-09-24T08:27:00Z" w16du:dateUtc="2024-09-24T07:27:00Z">
        <w:r w:rsidR="00B346C4">
          <w:t xml:space="preserve"> those that have most influence on the mechanical response of a component.</w:t>
        </w:r>
      </w:ins>
      <w:ins w:id="42" w:author="Janice Barton" w:date="2024-09-22T14:23:00Z" w16du:dateUtc="2024-09-22T13:23:00Z">
        <w:r w:rsidR="003332F7">
          <w:t xml:space="preserve"> </w:t>
        </w:r>
      </w:ins>
      <w:ins w:id="43" w:author="Janice Barton" w:date="2024-09-22T14:22:00Z" w16du:dateUtc="2024-09-22T13:22:00Z">
        <w:r w:rsidR="003332F7">
          <w:t xml:space="preserve"> </w:t>
        </w:r>
      </w:ins>
      <w:commentRangeEnd w:id="24"/>
      <w:ins w:id="44" w:author="Janice Barton" w:date="2024-09-22T14:26:00Z" w16du:dateUtc="2024-09-22T13:26:00Z">
        <w:r w:rsidR="00E1013C">
          <w:rPr>
            <w:rStyle w:val="CommentReference"/>
            <w:rFonts w:ascii="Calibri" w:eastAsiaTheme="minorEastAsia" w:hAnsi="Calibri" w:cstheme="minorBidi"/>
            <w:lang w:eastAsia="zh-CN"/>
          </w:rPr>
          <w:commentReference w:id="24"/>
        </w:r>
      </w:ins>
      <w:ins w:id="45" w:author="Janice Barton" w:date="2024-09-22T14:20:00Z" w16du:dateUtc="2024-09-22T13:20:00Z">
        <w:r w:rsidR="003332F7">
          <w:t xml:space="preserve"> </w:t>
        </w:r>
      </w:ins>
      <w:ins w:id="46" w:author="Janice Barton" w:date="2024-09-22T14:19:00Z" w16du:dateUtc="2024-09-22T13:19:00Z">
        <w:r w:rsidR="003332F7">
          <w:t xml:space="preserve"> </w:t>
        </w:r>
      </w:ins>
    </w:p>
    <w:p w14:paraId="263E678B" w14:textId="77777777" w:rsidR="00D3276A" w:rsidRDefault="00D3276A" w:rsidP="007F7320">
      <w:pPr>
        <w:rPr>
          <w:ins w:id="47" w:author="Karim Anaya-Izquierdo" w:date="2024-09-26T09:25:00Z" w16du:dateUtc="2024-09-26T08:25:00Z"/>
        </w:rPr>
      </w:pPr>
    </w:p>
    <w:p w14:paraId="6BDCA24D" w14:textId="77777777" w:rsidR="00D3276A" w:rsidRDefault="00D3276A" w:rsidP="007F7320">
      <w:pPr>
        <w:rPr>
          <w:ins w:id="48" w:author="Karim Anaya-Izquierdo" w:date="2024-09-26T09:25:00Z" w16du:dateUtc="2024-09-26T08:25:00Z"/>
        </w:rPr>
      </w:pPr>
    </w:p>
    <w:p w14:paraId="7B44B2DE" w14:textId="77777777" w:rsidR="00D3276A" w:rsidRDefault="00D3276A" w:rsidP="007F7320">
      <w:pPr>
        <w:rPr>
          <w:ins w:id="49" w:author="Karim Anaya-Izquierdo" w:date="2024-09-26T09:25:00Z" w16du:dateUtc="2024-09-26T08:25:00Z"/>
        </w:rPr>
      </w:pPr>
    </w:p>
    <w:p w14:paraId="67A6AB39" w14:textId="77777777" w:rsidR="00D3276A" w:rsidRDefault="00D3276A" w:rsidP="007F7320">
      <w:pPr>
        <w:rPr>
          <w:ins w:id="50" w:author="Tobias Laux" w:date="2024-09-11T09:46:00Z" w16du:dateUtc="2024-09-11T08:46:00Z"/>
        </w:rPr>
      </w:pPr>
    </w:p>
    <w:p w14:paraId="0F78A747" w14:textId="4A0B0CD6" w:rsidR="00FF3233" w:rsidRDefault="003332F7" w:rsidP="00D3276A">
      <w:pPr>
        <w:pStyle w:val="section"/>
        <w:outlineLvl w:val="0"/>
      </w:pPr>
      <w:bookmarkStart w:id="51" w:name="_Toc133938867"/>
      <w:ins w:id="52" w:author="Janice Barton" w:date="2024-09-22T14:19:00Z" w16du:dateUtc="2024-09-22T13:19:00Z">
        <w:r>
          <w:t xml:space="preserve"> </w:t>
        </w:r>
      </w:ins>
      <w:r w:rsidR="005C102B">
        <w:t xml:space="preserve">Multiaxial MAF experiment and </w:t>
      </w:r>
      <w:r w:rsidR="006C061F">
        <w:t>FE model</w:t>
      </w:r>
      <w:bookmarkEnd w:id="51"/>
    </w:p>
    <w:p w14:paraId="74B434B0" w14:textId="32D154A9" w:rsidR="005E5180" w:rsidRDefault="0075550C" w:rsidP="00A55A79">
      <w:pPr>
        <w:rPr>
          <w:ins w:id="53" w:author="Tobias Laux" w:date="2024-09-09T11:53:00Z" w16du:dateUtc="2024-09-09T10:53:00Z"/>
        </w:rPr>
      </w:pPr>
      <w:r>
        <w:t xml:space="preserve">Multidirectional </w:t>
      </w:r>
      <w:r w:rsidR="000A2BEC">
        <w:t xml:space="preserve">8-ply </w:t>
      </w:r>
      <w:r>
        <w:t>q</w:t>
      </w:r>
      <w:r w:rsidR="00040F6C">
        <w:t xml:space="preserve">uasi-isotropic </w:t>
      </w:r>
      <w:r w:rsidR="00486D3D">
        <w:t>[</w:t>
      </w:r>
      <w:r w:rsidR="00843C2E">
        <w:t>+45/90/-45/0</w:t>
      </w:r>
      <w:r w:rsidR="00486D3D">
        <w:t>]</w:t>
      </w:r>
      <w:r w:rsidR="00843C2E">
        <w:t>s</w:t>
      </w:r>
      <w:r w:rsidR="00486D3D">
        <w:t xml:space="preserve"> </w:t>
      </w:r>
      <w:r w:rsidR="00591E6B">
        <w:t xml:space="preserve">specimens </w:t>
      </w:r>
      <w:r>
        <w:t>containing a central circular hole were constructed from</w:t>
      </w:r>
      <w:r w:rsidR="00843C2E">
        <w:t xml:space="preserve"> unidirectional</w:t>
      </w:r>
      <w:r w:rsidR="00B92368">
        <w:t xml:space="preserve"> (UD)</w:t>
      </w:r>
      <w:r w:rsidR="00843C2E">
        <w:t xml:space="preserve"> IM7/8552 carbon fibre reinforced epoxy prepreg</w:t>
      </w:r>
      <w:r w:rsidR="006E5DA5">
        <w:t xml:space="preserve">, as shown in </w:t>
      </w:r>
      <w:r w:rsidR="00C278AA">
        <w:fldChar w:fldCharType="begin"/>
      </w:r>
      <w:r w:rsidR="00C278AA">
        <w:instrText xml:space="preserve"> REF _Ref176785246 \h </w:instrText>
      </w:r>
      <w:r w:rsidR="00C278AA">
        <w:fldChar w:fldCharType="separate"/>
      </w:r>
      <w:r w:rsidR="00C278AA">
        <w:t xml:space="preserve">Figure </w:t>
      </w:r>
      <w:r w:rsidR="00C278AA">
        <w:rPr>
          <w:noProof/>
        </w:rPr>
        <w:t>1</w:t>
      </w:r>
      <w:r w:rsidR="00C278AA">
        <w:fldChar w:fldCharType="end"/>
      </w:r>
      <w:r>
        <w:t>.</w:t>
      </w:r>
      <w:ins w:id="54" w:author="Tobias Laux" w:date="2024-09-09T11:51:00Z" w16du:dateUtc="2024-09-09T10:51:00Z">
        <w:r w:rsidR="00A55A79">
          <w:t xml:space="preserve"> </w:t>
        </w:r>
      </w:ins>
    </w:p>
    <w:p w14:paraId="6CC565CE" w14:textId="77777777" w:rsidR="00F14821" w:rsidRDefault="00F14821">
      <w:pPr>
        <w:keepNext/>
        <w:jc w:val="center"/>
        <w:rPr>
          <w:ins w:id="55" w:author="Tobias Laux" w:date="2024-09-09T14:37:00Z" w16du:dateUtc="2024-09-09T13:37:00Z"/>
        </w:rPr>
        <w:pPrChange w:id="56" w:author="Tobias Laux" w:date="2024-09-09T14:37:00Z" w16du:dateUtc="2024-09-09T13:37:00Z">
          <w:pPr>
            <w:jc w:val="center"/>
          </w:pPr>
        </w:pPrChange>
      </w:pPr>
      <w:ins w:id="57" w:author="Tobias Laux" w:date="2024-09-09T14:37:00Z" w16du:dateUtc="2024-09-09T13:37:00Z">
        <w:r>
          <w:rPr>
            <w:noProof/>
          </w:rPr>
          <w:lastRenderedPageBreak/>
          <w:drawing>
            <wp:inline distT="0" distB="0" distL="0" distR="0" wp14:anchorId="320CF734" wp14:editId="13F3D7FD">
              <wp:extent cx="3249295" cy="2438400"/>
              <wp:effectExtent l="0" t="0" r="8255" b="0"/>
              <wp:docPr id="905103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9295" cy="2438400"/>
                      </a:xfrm>
                      <a:prstGeom prst="rect">
                        <a:avLst/>
                      </a:prstGeom>
                      <a:noFill/>
                    </pic:spPr>
                  </pic:pic>
                </a:graphicData>
              </a:graphic>
            </wp:inline>
          </w:drawing>
        </w:r>
      </w:ins>
    </w:p>
    <w:p w14:paraId="4A910141" w14:textId="10EB2F8D" w:rsidR="005E5180" w:rsidRDefault="00F14821" w:rsidP="002373F9">
      <w:pPr>
        <w:pStyle w:val="Caption"/>
        <w:rPr>
          <w:ins w:id="58" w:author="Tobias Laux" w:date="2024-09-09T11:53:00Z" w16du:dateUtc="2024-09-09T10:53:00Z"/>
        </w:rPr>
      </w:pPr>
      <w:bookmarkStart w:id="59" w:name="_Ref176785246"/>
      <w:ins w:id="60" w:author="Tobias Laux" w:date="2024-09-09T14:37:00Z" w16du:dateUtc="2024-09-09T13:37:00Z">
        <w:r>
          <w:t xml:space="preserve">Figure </w:t>
        </w:r>
        <w:r>
          <w:fldChar w:fldCharType="begin"/>
        </w:r>
        <w:r>
          <w:instrText xml:space="preserve"> SEQ Figure \* ARABIC </w:instrText>
        </w:r>
      </w:ins>
      <w:r>
        <w:fldChar w:fldCharType="separate"/>
      </w:r>
      <w:ins w:id="61" w:author="Tobias Laux" w:date="2024-09-09T14:37:00Z" w16du:dateUtc="2024-09-09T13:37:00Z">
        <w:r>
          <w:rPr>
            <w:noProof/>
          </w:rPr>
          <w:t>1</w:t>
        </w:r>
        <w:r>
          <w:fldChar w:fldCharType="end"/>
        </w:r>
        <w:bookmarkEnd w:id="59"/>
        <w:r>
          <w:t xml:space="preserve">. </w:t>
        </w:r>
        <w:r w:rsidR="0074069E">
          <w:t>Specimen geometry and definition of fibre orientation.</w:t>
        </w:r>
      </w:ins>
    </w:p>
    <w:p w14:paraId="0F7A6070" w14:textId="7574711F" w:rsidR="00C959D8" w:rsidRDefault="00C30033" w:rsidP="00A55A79">
      <w:pPr>
        <w:rPr>
          <w:ins w:id="62" w:author="Janice Barton" w:date="2024-09-22T11:10:00Z" w16du:dateUtc="2024-09-22T10:10:00Z"/>
        </w:rPr>
      </w:pPr>
      <w:r>
        <w:t xml:space="preserve">The </w:t>
      </w:r>
      <w:r w:rsidR="00A55A79">
        <w:t>manufactured</w:t>
      </w:r>
      <w:r>
        <w:t xml:space="preserve"> laminates have an overall thickness of</w:t>
      </w:r>
      <w:r w:rsidR="00A82A7B">
        <w:t xml:space="preserve"> </w:t>
      </w:r>
      <w:proofErr w:type="spellStart"/>
      <w:ins w:id="63" w:author="Tobias Laux" w:date="2024-09-09T14:38:00Z" w16du:dateUtc="2024-09-09T13:38:00Z">
        <w:r w:rsidR="00D15D46" w:rsidRPr="002373F9">
          <w:rPr>
            <w:i/>
            <w:iCs/>
          </w:rPr>
          <w:t>t</w:t>
        </w:r>
        <w:r w:rsidR="00D15D46" w:rsidRPr="002373F9">
          <w:rPr>
            <w:vertAlign w:val="subscript"/>
          </w:rPr>
          <w:t>lam</w:t>
        </w:r>
        <w:proofErr w:type="spellEnd"/>
        <w:r w:rsidR="00D15D46">
          <w:t xml:space="preserve"> = </w:t>
        </w:r>
      </w:ins>
      <w:commentRangeStart w:id="64"/>
      <w:r w:rsidR="00A82A7B">
        <w:t>2.</w:t>
      </w:r>
      <w:ins w:id="65" w:author="Janice Barton" w:date="2024-09-24T08:31:00Z" w16du:dateUtc="2024-09-24T07:31:00Z">
        <w:r w:rsidR="00B346C4">
          <w:t>09</w:t>
        </w:r>
      </w:ins>
      <w:r w:rsidR="00424F80">
        <w:t xml:space="preserve"> mm</w:t>
      </w:r>
      <w:commentRangeEnd w:id="64"/>
      <w:r w:rsidR="00B346C4">
        <w:rPr>
          <w:rStyle w:val="CommentReference"/>
          <w:rFonts w:ascii="Calibri" w:eastAsiaTheme="minorEastAsia" w:hAnsi="Calibri" w:cstheme="minorBidi"/>
          <w:lang w:eastAsia="zh-CN"/>
        </w:rPr>
        <w:commentReference w:id="64"/>
      </w:r>
      <w:r w:rsidR="00424F80">
        <w:t xml:space="preserve"> with a </w:t>
      </w:r>
      <w:r w:rsidR="000C7149">
        <w:t xml:space="preserve">Coefficient </w:t>
      </w:r>
      <w:r w:rsidR="00424F80">
        <w:t xml:space="preserve">of </w:t>
      </w:r>
      <w:r w:rsidR="000C7149">
        <w:t xml:space="preserve">Variation </w:t>
      </w:r>
      <w:r w:rsidR="00B92368">
        <w:t>(CoV)</w:t>
      </w:r>
      <w:r w:rsidR="00424F80">
        <w:t xml:space="preserve"> of </w:t>
      </w:r>
      <w:r w:rsidR="00B92368">
        <w:t>1.29%</w:t>
      </w:r>
      <w:r w:rsidR="00021998">
        <w:t>, resulting in an average</w:t>
      </w:r>
      <w:r w:rsidR="00BB3B09">
        <w:t xml:space="preserve"> </w:t>
      </w:r>
      <w:r w:rsidR="000A2BEC">
        <w:t xml:space="preserve">UD </w:t>
      </w:r>
      <w:r w:rsidR="00BB3B09">
        <w:t>ply thickness of</w:t>
      </w:r>
      <w:r w:rsidR="00B92368">
        <w:t xml:space="preserve"> 0.29 mm.</w:t>
      </w:r>
      <w:r w:rsidR="00C919E1">
        <w:t xml:space="preserve"> </w:t>
      </w:r>
      <w:bookmarkStart w:id="66" w:name="_Hlk151806130"/>
      <w:r w:rsidR="005E5180">
        <w:t xml:space="preserve">A more detailed description of the material system, specimen geometry, and manufacturing </w:t>
      </w:r>
      <w:r w:rsidR="00C278AA">
        <w:t>method</w:t>
      </w:r>
      <w:r w:rsidR="005E5180">
        <w:t xml:space="preserve"> can be found in </w:t>
      </w:r>
      <w:r w:rsidR="005E5180">
        <w:fldChar w:fldCharType="begin"/>
      </w:r>
      <w:r w:rsidR="005E5180">
        <w:instrText xml:space="preserve"> ADDIN EN.CITE &lt;EndNote&gt;&lt;Cite&gt;&lt;Author&gt;Laux&lt;/Author&gt;&lt;Year&gt;2020&lt;/Year&gt;&lt;RecNum&gt;20&lt;/RecNum&gt;&lt;DisplayText&gt;[22]&lt;/DisplayText&gt;&lt;record&gt;&lt;rec-number&gt;20&lt;/rec-number&gt;&lt;foreign-keys&gt;&lt;key app="EN" db-id="ex50s9f2oazte6ed2zmxxx53tsxtfeaftxv2" timestamp="1724425770"&gt;20&lt;/key&gt;&lt;/foreign-keys&gt;&lt;ref-type name="Journal Article"&gt;17&lt;/ref-type&gt;&lt;contributors&gt;&lt;authors&gt;&lt;author&gt;Laux, Tobias&lt;/author&gt;&lt;author&gt;Gan, Khong Wui&lt;/author&gt;&lt;author&gt;Dulieu-Barton, Janice M.&lt;/author&gt;&lt;author&gt;Thomsen, Ole T.&lt;/author&gt;&lt;/authors&gt;&lt;/contributors&gt;&lt;titles&gt;&lt;title&gt;Ply thickness and fibre orientation effects in multidirectional composite laminates subjected to combined tension/compression and shear&lt;/title&gt;&lt;secondary-title&gt;Composites Part A: Applied Science and Manufacturing&lt;/secondary-title&gt;&lt;/titles&gt;&lt;periodical&gt;&lt;full-title&gt;Composites Part A: Applied Science and Manufacturing&lt;/full-title&gt;&lt;/periodical&gt;&lt;pages&gt;105864&lt;/pages&gt;&lt;volume&gt;133&lt;/volume&gt;&lt;keywords&gt;&lt;keyword&gt;A. Laminates&lt;/keyword&gt;&lt;keyword&gt;B. Strength&lt;/keyword&gt;&lt;keyword&gt;B. Lay-up effects&lt;/keyword&gt;&lt;keyword&gt;B. Multiaxial testing&lt;/keyword&gt;&lt;/keywords&gt;&lt;dates&gt;&lt;year&gt;2020&lt;/year&gt;&lt;pub-dates&gt;&lt;date&gt;2020/06/01/&lt;/date&gt;&lt;/pub-dates&gt;&lt;/dates&gt;&lt;isbn&gt;1359-835X&lt;/isbn&gt;&lt;urls&gt;&lt;related-urls&gt;&lt;url&gt;https://www.sciencedirect.com/science/article/pii/S1359835X20301020&lt;/url&gt;&lt;/related-urls&gt;&lt;/urls&gt;&lt;electronic-resource-num&gt;https://doi.org/10.1016/j.compositesa.2020.105864&lt;/electronic-resource-num&gt;&lt;/record&gt;&lt;/Cite&gt;&lt;/EndNote&gt;</w:instrText>
      </w:r>
      <w:r w:rsidR="005E5180">
        <w:fldChar w:fldCharType="separate"/>
      </w:r>
      <w:r w:rsidR="005E5180">
        <w:rPr>
          <w:noProof/>
        </w:rPr>
        <w:t>[</w:t>
      </w:r>
      <w:hyperlink w:anchor="_ENREF_22" w:tooltip="Laux, 2020 #20" w:history="1">
        <w:r w:rsidR="005E5180" w:rsidRPr="009D5636">
          <w:rPr>
            <w:rStyle w:val="Hyperlink"/>
          </w:rPr>
          <w:t>22</w:t>
        </w:r>
      </w:hyperlink>
      <w:r w:rsidR="005E5180">
        <w:rPr>
          <w:noProof/>
        </w:rPr>
        <w:t>]</w:t>
      </w:r>
      <w:r w:rsidR="005E5180">
        <w:fldChar w:fldCharType="end"/>
      </w:r>
      <w:r w:rsidR="005E5180">
        <w:t xml:space="preserve">, </w:t>
      </w:r>
      <w:r w:rsidR="005E5180">
        <w:fldChar w:fldCharType="begin"/>
      </w:r>
      <w:r w:rsidR="005E5180">
        <w:instrText xml:space="preserve"> ADDIN EN.CITE &lt;EndNote&gt;&lt;Cite&gt;&lt;Author&gt;Laux&lt;/Author&gt;&lt;Year&gt;2023&lt;/Year&gt;&lt;RecNum&gt;21&lt;/RecNum&gt;&lt;DisplayText&gt;[23]&lt;/DisplayText&gt;&lt;record&gt;&lt;rec-number&gt;21&lt;/rec-number&gt;&lt;foreign-keys&gt;&lt;key app="EN" db-id="ex50s9f2oazte6ed2zmxxx53tsxtfeaftxv2" timestamp="1724425770"&gt;21&lt;/key&gt;&lt;/foreign-keys&gt;&lt;ref-type name="Journal Article"&gt;17&lt;/ref-type&gt;&lt;contributors&gt;&lt;authors&gt;&lt;author&gt;Laux, Tobias&lt;/author&gt;&lt;author&gt;Bullock, Roy C.&lt;/author&gt;&lt;author&gt;Thomsen, Ole T.&lt;/author&gt;&lt;author&gt;Dulieu-Barton, Janice M.&lt;/author&gt;&lt;/authors&gt;&lt;/contributors&gt;&lt;titles&gt;&lt;title&gt;Lay-up effect on the open-hole shear strength of composite laminates&lt;/title&gt;&lt;secondary-title&gt;Composites Science and Technology&lt;/secondary-title&gt;&lt;/titles&gt;&lt;periodical&gt;&lt;full-title&gt;Composites Science and Technology&lt;/full-title&gt;&lt;/periodical&gt;&lt;pages&gt;110044&lt;/pages&gt;&lt;volume&gt;239&lt;/volume&gt;&lt;keywords&gt;&lt;keyword&gt;Open-hole shear strength&lt;/keyword&gt;&lt;keyword&gt;Laminate lay-up effects&lt;/keyword&gt;&lt;keyword&gt;Composite laminates&lt;/keyword&gt;&lt;/keywords&gt;&lt;dates&gt;&lt;year&gt;2023&lt;/year&gt;&lt;pub-dates&gt;&lt;date&gt;2023/07/07/&lt;/date&gt;&lt;/pub-dates&gt;&lt;/dates&gt;&lt;isbn&gt;0266-3538&lt;/isbn&gt;&lt;urls&gt;&lt;related-urls&gt;&lt;url&gt;https://www.sciencedirect.com/science/article/pii/S0266353823001379&lt;/url&gt;&lt;/related-urls&gt;&lt;/urls&gt;&lt;electronic-resource-num&gt;https://doi.org/10.1016/j.compscitech.2023.110044&lt;/electronic-resource-num&gt;&lt;/record&gt;&lt;/Cite&gt;&lt;/EndNote&gt;</w:instrText>
      </w:r>
      <w:r w:rsidR="005E5180">
        <w:fldChar w:fldCharType="separate"/>
      </w:r>
      <w:r w:rsidR="005E5180">
        <w:rPr>
          <w:noProof/>
        </w:rPr>
        <w:t>[</w:t>
      </w:r>
      <w:hyperlink w:anchor="_ENREF_23" w:tooltip="Laux, 2023 #21" w:history="1">
        <w:r w:rsidR="005E5180" w:rsidRPr="009D5636">
          <w:rPr>
            <w:rStyle w:val="Hyperlink"/>
          </w:rPr>
          <w:t>23</w:t>
        </w:r>
      </w:hyperlink>
      <w:r w:rsidR="005E5180">
        <w:rPr>
          <w:noProof/>
        </w:rPr>
        <w:t>]</w:t>
      </w:r>
      <w:r w:rsidR="005E5180">
        <w:fldChar w:fldCharType="end"/>
      </w:r>
      <w:r w:rsidR="005E5180">
        <w:t xml:space="preserve">. </w:t>
      </w:r>
      <w:r w:rsidR="00157B51">
        <w:t>M</w:t>
      </w:r>
      <w:r w:rsidR="00DF4EA7">
        <w:t>ultiaxial</w:t>
      </w:r>
      <w:r w:rsidR="00157B51">
        <w:t xml:space="preserve"> loading</w:t>
      </w:r>
      <w:r w:rsidR="00DF4EA7">
        <w:t xml:space="preserve"> </w:t>
      </w:r>
      <w:bookmarkEnd w:id="66"/>
      <w:r w:rsidR="00DF4EA7">
        <w:t>was</w:t>
      </w:r>
      <w:r w:rsidR="00021998">
        <w:t xml:space="preserve"> applied to the specimen</w:t>
      </w:r>
      <w:r w:rsidR="00DF4EA7">
        <w:t xml:space="preserve"> using the MAF</w:t>
      </w:r>
      <w:r w:rsidR="005913E3">
        <w:t xml:space="preserve"> installed on a universal tensile testing machine</w:t>
      </w:r>
      <w:r w:rsidR="006569BC">
        <w:t xml:space="preserve">, as shown in </w:t>
      </w:r>
      <w:r w:rsidR="009E2A7C">
        <w:fldChar w:fldCharType="begin"/>
      </w:r>
      <w:r w:rsidR="009E2A7C">
        <w:instrText xml:space="preserve"> REF _Ref150179145 \h </w:instrText>
      </w:r>
      <w:r w:rsidR="009E2A7C">
        <w:fldChar w:fldCharType="separate"/>
      </w:r>
      <w:ins w:id="67" w:author="Tobias Laux" w:date="2024-09-09T14:40:00Z" w16du:dateUtc="2024-09-09T13:40:00Z">
        <w:r w:rsidR="00C278AA">
          <w:t xml:space="preserve">Figure </w:t>
        </w:r>
        <w:r w:rsidR="00C278AA">
          <w:rPr>
            <w:noProof/>
          </w:rPr>
          <w:t>2</w:t>
        </w:r>
      </w:ins>
      <w:r w:rsidR="009E2A7C">
        <w:fldChar w:fldCharType="end"/>
      </w:r>
      <w:r w:rsidR="009E2A7C">
        <w:t xml:space="preserve"> </w:t>
      </w:r>
      <w:r w:rsidR="006569BC">
        <w:t>(a),</w:t>
      </w:r>
      <w:r w:rsidR="005913E3">
        <w:t xml:space="preserve"> following the procedures described in </w:t>
      </w:r>
      <w:r w:rsidR="002779E0">
        <w:fldChar w:fldCharType="begin"/>
      </w:r>
      <w:r w:rsidR="00F74FF1">
        <w:instrText xml:space="preserve"> ADDIN EN.CITE &lt;EndNote&gt;&lt;Cite&gt;&lt;Author&gt;Laux&lt;/Author&gt;&lt;Year&gt;2020&lt;/Year&gt;&lt;RecNum&gt;20&lt;/RecNum&gt;&lt;DisplayText&gt;[22]&lt;/DisplayText&gt;&lt;record&gt;&lt;rec-number&gt;20&lt;/rec-number&gt;&lt;foreign-keys&gt;&lt;key app="EN" db-id="ex50s9f2oazte6ed2zmxxx53tsxtfeaftxv2" timestamp="1724425770"&gt;20&lt;/key&gt;&lt;/foreign-keys&gt;&lt;ref-type name="Journal Article"&gt;17&lt;/ref-type&gt;&lt;contributors&gt;&lt;authors&gt;&lt;author&gt;Laux, Tobias&lt;/author&gt;&lt;author&gt;Gan, Khong Wui&lt;/author&gt;&lt;author&gt;Dulieu-Barton, Janice M.&lt;/author&gt;&lt;author&gt;Thomsen, Ole T.&lt;/author&gt;&lt;/authors&gt;&lt;/contributors&gt;&lt;titles&gt;&lt;title&gt;Ply thickness and fibre orientation effects in multidirectional composite laminates subjected to combined tension/compression and shear&lt;/title&gt;&lt;secondary-title&gt;Composites Part A: Applied Science and Manufacturing&lt;/secondary-title&gt;&lt;/titles&gt;&lt;periodical&gt;&lt;full-title&gt;Composites Part A: Applied Science and Manufacturing&lt;/full-title&gt;&lt;/periodical&gt;&lt;pages&gt;105864&lt;/pages&gt;&lt;volume&gt;133&lt;/volume&gt;&lt;keywords&gt;&lt;keyword&gt;A. Laminates&lt;/keyword&gt;&lt;keyword&gt;B. Strength&lt;/keyword&gt;&lt;keyword&gt;B. Lay-up effects&lt;/keyword&gt;&lt;keyword&gt;B. Multiaxial testing&lt;/keyword&gt;&lt;/keywords&gt;&lt;dates&gt;&lt;year&gt;2020&lt;/year&gt;&lt;pub-dates&gt;&lt;date&gt;2020/06/01/&lt;/date&gt;&lt;/pub-dates&gt;&lt;/dates&gt;&lt;isbn&gt;1359-835X&lt;/isbn&gt;&lt;urls&gt;&lt;related-urls&gt;&lt;url&gt;https://www.sciencedirect.com/science/article/pii/S1359835X20301020&lt;/url&gt;&lt;/related-urls&gt;&lt;/urls&gt;&lt;electronic-resource-num&gt;https://doi.org/10.1016/j.compositesa.2020.105864&lt;/electronic-resource-num&gt;&lt;/record&gt;&lt;/Cite&gt;&lt;/EndNote&gt;</w:instrText>
      </w:r>
      <w:r w:rsidR="002779E0">
        <w:fldChar w:fldCharType="separate"/>
      </w:r>
      <w:r w:rsidR="00F74FF1">
        <w:rPr>
          <w:noProof/>
        </w:rPr>
        <w:t>[</w:t>
      </w:r>
      <w:hyperlink w:anchor="_ENREF_22" w:tooltip="Laux, 2020 #20" w:history="1">
        <w:r w:rsidR="009D5636" w:rsidRPr="009D5636">
          <w:rPr>
            <w:rStyle w:val="Hyperlink"/>
          </w:rPr>
          <w:t>22</w:t>
        </w:r>
      </w:hyperlink>
      <w:r w:rsidR="00F74FF1">
        <w:rPr>
          <w:noProof/>
        </w:rPr>
        <w:t>]</w:t>
      </w:r>
      <w:r w:rsidR="002779E0">
        <w:fldChar w:fldCharType="end"/>
      </w:r>
      <w:r w:rsidR="0081037E">
        <w:t xml:space="preserve">. </w:t>
      </w:r>
      <w:r w:rsidR="00B11692">
        <w:t xml:space="preserve">The MAF enables the application of </w:t>
      </w:r>
      <w:r w:rsidR="00266522">
        <w:t xml:space="preserve">the full combined tension/compression and shear loading envelope by the choice of the loading hole pair designated by the loading angle </w:t>
      </w:r>
      <m:oMath>
        <m:r>
          <w:rPr>
            <w:rFonts w:ascii="Cambria Math" w:hAnsi="Cambria Math"/>
          </w:rPr>
          <m:t>α</m:t>
        </m:r>
      </m:oMath>
      <w:r w:rsidR="006701FD">
        <w:t>.</w:t>
      </w:r>
      <w:r w:rsidR="00157B51">
        <w:t xml:space="preserve"> </w:t>
      </w:r>
      <w:r w:rsidR="006701FD">
        <w:t>C</w:t>
      </w:r>
      <w:r w:rsidR="00112293">
        <w:t>ombined tension-shear</w:t>
      </w:r>
      <w:r w:rsidR="000F2A66">
        <w:t xml:space="preserve"> </w:t>
      </w:r>
      <m:oMath>
        <m:r>
          <w:rPr>
            <w:rFonts w:ascii="Cambria Math" w:hAnsi="Cambria Math"/>
          </w:rPr>
          <m:t>α=</m:t>
        </m:r>
        <m:sSup>
          <m:sSupPr>
            <m:ctrlPr>
              <w:rPr>
                <w:rFonts w:ascii="Cambria Math" w:hAnsi="Cambria Math"/>
                <w:i/>
              </w:rPr>
            </m:ctrlPr>
          </m:sSupPr>
          <m:e>
            <m:r>
              <w:rPr>
                <w:rFonts w:ascii="Cambria Math" w:hAnsi="Cambria Math"/>
              </w:rPr>
              <m:t>45</m:t>
            </m:r>
          </m:e>
          <m:sup>
            <m:r>
              <w:rPr>
                <w:rFonts w:ascii="Cambria Math" w:hAnsi="Cambria Math"/>
              </w:rPr>
              <m:t>∘</m:t>
            </m:r>
          </m:sup>
        </m:sSup>
      </m:oMath>
      <w:r w:rsidR="00112293">
        <w:t>, shear</w:t>
      </w:r>
      <w:r w:rsidR="000F2A66">
        <w:t xml:space="preserve"> </w:t>
      </w:r>
      <m:oMath>
        <m:r>
          <w:rPr>
            <w:rFonts w:ascii="Cambria Math" w:hAnsi="Cambria Math"/>
          </w:rPr>
          <m:t>α=</m:t>
        </m:r>
        <m:sSup>
          <m:sSupPr>
            <m:ctrlPr>
              <w:rPr>
                <w:rFonts w:ascii="Cambria Math" w:hAnsi="Cambria Math"/>
                <w:i/>
              </w:rPr>
            </m:ctrlPr>
          </m:sSupPr>
          <m:e>
            <m:r>
              <w:rPr>
                <w:rFonts w:ascii="Cambria Math" w:hAnsi="Cambria Math"/>
              </w:rPr>
              <m:t>90</m:t>
            </m:r>
          </m:e>
          <m:sup>
            <m:r>
              <w:rPr>
                <w:rFonts w:ascii="Cambria Math" w:hAnsi="Cambria Math"/>
              </w:rPr>
              <m:t>∘</m:t>
            </m:r>
          </m:sup>
        </m:sSup>
      </m:oMath>
      <w:r w:rsidR="00C87F2A">
        <w:t xml:space="preserve"> </w:t>
      </w:r>
      <w:r w:rsidR="006701FD">
        <w:t>from three specimens in each orientation</w:t>
      </w:r>
      <w:r w:rsidR="00112293">
        <w:t xml:space="preserve">, and compression-shear </w:t>
      </w:r>
      <m:oMath>
        <m:r>
          <w:rPr>
            <w:rFonts w:ascii="Cambria Math" w:hAnsi="Cambria Math"/>
          </w:rPr>
          <m:t>α=</m:t>
        </m:r>
        <m:sSup>
          <m:sSupPr>
            <m:ctrlPr>
              <w:rPr>
                <w:rFonts w:ascii="Cambria Math" w:hAnsi="Cambria Math"/>
                <w:i/>
              </w:rPr>
            </m:ctrlPr>
          </m:sSupPr>
          <m:e>
            <m:r>
              <w:rPr>
                <w:rFonts w:ascii="Cambria Math" w:hAnsi="Cambria Math"/>
              </w:rPr>
              <m:t>135</m:t>
            </m:r>
          </m:e>
          <m:sup>
            <m:r>
              <w:rPr>
                <w:rFonts w:ascii="Cambria Math" w:hAnsi="Cambria Math"/>
              </w:rPr>
              <m:t>∘</m:t>
            </m:r>
          </m:sup>
        </m:sSup>
      </m:oMath>
      <w:r w:rsidR="000F2A66">
        <w:t xml:space="preserve"> </w:t>
      </w:r>
      <w:r w:rsidR="006701FD">
        <w:t>from two specimens wa</w:t>
      </w:r>
      <w:r w:rsidR="00112293">
        <w:t xml:space="preserve">s </w:t>
      </w:r>
      <w:r w:rsidR="006569BC">
        <w:t xml:space="preserve">considered, as indicated in </w:t>
      </w:r>
      <w:r w:rsidR="00ED01A6">
        <w:fldChar w:fldCharType="begin"/>
      </w:r>
      <w:r w:rsidR="00ED01A6">
        <w:instrText xml:space="preserve"> REF _Ref150179145 \h </w:instrText>
      </w:r>
      <w:r w:rsidR="00ED01A6">
        <w:fldChar w:fldCharType="separate"/>
      </w:r>
      <w:r w:rsidR="00280086">
        <w:t xml:space="preserve">Figure </w:t>
      </w:r>
      <w:r w:rsidR="00280086">
        <w:rPr>
          <w:noProof/>
        </w:rPr>
        <w:t>2</w:t>
      </w:r>
      <w:r w:rsidR="00ED01A6">
        <w:fldChar w:fldCharType="end"/>
      </w:r>
      <w:r w:rsidR="00ED01A6">
        <w:t xml:space="preserve"> </w:t>
      </w:r>
      <w:r w:rsidR="006569BC">
        <w:t>(a)</w:t>
      </w:r>
      <w:r w:rsidR="00112293">
        <w:t>.</w:t>
      </w:r>
      <w:r w:rsidR="004B56D9">
        <w:t xml:space="preserve"> </w:t>
      </w:r>
      <w:r w:rsidR="00157B51">
        <w:t>Stereo DIC was employed to obtain the</w:t>
      </w:r>
      <w:r w:rsidR="003F7DEA">
        <w:t xml:space="preserve"> </w:t>
      </w:r>
      <w:r w:rsidR="00F27A6C">
        <w:t>complex deformation</w:t>
      </w:r>
      <w:r w:rsidR="00157B51">
        <w:t>s</w:t>
      </w:r>
      <w:r w:rsidR="00F27A6C">
        <w:t xml:space="preserve"> induced in the specimens with the </w:t>
      </w:r>
      <w:proofErr w:type="spellStart"/>
      <w:r w:rsidR="00F27A6C">
        <w:t>MatchID</w:t>
      </w:r>
      <w:proofErr w:type="spellEnd"/>
      <w:r w:rsidR="00F27A6C">
        <w:t xml:space="preserve"> </w:t>
      </w:r>
      <w:r w:rsidR="007350FA">
        <w:t xml:space="preserve">image acquisition and processing system </w:t>
      </w:r>
      <w:r w:rsidR="00F44037">
        <w:fldChar w:fldCharType="begin"/>
      </w:r>
      <w:r w:rsidR="00F74FF1">
        <w:instrText xml:space="preserve"> ADDIN EN.CITE &lt;EndNote&gt;&lt;Cite&gt;&lt;RecNum&gt;23&lt;/RecNum&gt;&lt;DisplayText&gt;[25]&lt;/DisplayText&gt;&lt;record&gt;&lt;rec-number&gt;23&lt;/rec-number&gt;&lt;foreign-keys&gt;&lt;key app="EN" db-id="ex50s9f2oazte6ed2zmxxx53tsxtfeaftxv2" timestamp="1724425771"&gt;23&lt;/key&gt;&lt;/foreign-keys&gt;&lt;ref-type name="Computer Program"&gt;9&lt;/ref-type&gt;&lt;contributors&gt;&lt;/contributors&gt;&lt;titles&gt;&lt;title&gt;MatchID&lt;/title&gt;&lt;/titles&gt;&lt;dates&gt;&lt;/dates&gt;&lt;publisher&gt;SciTech Pty Ltd&lt;/publisher&gt;&lt;urls&gt;&lt;/urls&gt;&lt;/record&gt;&lt;/Cite&gt;&lt;/EndNote&gt;</w:instrText>
      </w:r>
      <w:r w:rsidR="00F44037">
        <w:fldChar w:fldCharType="separate"/>
      </w:r>
      <w:r w:rsidR="00F74FF1">
        <w:rPr>
          <w:noProof/>
        </w:rPr>
        <w:t>[</w:t>
      </w:r>
      <w:hyperlink w:anchor="_ENREF_25" w:tooltip=",  #23" w:history="1">
        <w:r w:rsidR="009D5636" w:rsidRPr="009D5636">
          <w:rPr>
            <w:rStyle w:val="Hyperlink"/>
          </w:rPr>
          <w:t>25</w:t>
        </w:r>
      </w:hyperlink>
      <w:r w:rsidR="00F74FF1">
        <w:rPr>
          <w:noProof/>
        </w:rPr>
        <w:t>]</w:t>
      </w:r>
      <w:r w:rsidR="00F44037">
        <w:fldChar w:fldCharType="end"/>
      </w:r>
      <w:r w:rsidR="007350FA">
        <w:t xml:space="preserve">. </w:t>
      </w:r>
      <w:r w:rsidR="003F6270" w:rsidRPr="0015079E">
        <w:t>DIC</w:t>
      </w:r>
      <w:r w:rsidR="003F6270">
        <w:t xml:space="preserve"> </w:t>
      </w:r>
      <w:r w:rsidR="00157B51">
        <w:t>wa</w:t>
      </w:r>
      <w:r w:rsidR="003F6270">
        <w:t xml:space="preserve">s used as a virtual biaxial extensometer, as shown </w:t>
      </w:r>
      <w:ins w:id="68" w:author="Karim Anaya-Izquierdo" w:date="2024-09-26T10:09:00Z" w16du:dateUtc="2024-09-26T09:09:00Z">
        <w:r w:rsidR="00CA0456">
          <w:t xml:space="preserve">in </w:t>
        </w:r>
        <w:r w:rsidR="00CA0456">
          <w:fldChar w:fldCharType="begin"/>
        </w:r>
        <w:r w:rsidR="00CA0456">
          <w:instrText xml:space="preserve"> REF _Ref150179145 \h </w:instrText>
        </w:r>
      </w:ins>
      <w:ins w:id="69" w:author="Karim Anaya-Izquierdo" w:date="2024-09-26T10:09:00Z" w16du:dateUtc="2024-09-26T09:09:00Z">
        <w:r w:rsidR="00CA0456">
          <w:fldChar w:fldCharType="separate"/>
        </w:r>
        <w:r w:rsidR="00CA0456">
          <w:t xml:space="preserve">Figure </w:t>
        </w:r>
        <w:r w:rsidR="00CA0456">
          <w:rPr>
            <w:noProof/>
          </w:rPr>
          <w:t>2</w:t>
        </w:r>
        <w:r w:rsidR="00CA0456">
          <w:fldChar w:fldCharType="end"/>
        </w:r>
        <w:r w:rsidR="00CA0456" w:rsidDel="00CA0456">
          <w:t xml:space="preserve"> </w:t>
        </w:r>
      </w:ins>
      <w:r w:rsidR="003F6270" w:rsidRPr="000427A2">
        <w:rPr>
          <w:highlight w:val="yellow"/>
        </w:rPr>
        <w:t>(b)</w:t>
      </w:r>
      <w:r w:rsidR="003F6270">
        <w:t xml:space="preserve">, where the </w:t>
      </w:r>
      <w:r w:rsidR="00B702AE">
        <w:t xml:space="preserve">apparent </w:t>
      </w:r>
      <w:r w:rsidR="003F6270">
        <w:t xml:space="preserve">normal and shear deformation is extracted from the </w:t>
      </w:r>
      <w:commentRangeStart w:id="70"/>
      <w:r w:rsidR="004400D2">
        <w:t>vertical (</w:t>
      </w:r>
      <m:oMath>
        <m:r>
          <w:rPr>
            <w:rFonts w:ascii="Cambria Math" w:hAnsi="Cambria Math"/>
          </w:rPr>
          <m:t>v</m:t>
        </m:r>
      </m:oMath>
      <w:r w:rsidR="004400D2">
        <w:t>)</w:t>
      </w:r>
      <w:r w:rsidR="003F6270">
        <w:t xml:space="preserve"> and </w:t>
      </w:r>
      <w:r w:rsidR="004400D2">
        <w:t>horizontal (</w:t>
      </w:r>
      <m:oMath>
        <m:r>
          <w:rPr>
            <w:rFonts w:ascii="Cambria Math" w:hAnsi="Cambria Math"/>
          </w:rPr>
          <m:t>u</m:t>
        </m:r>
      </m:oMath>
      <w:r w:rsidR="004400D2">
        <w:t xml:space="preserve">) </w:t>
      </w:r>
      <w:r w:rsidR="003F6270">
        <w:t>displacement fields, respectively</w:t>
      </w:r>
      <w:r w:rsidR="00B702AE">
        <w:t>.</w:t>
      </w:r>
      <w:commentRangeEnd w:id="70"/>
      <w:r w:rsidR="00C959D8">
        <w:rPr>
          <w:rStyle w:val="CommentReference"/>
          <w:rFonts w:ascii="Calibri" w:eastAsiaTheme="minorEastAsia" w:hAnsi="Calibri" w:cstheme="minorBidi"/>
          <w:lang w:eastAsia="zh-CN"/>
        </w:rPr>
        <w:commentReference w:id="70"/>
      </w:r>
      <w:r w:rsidR="00B702AE">
        <w:t xml:space="preserve"> </w:t>
      </w:r>
      <w:commentRangeStart w:id="71"/>
      <w:ins w:id="72" w:author="Janice Barton" w:date="2024-09-22T10:56:00Z" w16du:dateUtc="2024-09-22T09:56:00Z">
        <w:r w:rsidR="00EE05C3">
          <w:t>Note that the camera</w:t>
        </w:r>
      </w:ins>
      <w:ins w:id="73" w:author="Janice Barton" w:date="2024-09-22T11:01:00Z" w16du:dateUtc="2024-09-22T10:01:00Z">
        <w:r w:rsidR="00EE05C3">
          <w:t xml:space="preserve"> set-up</w:t>
        </w:r>
      </w:ins>
      <w:ins w:id="74" w:author="Janice Barton" w:date="2024-09-22T10:56:00Z" w16du:dateUtc="2024-09-22T09:56:00Z">
        <w:r w:rsidR="00EE05C3">
          <w:t xml:space="preserve"> w</w:t>
        </w:r>
      </w:ins>
      <w:ins w:id="75" w:author="Janice Barton" w:date="2024-09-22T11:01:00Z" w16du:dateUtc="2024-09-22T10:01:00Z">
        <w:r w:rsidR="00EE05C3">
          <w:t>as</w:t>
        </w:r>
      </w:ins>
      <w:ins w:id="76" w:author="Janice Barton" w:date="2024-09-22T10:57:00Z" w16du:dateUtc="2024-09-22T09:57:00Z">
        <w:r w:rsidR="00EE05C3">
          <w:t xml:space="preserve"> rotated through 90</w:t>
        </w:r>
        <w:r w:rsidR="00EE05C3">
          <w:rPr>
            <w:vertAlign w:val="superscript"/>
          </w:rPr>
          <w:t>o</w:t>
        </w:r>
        <w:r w:rsidR="00EE05C3">
          <w:t xml:space="preserve"> </w:t>
        </w:r>
      </w:ins>
      <w:ins w:id="77" w:author="Janice Barton" w:date="2024-09-22T11:03:00Z" w16du:dateUtc="2024-09-22T10:03:00Z">
        <w:r w:rsidR="00C959D8">
          <w:t>relative to the rig</w:t>
        </w:r>
      </w:ins>
      <w:ins w:id="78" w:author="Janice Barton" w:date="2024-09-24T08:47:00Z" w16du:dateUtc="2024-09-24T07:47:00Z">
        <w:r w:rsidR="005B4FBC">
          <w:t>, for the she</w:t>
        </w:r>
      </w:ins>
      <w:ins w:id="79" w:author="Janice Barton" w:date="2024-09-24T08:48:00Z" w16du:dateUtc="2024-09-24T07:48:00Z">
        <w:r w:rsidR="005B4FBC">
          <w:t xml:space="preserve">ar loading, and then </w:t>
        </w:r>
      </w:ins>
      <w:ins w:id="80" w:author="Janice Barton" w:date="2024-09-24T08:49:00Z" w16du:dateUtc="2024-09-24T07:49:00Z">
        <w:r w:rsidR="005B4FBC">
          <w:t>±</w:t>
        </w:r>
      </w:ins>
      <w:ins w:id="81" w:author="Janice Barton" w:date="2024-09-22T11:03:00Z" w16du:dateUtc="2024-09-22T10:03:00Z">
        <w:r w:rsidR="00C959D8">
          <w:t xml:space="preserve"> </w:t>
        </w:r>
      </w:ins>
      <m:oMath>
        <m:sSup>
          <m:sSupPr>
            <m:ctrlPr>
              <w:ins w:id="82" w:author="Janice Barton" w:date="2024-09-24T08:49:00Z">
                <w:rPr>
                  <w:rFonts w:ascii="Cambria Math" w:hAnsi="Cambria Math"/>
                  <w:i/>
                </w:rPr>
              </w:ins>
            </m:ctrlPr>
          </m:sSupPr>
          <m:e>
            <m:r>
              <w:ins w:id="83" w:author="Janice Barton" w:date="2024-09-24T08:49:00Z">
                <w:rPr>
                  <w:rFonts w:ascii="Cambria Math" w:hAnsi="Cambria Math"/>
                </w:rPr>
                <m:t>45</m:t>
              </w:ins>
            </m:r>
          </m:e>
          <m:sup>
            <m:r>
              <w:ins w:id="84" w:author="Janice Barton" w:date="2024-09-24T08:49:00Z">
                <w:rPr>
                  <w:rFonts w:ascii="Cambria Math" w:hAnsi="Cambria Math"/>
                </w:rPr>
                <m:t>∘</m:t>
              </w:ins>
            </m:r>
          </m:sup>
        </m:sSup>
      </m:oMath>
      <w:ins w:id="85" w:author="Janice Barton" w:date="2024-09-24T08:49:00Z" w16du:dateUtc="2024-09-24T07:49:00Z">
        <w:r w:rsidR="005B4FBC">
          <w:t xml:space="preserve"> according to the two other loading configurations. This al</w:t>
        </w:r>
      </w:ins>
      <w:ins w:id="86" w:author="Janice Barton" w:date="2024-09-24T08:50:00Z" w16du:dateUtc="2024-09-24T07:50:00Z">
        <w:r w:rsidR="005B4FBC">
          <w:t xml:space="preserve">lowed </w:t>
        </w:r>
      </w:ins>
      <w:ins w:id="87" w:author="Janice Barton" w:date="2024-09-22T10:58:00Z" w16du:dateUtc="2024-09-22T09:58:00Z">
        <w:r w:rsidR="00EE05C3">
          <w:t>the camera sensor</w:t>
        </w:r>
      </w:ins>
      <w:ins w:id="88" w:author="Janice Barton" w:date="2024-09-22T11:00:00Z" w16du:dateUtc="2024-09-22T10:00:00Z">
        <w:r w:rsidR="00EE05C3">
          <w:t>s</w:t>
        </w:r>
      </w:ins>
      <w:ins w:id="89" w:author="Janice Barton" w:date="2024-09-22T10:58:00Z" w16du:dateUtc="2024-09-22T09:58:00Z">
        <w:r w:rsidR="00EE05C3">
          <w:t xml:space="preserve"> </w:t>
        </w:r>
      </w:ins>
      <w:ins w:id="90" w:author="Janice Barton" w:date="2024-09-22T11:00:00Z" w16du:dateUtc="2024-09-22T10:00:00Z">
        <w:r w:rsidR="00EE05C3">
          <w:t xml:space="preserve">to view the specimen </w:t>
        </w:r>
      </w:ins>
      <w:ins w:id="91" w:author="Janice Barton" w:date="2024-09-22T11:03:00Z" w16du:dateUtc="2024-09-22T10:03:00Z">
        <w:r w:rsidR="00C959D8">
          <w:t>with the most</w:t>
        </w:r>
      </w:ins>
      <w:ins w:id="92" w:author="Janice Barton" w:date="2024-09-22T10:58:00Z" w16du:dateUtc="2024-09-22T09:58:00Z">
        <w:r w:rsidR="00EE05C3">
          <w:t xml:space="preserve"> efficient</w:t>
        </w:r>
      </w:ins>
      <w:ins w:id="93" w:author="Janice Barton" w:date="2024-09-22T11:04:00Z" w16du:dateUtc="2024-09-22T10:04:00Z">
        <w:r w:rsidR="00C959D8">
          <w:t xml:space="preserve"> stereo angle</w:t>
        </w:r>
      </w:ins>
      <w:ins w:id="94" w:author="Janice Barton" w:date="2024-09-22T10:58:00Z" w16du:dateUtc="2024-09-22T09:58:00Z">
        <w:r w:rsidR="00EE05C3">
          <w:t xml:space="preserve">, </w:t>
        </w:r>
      </w:ins>
      <w:ins w:id="95" w:author="Janice Barton" w:date="2024-09-24T08:50:00Z" w16du:dateUtc="2024-09-24T07:50:00Z">
        <w:r w:rsidR="005B4FBC">
          <w:t xml:space="preserve">and provide the DIC </w:t>
        </w:r>
      </w:ins>
      <w:ins w:id="96" w:author="Janice Barton" w:date="2024-09-22T11:04:00Z" w16du:dateUtc="2024-09-22T10:04:00Z">
        <w:r w:rsidR="00C959D8">
          <w:t>data</w:t>
        </w:r>
      </w:ins>
      <w:ins w:id="97" w:author="Janice Barton" w:date="2024-09-22T10:59:00Z" w16du:dateUtc="2024-09-22T09:59:00Z">
        <w:r w:rsidR="00EE05C3">
          <w:t xml:space="preserve"> </w:t>
        </w:r>
      </w:ins>
      <w:ins w:id="98" w:author="Janice Barton" w:date="2024-09-24T08:50:00Z" w16du:dateUtc="2024-09-24T07:50:00Z">
        <w:r w:rsidR="005B4FBC">
          <w:t>in the forma</w:t>
        </w:r>
      </w:ins>
      <w:ins w:id="99" w:author="Janice Barton" w:date="2024-09-24T08:51:00Z" w16du:dateUtc="2024-09-24T07:51:00Z">
        <w:r w:rsidR="005B4FBC">
          <w:t xml:space="preserve">t </w:t>
        </w:r>
      </w:ins>
      <w:ins w:id="100" w:author="Janice Barton" w:date="2024-09-22T10:59:00Z" w16du:dateUtc="2024-09-22T09:59:00Z">
        <w:r w:rsidR="00EE05C3">
          <w:t xml:space="preserve">shown in </w:t>
        </w:r>
      </w:ins>
      <w:ins w:id="101" w:author="Janice Barton" w:date="2024-09-22T10:59:00Z">
        <w:r w:rsidR="00EE05C3" w:rsidRPr="00EE05C3">
          <w:t>Figure 2 (b)</w:t>
        </w:r>
      </w:ins>
      <w:ins w:id="102" w:author="Janice Barton" w:date="2024-09-24T08:51:00Z" w16du:dateUtc="2024-09-24T07:51:00Z">
        <w:r w:rsidR="005B4FBC">
          <w:t>. Hence, the coordinate axis are the same regardless of the rotation of the specimen in the rig.</w:t>
        </w:r>
      </w:ins>
      <w:ins w:id="103" w:author="Janice Barton" w:date="2024-09-22T11:06:00Z" w16du:dateUtc="2024-09-22T10:06:00Z">
        <w:r w:rsidR="00C959D8">
          <w:t xml:space="preserve"> </w:t>
        </w:r>
      </w:ins>
      <w:commentRangeEnd w:id="71"/>
      <w:ins w:id="104" w:author="Janice Barton" w:date="2024-09-24T08:52:00Z" w16du:dateUtc="2024-09-24T07:52:00Z">
        <w:r w:rsidR="005B4FBC">
          <w:rPr>
            <w:rStyle w:val="CommentReference"/>
            <w:rFonts w:ascii="Calibri" w:eastAsiaTheme="minorEastAsia" w:hAnsi="Calibri" w:cstheme="minorBidi"/>
            <w:lang w:eastAsia="zh-CN"/>
          </w:rPr>
          <w:commentReference w:id="71"/>
        </w:r>
      </w:ins>
      <w:r w:rsidR="003F6270" w:rsidRPr="005F0B8D">
        <w:t xml:space="preserve">The </w:t>
      </w:r>
      <w:r w:rsidR="003F6270">
        <w:t xml:space="preserve">normal and </w:t>
      </w:r>
      <w:r w:rsidR="003F6270" w:rsidRPr="005F0B8D">
        <w:t xml:space="preserve">shear </w:t>
      </w:r>
      <w:r w:rsidR="00FE1D66">
        <w:t>extension</w:t>
      </w:r>
      <w:r w:rsidR="003F6270" w:rsidRPr="005F0B8D">
        <w:t xml:space="preserve"> </w:t>
      </w:r>
      <m:oMath>
        <m:r>
          <w:rPr>
            <w:rFonts w:ascii="Cambria Math" w:hAnsi="Cambria Math"/>
          </w:rPr>
          <m:t>∆v</m:t>
        </m:r>
      </m:oMath>
      <w:r w:rsidR="003F6270" w:rsidRPr="00387686">
        <w:t xml:space="preserve"> and </w:t>
      </w:r>
      <w:r w:rsidR="003F6270" w:rsidRPr="005F0B8D">
        <w:rPr>
          <w:i/>
          <w:iCs/>
        </w:rPr>
        <w:t xml:space="preserve"> </w:t>
      </w:r>
      <m:oMath>
        <m:r>
          <w:rPr>
            <w:rFonts w:ascii="Cambria Math" w:hAnsi="Cambria Math"/>
          </w:rPr>
          <m:t>∆u</m:t>
        </m:r>
      </m:oMath>
      <w:r w:rsidR="003F6270" w:rsidRPr="005F0B8D">
        <w:rPr>
          <w:i/>
          <w:iCs/>
        </w:rPr>
        <w:t xml:space="preserve"> </w:t>
      </w:r>
      <w:r w:rsidR="003F6270" w:rsidRPr="005F0B8D">
        <w:t>in</w:t>
      </w:r>
      <w:del w:id="105" w:author="Karim Anaya-Izquierdo" w:date="2024-09-26T10:10:00Z" w16du:dateUtc="2024-09-26T09:10:00Z">
        <w:r w:rsidR="003F6270" w:rsidRPr="005F0B8D" w:rsidDel="004F18A5">
          <w:delText xml:space="preserve"> </w:delText>
        </w:r>
      </w:del>
      <w:ins w:id="106" w:author="Karim Anaya-Izquierdo" w:date="2024-09-26T10:10:00Z" w16du:dateUtc="2024-09-26T09:10:00Z">
        <w:r w:rsidR="004F18A5">
          <w:t xml:space="preserve"> </w:t>
        </w:r>
        <w:r w:rsidR="004F18A5">
          <w:fldChar w:fldCharType="begin"/>
        </w:r>
        <w:r w:rsidR="004F18A5">
          <w:instrText xml:space="preserve"> REF _Ref150179145 \h </w:instrText>
        </w:r>
      </w:ins>
      <w:ins w:id="107" w:author="Karim Anaya-Izquierdo" w:date="2024-09-26T10:10:00Z" w16du:dateUtc="2024-09-26T09:10:00Z">
        <w:r w:rsidR="004F18A5">
          <w:fldChar w:fldCharType="separate"/>
        </w:r>
        <w:r w:rsidR="004F18A5">
          <w:t xml:space="preserve">Figure </w:t>
        </w:r>
        <w:r w:rsidR="004F18A5">
          <w:rPr>
            <w:noProof/>
          </w:rPr>
          <w:t>2</w:t>
        </w:r>
        <w:r w:rsidR="004F18A5">
          <w:fldChar w:fldCharType="end"/>
        </w:r>
        <w:r w:rsidR="004F18A5" w:rsidRPr="005F0B8D" w:rsidDel="004F18A5">
          <w:t xml:space="preserve"> </w:t>
        </w:r>
      </w:ins>
      <w:r w:rsidR="003F6270" w:rsidRPr="005F0B8D">
        <w:t>(b) w</w:t>
      </w:r>
      <w:r w:rsidR="003F6270">
        <w:t>ere</w:t>
      </w:r>
      <w:r w:rsidR="003F6270" w:rsidRPr="005F0B8D">
        <w:t xml:space="preserve"> obtained as the difference between a representative top edge (</w:t>
      </w:r>
      <m:oMath>
        <m:sSup>
          <m:sSupPr>
            <m:ctrlPr>
              <w:rPr>
                <w:rFonts w:ascii="Cambria Math" w:hAnsi="Cambria Math"/>
                <w:i/>
              </w:rPr>
            </m:ctrlPr>
          </m:sSupPr>
          <m:e>
            <m:r>
              <w:rPr>
                <w:rFonts w:ascii="Cambria Math" w:hAnsi="Cambria Math"/>
              </w:rPr>
              <m:t>v</m:t>
            </m:r>
          </m:e>
          <m:sup>
            <m:r>
              <w:rPr>
                <w:rFonts w:ascii="Cambria Math" w:hAnsi="Cambria Math"/>
              </w:rPr>
              <m:t>top</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top</m:t>
            </m:r>
          </m:sup>
        </m:sSup>
      </m:oMath>
      <w:r w:rsidR="003F6270" w:rsidRPr="005F0B8D">
        <w:t>) and bottom edge (</w:t>
      </w:r>
      <w:bookmarkStart w:id="108" w:name="_Hlk150158024"/>
      <m:oMath>
        <m:sSup>
          <m:sSupPr>
            <m:ctrlPr>
              <w:rPr>
                <w:rFonts w:ascii="Cambria Math" w:hAnsi="Cambria Math"/>
                <w:i/>
              </w:rPr>
            </m:ctrlPr>
          </m:sSupPr>
          <m:e>
            <m:r>
              <w:rPr>
                <w:rFonts w:ascii="Cambria Math" w:hAnsi="Cambria Math"/>
              </w:rPr>
              <m:t>v</m:t>
            </m:r>
          </m:e>
          <m:sup>
            <m:r>
              <w:rPr>
                <w:rFonts w:ascii="Cambria Math" w:hAnsi="Cambria Math"/>
              </w:rPr>
              <m:t>btm</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btm</m:t>
            </m:r>
          </m:sup>
        </m:sSup>
      </m:oMath>
      <w:bookmarkEnd w:id="108"/>
      <w:r w:rsidR="003F6270" w:rsidRPr="005F0B8D">
        <w:t xml:space="preserve">) displacement, where </w:t>
      </w:r>
      <m:oMath>
        <m:sSup>
          <m:sSupPr>
            <m:ctrlPr>
              <w:rPr>
                <w:rFonts w:ascii="Cambria Math" w:hAnsi="Cambria Math"/>
                <w:i/>
              </w:rPr>
            </m:ctrlPr>
          </m:sSupPr>
          <m:e>
            <m:r>
              <w:rPr>
                <w:rFonts w:ascii="Cambria Math" w:hAnsi="Cambria Math"/>
              </w:rPr>
              <m:t>v</m:t>
            </m:r>
          </m:e>
          <m:sup>
            <m:r>
              <w:rPr>
                <w:rFonts w:ascii="Cambria Math" w:hAnsi="Cambria Math"/>
              </w:rPr>
              <m:t>top</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top</m:t>
            </m:r>
          </m:sup>
        </m:sSup>
        <m:r>
          <w:rPr>
            <w:rFonts w:ascii="Cambria Math" w:hAnsi="Cambria Math"/>
          </w:rPr>
          <m:t xml:space="preserve">, </m:t>
        </m:r>
        <m:sSup>
          <m:sSupPr>
            <m:ctrlPr>
              <w:rPr>
                <w:rFonts w:ascii="Cambria Math" w:hAnsi="Cambria Math"/>
                <w:i/>
              </w:rPr>
            </m:ctrlPr>
          </m:sSupPr>
          <m:e>
            <m:r>
              <w:rPr>
                <w:rFonts w:ascii="Cambria Math" w:hAnsi="Cambria Math"/>
              </w:rPr>
              <m:t>v</m:t>
            </m:r>
          </m:e>
          <m:sup>
            <m:r>
              <w:rPr>
                <w:rFonts w:ascii="Cambria Math" w:hAnsi="Cambria Math"/>
              </w:rPr>
              <m:t>btm</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btm</m:t>
            </m:r>
          </m:sup>
        </m:sSup>
      </m:oMath>
      <w:r w:rsidR="003F6270" w:rsidRPr="005F0B8D">
        <w:rPr>
          <w:vertAlign w:val="subscript"/>
        </w:rPr>
        <w:t xml:space="preserve"> </w:t>
      </w:r>
      <w:r w:rsidR="003F6270" w:rsidRPr="005F0B8D">
        <w:t xml:space="preserve">were extracted from the DIC displacement fields 10 mm above and below the hole centre as the average across </w:t>
      </w:r>
      <w:r w:rsidR="003F6270">
        <w:t xml:space="preserve">three squares of </w:t>
      </w:r>
      <w:r w:rsidR="003F6270" w:rsidRPr="005F0B8D">
        <w:t>2 × 2 DIC data points (or steps),</w:t>
      </w:r>
      <w:r w:rsidR="00380CB8">
        <w:t xml:space="preserve"> </w:t>
      </w:r>
      <w:r w:rsidR="00C16FA0">
        <w:t xml:space="preserve">as indicated </w:t>
      </w:r>
      <w:ins w:id="109" w:author="Karim Anaya-Izquierdo" w:date="2024-09-26T10:10:00Z" w16du:dateUtc="2024-09-26T09:10:00Z">
        <w:r w:rsidR="004F18A5">
          <w:t xml:space="preserve">in </w:t>
        </w:r>
        <w:r w:rsidR="004F18A5">
          <w:fldChar w:fldCharType="begin"/>
        </w:r>
        <w:r w:rsidR="004F18A5">
          <w:instrText xml:space="preserve"> REF _Ref150179145 \h </w:instrText>
        </w:r>
      </w:ins>
      <w:ins w:id="110" w:author="Karim Anaya-Izquierdo" w:date="2024-09-26T10:10:00Z" w16du:dateUtc="2024-09-26T09:10:00Z">
        <w:r w:rsidR="004F18A5">
          <w:fldChar w:fldCharType="separate"/>
        </w:r>
        <w:r w:rsidR="004F18A5">
          <w:t xml:space="preserve">Figure </w:t>
        </w:r>
        <w:r w:rsidR="004F18A5">
          <w:rPr>
            <w:noProof/>
          </w:rPr>
          <w:t>2</w:t>
        </w:r>
        <w:r w:rsidR="004F18A5">
          <w:fldChar w:fldCharType="end"/>
        </w:r>
      </w:ins>
      <w:r w:rsidR="00C16FA0" w:rsidRPr="004F18A5">
        <w:rPr>
          <w:highlight w:val="yellow"/>
        </w:rPr>
        <w:t xml:space="preserve"> (b)</w:t>
      </w:r>
      <w:r w:rsidR="003F6270" w:rsidRPr="004F18A5">
        <w:rPr>
          <w:highlight w:val="yellow"/>
        </w:rPr>
        <w:t>.</w:t>
      </w:r>
      <w:r w:rsidR="003F6270" w:rsidRPr="005F0B8D">
        <w:t xml:space="preserve"> Note that the fields need to be corrected for rigid body motion before</w:t>
      </w:r>
      <w:r w:rsidR="00C16FA0">
        <w:t xml:space="preserve"> extraction of the </w:t>
      </w:r>
      <w:r w:rsidR="00B92C6B">
        <w:t>top and bottom displacement</w:t>
      </w:r>
      <w:ins w:id="111" w:author="Tobias Laux" w:date="2024-09-09T14:43:00Z" w16du:dateUtc="2024-09-09T13:43:00Z">
        <w:r w:rsidR="006A7C92">
          <w:t xml:space="preserve">, because the </w:t>
        </w:r>
      </w:ins>
      <w:ins w:id="112" w:author="Tobias Laux" w:date="2024-09-09T14:44:00Z" w16du:dateUtc="2024-09-09T13:44:00Z">
        <w:r w:rsidR="00F825F0">
          <w:t xml:space="preserve">MAF </w:t>
        </w:r>
      </w:ins>
      <w:ins w:id="113" w:author="Tobias Laux" w:date="2024-09-09T14:43:00Z" w16du:dateUtc="2024-09-09T13:43:00Z">
        <w:r w:rsidR="006A7C92">
          <w:t>rig kinematic</w:t>
        </w:r>
      </w:ins>
      <w:ins w:id="114" w:author="Tobias Laux" w:date="2024-09-09T14:44:00Z" w16du:dateUtc="2024-09-09T13:44:00Z">
        <w:r w:rsidR="00F825F0">
          <w:t>s</w:t>
        </w:r>
      </w:ins>
      <w:ins w:id="115" w:author="Tobias Laux" w:date="2024-09-09T14:43:00Z" w16du:dateUtc="2024-09-09T13:43:00Z">
        <w:r w:rsidR="006A7C92">
          <w:t xml:space="preserve"> and compliance (see</w:t>
        </w:r>
      </w:ins>
      <w:ins w:id="116" w:author="Karim Anaya-Izquierdo" w:date="2024-09-26T10:12:00Z" w16du:dateUtc="2024-09-26T09:12:00Z">
        <w:r w:rsidR="00E26EE3">
          <w:t xml:space="preserve"> </w:t>
        </w:r>
        <w:r w:rsidR="00E26EE3">
          <w:fldChar w:fldCharType="begin"/>
        </w:r>
        <w:r w:rsidR="00E26EE3">
          <w:instrText xml:space="preserve"> REF _Ref150179145 \h </w:instrText>
        </w:r>
      </w:ins>
      <w:ins w:id="117" w:author="Karim Anaya-Izquierdo" w:date="2024-09-26T10:12:00Z" w16du:dateUtc="2024-09-26T09:12:00Z">
        <w:r w:rsidR="00E26EE3">
          <w:fldChar w:fldCharType="separate"/>
        </w:r>
        <w:r w:rsidR="00E26EE3">
          <w:t xml:space="preserve">Figure </w:t>
        </w:r>
        <w:r w:rsidR="00E26EE3">
          <w:rPr>
            <w:noProof/>
          </w:rPr>
          <w:t>2</w:t>
        </w:r>
        <w:r w:rsidR="00E26EE3">
          <w:fldChar w:fldCharType="end"/>
        </w:r>
      </w:ins>
      <w:ins w:id="118" w:author="Tobias Laux" w:date="2024-09-09T14:43:00Z" w16du:dateUtc="2024-09-09T13:43:00Z">
        <w:del w:id="119" w:author="Karim Anaya-Izquierdo" w:date="2024-09-26T10:12:00Z" w16du:dateUtc="2024-09-26T09:12:00Z">
          <w:r w:rsidR="006A7C92" w:rsidDel="00E26EE3">
            <w:delText xml:space="preserve">Figure </w:delText>
          </w:r>
        </w:del>
      </w:ins>
      <w:ins w:id="120" w:author="Tobias Laux" w:date="2024-09-11T09:50:00Z" w16du:dateUtc="2024-09-11T08:50:00Z">
        <w:del w:id="121" w:author="Karim Anaya-Izquierdo" w:date="2024-09-26T10:12:00Z" w16du:dateUtc="2024-09-26T09:12:00Z">
          <w:r w:rsidR="00280086" w:rsidDel="00E26EE3">
            <w:delText>2</w:delText>
          </w:r>
        </w:del>
      </w:ins>
      <w:ins w:id="122" w:author="Tobias Laux" w:date="2024-09-09T14:43:00Z" w16du:dateUtc="2024-09-09T13:43:00Z">
        <w:r w:rsidR="006A7C92">
          <w:t xml:space="preserve">) induce a </w:t>
        </w:r>
        <w:r w:rsidR="00F825F0">
          <w:t>small but noticeable rigid rotation</w:t>
        </w:r>
        <w:r w:rsidR="006A7C92">
          <w:t>. This</w:t>
        </w:r>
      </w:ins>
      <w:r w:rsidR="003F6270" w:rsidRPr="005F0B8D">
        <w:t xml:space="preserve"> was done using </w:t>
      </w:r>
      <w:r w:rsidR="009B3C87">
        <w:t xml:space="preserve">a custom code that computes the best-fitting rigid transformation in the least-squares sense based on singular value decomposition </w:t>
      </w:r>
      <w:r w:rsidR="001325F6">
        <w:fldChar w:fldCharType="begin"/>
      </w:r>
      <w:r w:rsidR="00F74FF1">
        <w:instrText xml:space="preserve"> ADDIN EN.CITE &lt;EndNote&gt;&lt;Cite&gt;&lt;Author&gt;Sorkine-Hornung&lt;/Author&gt;&lt;Year&gt;2017&lt;/Year&gt;&lt;RecNum&gt;24&lt;/RecNum&gt;&lt;DisplayText&gt;[26]&lt;/DisplayText&gt;&lt;record&gt;&lt;rec-number&gt;24&lt;/rec-number&gt;&lt;foreign-keys&gt;&lt;key app="EN" db-id="ex50s9f2oazte6ed2zmxxx53tsxtfeaftxv2" timestamp="1724425771"&gt;24&lt;/key&gt;&lt;/foreign-keys&gt;&lt;ref-type name="Journal Article"&gt;17&lt;/ref-type&gt;&lt;contributors&gt;&lt;authors&gt;&lt;author&gt;Sorkine-Hornung, Olga&lt;/author&gt;&lt;author&gt;Rabinovich, Michael&lt;/author&gt;&lt;/authors&gt;&lt;/contributors&gt;&lt;titles&gt;&lt;title&gt;Least-Squares Rigid Motion Using SVD&lt;/title&gt;&lt;secondary-title&gt;https://igl.ethz.ch/projects/ARAP/svd_rot.pdf&lt;/secondary-title&gt;&lt;/titles&gt;&lt;periodical&gt;&lt;full-title&gt;https://igl.ethz.ch/projects/ARAP/svd_rot.pdf&lt;/full-title&gt;&lt;/periodical&gt;&lt;dates&gt;&lt;year&gt;2017&lt;/year&gt;&lt;/dates&gt;&lt;urls&gt;&lt;/urls&gt;&lt;/record&gt;&lt;/Cite&gt;&lt;/EndNote&gt;</w:instrText>
      </w:r>
      <w:r w:rsidR="001325F6">
        <w:fldChar w:fldCharType="separate"/>
      </w:r>
      <w:r w:rsidR="00F74FF1">
        <w:rPr>
          <w:noProof/>
        </w:rPr>
        <w:t>[</w:t>
      </w:r>
      <w:hyperlink w:anchor="_ENREF_26" w:tooltip="Sorkine-Hornung, 2017 #24" w:history="1">
        <w:r w:rsidR="009D5636" w:rsidRPr="009D5636">
          <w:rPr>
            <w:rStyle w:val="Hyperlink"/>
          </w:rPr>
          <w:t>26</w:t>
        </w:r>
      </w:hyperlink>
      <w:r w:rsidR="00F74FF1">
        <w:rPr>
          <w:noProof/>
        </w:rPr>
        <w:t>]</w:t>
      </w:r>
      <w:r w:rsidR="001325F6">
        <w:fldChar w:fldCharType="end"/>
      </w:r>
      <w:r w:rsidR="003F6270" w:rsidRPr="005F0B8D">
        <w:t>.</w:t>
      </w:r>
      <w:r w:rsidR="00A70ED0">
        <w:t xml:space="preserve"> </w:t>
      </w:r>
      <w:r w:rsidR="009F65B0">
        <w:t xml:space="preserve">The normal and shear extensions extracted from the DIC </w:t>
      </w:r>
      <w:r w:rsidR="00157B51">
        <w:t>were</w:t>
      </w:r>
      <w:r w:rsidR="009F65B0">
        <w:t xml:space="preserve"> combined with the respective load </w:t>
      </w:r>
      <w:r w:rsidR="00303F44">
        <w:t>component of the applied load</w:t>
      </w:r>
      <w:r w:rsidR="006701FD">
        <w:t>,</w:t>
      </w:r>
      <w:r w:rsidR="00303F44">
        <w:t xml:space="preserve"> </w:t>
      </w:r>
      <m:oMath>
        <m:r>
          <w:rPr>
            <w:rFonts w:ascii="Cambria Math" w:hAnsi="Cambria Math"/>
          </w:rPr>
          <m:t>P</m:t>
        </m:r>
      </m:oMath>
      <w:r w:rsidR="006701FD">
        <w:t>,</w:t>
      </w:r>
      <w:r w:rsidR="00303F44">
        <w:t xml:space="preserve"> </w:t>
      </w:r>
      <w:r w:rsidR="009F65B0">
        <w:t xml:space="preserve">to obtain the </w:t>
      </w:r>
      <w:r w:rsidR="00303F44">
        <w:t xml:space="preserve">normal and shear </w:t>
      </w:r>
      <w:r w:rsidR="00FF4349">
        <w:t>load-extension</w:t>
      </w:r>
      <w:r w:rsidR="00303F44">
        <w:t xml:space="preserve"> curves</w:t>
      </w:r>
      <w:r w:rsidR="004400D2">
        <w:t>;</w:t>
      </w:r>
      <w:r w:rsidR="009F65B0" w:rsidRPr="00BF3BEF">
        <w:t xml:space="preserve"> </w:t>
      </w:r>
      <w:r w:rsidR="004400D2">
        <w:t>t</w:t>
      </w:r>
      <w:r w:rsidR="009F65B0" w:rsidRPr="00BF3BEF">
        <w:t xml:space="preserve">he normal </w:t>
      </w:r>
      <w:r w:rsidR="009F65B0" w:rsidRPr="00E1404C">
        <w:t xml:space="preserve">component of the load is </w:t>
      </w:r>
      <m:oMath>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=P</m:t>
        </m:r>
        <m:r>
          <m:rPr>
            <m:sty m:val="p"/>
          </m:rPr>
          <w:rPr>
            <w:rFonts w:ascii="Cambria Math" w:hAnsi="Cambria Math"/>
          </w:rPr>
          <m:t>cos</m:t>
        </m:r>
        <m:r>
          <w:rPr>
            <w:rFonts w:ascii="Cambria Math" w:hAnsi="Cambria Math"/>
          </w:rPr>
          <m:t>(α)</m:t>
        </m:r>
      </m:oMath>
      <w:r w:rsidR="009F65B0" w:rsidRPr="00E1404C">
        <w:t xml:space="preserve">, and the shear component of the load is </w:t>
      </w:r>
      <m:oMath>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=P</m:t>
        </m:r>
        <m:r>
          <m:rPr>
            <m:sty m:val="p"/>
          </m:rPr>
          <w:rPr>
            <w:rFonts w:ascii="Cambria Math" w:hAnsi="Cambria Math"/>
          </w:rPr>
          <m:t>sin</m:t>
        </m:r>
        <m:r>
          <w:rPr>
            <w:rFonts w:ascii="Cambria Math" w:hAnsi="Cambria Math"/>
          </w:rPr>
          <m:t>(α)</m:t>
        </m:r>
      </m:oMath>
      <w:r w:rsidR="00567156">
        <w:t xml:space="preserve">. </w:t>
      </w:r>
    </w:p>
    <w:p w14:paraId="5CF1EC73" w14:textId="77777777" w:rsidR="00C959D8" w:rsidRDefault="00C959D8" w:rsidP="00A55A79">
      <w:pPr>
        <w:rPr>
          <w:ins w:id="123" w:author="Janice Barton" w:date="2024-09-22T11:10:00Z" w16du:dateUtc="2024-09-22T10:10:00Z"/>
        </w:rPr>
      </w:pPr>
    </w:p>
    <w:p w14:paraId="6187E617" w14:textId="313CAE73" w:rsidR="00DE7A6E" w:rsidRDefault="007849D1" w:rsidP="00A55A79">
      <w:r>
        <w:t xml:space="preserve">The derived experimental load-extension curves used for the Bayesian analysis </w:t>
      </w:r>
      <w:r w:rsidR="006701FD">
        <w:t xml:space="preserve">described in the following sections </w:t>
      </w:r>
      <w:r>
        <w:t xml:space="preserve">are shown in </w:t>
      </w:r>
      <w:r w:rsidR="008B1083">
        <w:fldChar w:fldCharType="begin"/>
      </w:r>
      <w:r w:rsidR="008B1083">
        <w:instrText xml:space="preserve"> REF _Ref149141775 \h </w:instrText>
      </w:r>
      <w:r w:rsidR="008B1083">
        <w:fldChar w:fldCharType="separate"/>
      </w:r>
      <w:ins w:id="124" w:author="Tobias Laux" w:date="2024-09-09T14:47:00Z" w16du:dateUtc="2024-09-09T13:47:00Z">
        <w:r w:rsidR="002B536C">
          <w:t xml:space="preserve">Figure </w:t>
        </w:r>
        <w:r w:rsidR="002B536C">
          <w:rPr>
            <w:noProof/>
          </w:rPr>
          <w:t>3</w:t>
        </w:r>
      </w:ins>
      <w:r w:rsidR="008B1083">
        <w:fldChar w:fldCharType="end"/>
      </w:r>
      <w:ins w:id="125" w:author="Janice Barton" w:date="2024-09-24T08:54:00Z" w16du:dateUtc="2024-09-24T07:54:00Z">
        <w:r w:rsidR="005B4FBC">
          <w:t xml:space="preserve">. It can be observed </w:t>
        </w:r>
      </w:ins>
      <w:ins w:id="126" w:author="Janice Barton" w:date="2024-09-24T08:53:00Z" w16du:dateUtc="2024-09-24T07:53:00Z">
        <w:r w:rsidR="005B4FBC">
          <w:t xml:space="preserve"> that</w:t>
        </w:r>
      </w:ins>
      <w:r w:rsidR="000025D4">
        <w:t xml:space="preserve"> the </w:t>
      </w:r>
      <w:r w:rsidR="00595C69">
        <w:t>normal</w:t>
      </w:r>
      <w:r w:rsidR="000025D4">
        <w:t xml:space="preserve"> extensions are tensile for </w:t>
      </w:r>
      <m:oMath>
        <m:r>
          <w:rPr>
            <w:rFonts w:ascii="Cambria Math" w:hAnsi="Cambria Math"/>
          </w:rPr>
          <m:t>α=</m:t>
        </m:r>
        <m:sSup>
          <m:sSupPr>
            <m:ctrlPr>
              <w:rPr>
                <w:rFonts w:ascii="Cambria Math" w:hAnsi="Cambria Math"/>
                <w:i/>
              </w:rPr>
            </m:ctrlPr>
          </m:sSupPr>
          <m:e>
            <m:r>
              <w:rPr>
                <w:rFonts w:ascii="Cambria Math" w:hAnsi="Cambria Math"/>
              </w:rPr>
              <m:t>45</m:t>
            </m:r>
          </m:e>
          <m:sup>
            <m:r>
              <w:rPr>
                <w:rFonts w:ascii="Cambria Math" w:hAnsi="Cambria Math"/>
              </w:rPr>
              <m:t>∘</m:t>
            </m:r>
          </m:sup>
        </m:sSup>
      </m:oMath>
      <w:r w:rsidR="000025D4">
        <w:t xml:space="preserve">, close to zero for </w:t>
      </w:r>
      <m:oMath>
        <m:r>
          <w:rPr>
            <w:rFonts w:ascii="Cambria Math" w:hAnsi="Cambria Math"/>
          </w:rPr>
          <m:t>α=</m:t>
        </m:r>
        <m:sSup>
          <m:sSupPr>
            <m:ctrlPr>
              <w:rPr>
                <w:rFonts w:ascii="Cambria Math" w:hAnsi="Cambria Math"/>
                <w:i/>
              </w:rPr>
            </m:ctrlPr>
          </m:sSupPr>
          <m:e>
            <m:r>
              <w:rPr>
                <w:rFonts w:ascii="Cambria Math" w:hAnsi="Cambria Math"/>
              </w:rPr>
              <m:t>90</m:t>
            </m:r>
          </m:e>
          <m:sup>
            <m:r>
              <w:rPr>
                <w:rFonts w:ascii="Cambria Math" w:hAnsi="Cambria Math"/>
              </w:rPr>
              <m:t>∘</m:t>
            </m:r>
          </m:sup>
        </m:sSup>
      </m:oMath>
      <w:r w:rsidR="000025D4">
        <w:t xml:space="preserve">, and compressive for </w:t>
      </w:r>
      <m:oMath>
        <m:r>
          <w:rPr>
            <w:rFonts w:ascii="Cambria Math" w:hAnsi="Cambria Math"/>
          </w:rPr>
          <m:t>α=</m:t>
        </m:r>
        <m:sSup>
          <m:sSupPr>
            <m:ctrlPr>
              <w:rPr>
                <w:rFonts w:ascii="Cambria Math" w:hAnsi="Cambria Math"/>
                <w:i/>
              </w:rPr>
            </m:ctrlPr>
          </m:sSupPr>
          <m:e>
            <m:r>
              <w:rPr>
                <w:rFonts w:ascii="Cambria Math" w:hAnsi="Cambria Math"/>
              </w:rPr>
              <m:t>135</m:t>
            </m:r>
          </m:e>
          <m:sup>
            <m:r>
              <w:rPr>
                <w:rFonts w:ascii="Cambria Math" w:hAnsi="Cambria Math"/>
              </w:rPr>
              <m:t>∘</m:t>
            </m:r>
          </m:sup>
        </m:sSup>
      </m:oMath>
      <w:r w:rsidR="000025D4">
        <w:t xml:space="preserve">, </w:t>
      </w:r>
      <w:r w:rsidR="000025D4">
        <w:lastRenderedPageBreak/>
        <w:t xml:space="preserve">representing the different applied load cases as expected. </w:t>
      </w:r>
      <w:r w:rsidR="000A5C94">
        <w:t xml:space="preserve">For the Bayesian analysis in Section </w:t>
      </w:r>
      <w:r w:rsidR="00015B4E">
        <w:fldChar w:fldCharType="begin"/>
      </w:r>
      <w:r w:rsidR="00015B4E">
        <w:instrText xml:space="preserve"> REF _Ref150336427 \r \h </w:instrText>
      </w:r>
      <w:r w:rsidR="00015B4E">
        <w:fldChar w:fldCharType="separate"/>
      </w:r>
      <w:r w:rsidR="003A15B7">
        <w:t>3</w:t>
      </w:r>
      <w:r w:rsidR="00015B4E">
        <w:fldChar w:fldCharType="end"/>
      </w:r>
      <w:r w:rsidR="000A5C94">
        <w:t xml:space="preserve">, the </w:t>
      </w:r>
      <w:r w:rsidR="00477C07">
        <w:t>normal</w:t>
      </w:r>
      <w:r w:rsidR="000A5C94">
        <w:t xml:space="preserve"> extensions and </w:t>
      </w:r>
      <w:r w:rsidR="00477C07">
        <w:t>shear</w:t>
      </w:r>
      <w:r w:rsidR="000A5C94">
        <w:t xml:space="preserve"> extensions </w:t>
      </w:r>
      <w:ins w:id="127" w:author="Janice Barton" w:date="2024-09-22T10:43:00Z" w16du:dateUtc="2024-09-22T09:43:00Z">
        <w:r w:rsidR="006D0686">
          <w:t>are</w:t>
        </w:r>
      </w:ins>
      <w:r w:rsidR="000A5C94">
        <w:t xml:space="preserve"> used </w:t>
      </w:r>
      <w:ins w:id="128" w:author="Janice Barton" w:date="2024-09-22T10:44:00Z" w16du:dateUtc="2024-09-22T09:44:00Z">
        <w:r w:rsidR="006D0686">
          <w:t>in combination</w:t>
        </w:r>
      </w:ins>
      <w:r w:rsidR="004A791C">
        <w:t xml:space="preserve">. However, it is assumed that </w:t>
      </w:r>
      <w:r w:rsidR="005A00CE">
        <w:t xml:space="preserve">the corresponding measurements are </w:t>
      </w:r>
      <w:r w:rsidR="005A3547">
        <w:t>sto</w:t>
      </w:r>
      <w:r w:rsidR="00591C31">
        <w:t xml:space="preserve">chastically </w:t>
      </w:r>
      <w:r w:rsidR="005A00CE">
        <w:t>independent for simplicity.</w:t>
      </w:r>
      <w:r w:rsidR="00015B4E">
        <w:t xml:space="preserve"> </w:t>
      </w:r>
      <w:r w:rsidR="000025D4">
        <w:t xml:space="preserve">The </w:t>
      </w:r>
      <w:r w:rsidR="00FF4349">
        <w:t>load-extension</w:t>
      </w:r>
      <w:r w:rsidR="000025D4">
        <w:t xml:space="preserve"> curves included in the Bayesian analysis were truncated at </w:t>
      </w:r>
      <m:oMath>
        <m:r>
          <w:rPr>
            <w:rFonts w:ascii="Cambria Math" w:hAnsi="Cambria Math"/>
          </w:rPr>
          <m:t xml:space="preserve">P=10 </m:t>
        </m:r>
        <m:r>
          <m:rPr>
            <m:sty m:val="p"/>
          </m:rPr>
          <w:rPr>
            <w:rFonts w:ascii="Cambria Math" w:hAnsi="Cambria Math"/>
          </w:rPr>
          <m:t>kN</m:t>
        </m:r>
      </m:oMath>
      <w:r w:rsidR="000025D4">
        <w:t xml:space="preserve"> </w:t>
      </w:r>
      <w:r w:rsidR="006701FD">
        <w:t>as the present paper</w:t>
      </w:r>
      <w:r w:rsidR="0093275E">
        <w:t xml:space="preserve"> is focused on the application of the Bayesian analysis to </w:t>
      </w:r>
      <w:r w:rsidR="00AB1785">
        <w:t xml:space="preserve">the elastic </w:t>
      </w:r>
      <w:r w:rsidR="0093275E">
        <w:t xml:space="preserve">multiaxial </w:t>
      </w:r>
      <w:r w:rsidR="00AB1785">
        <w:t>response</w:t>
      </w:r>
      <w:r w:rsidR="0093275E">
        <w:t xml:space="preserve"> </w:t>
      </w:r>
      <w:r w:rsidR="00AB1785">
        <w:t>of</w:t>
      </w:r>
      <w:r w:rsidR="0093275E">
        <w:t xml:space="preserve"> </w:t>
      </w:r>
      <w:r w:rsidR="00AB1785">
        <w:t>multidirectional composite materials.</w:t>
      </w:r>
      <w:r w:rsidR="00A93A8F">
        <w:t xml:space="preserve"> </w:t>
      </w:r>
    </w:p>
    <w:p w14:paraId="22A46227" w14:textId="0D2F1CE2" w:rsidR="009E1FAF" w:rsidRDefault="00220646" w:rsidP="009E1FAF">
      <w:pPr>
        <w:keepNext/>
      </w:pPr>
      <w:r>
        <w:rPr>
          <w:noProof/>
        </w:rPr>
        <w:drawing>
          <wp:inline distT="0" distB="0" distL="0" distR="0" wp14:anchorId="42515147" wp14:editId="29A9E3B5">
            <wp:extent cx="5760000" cy="2913859"/>
            <wp:effectExtent l="0" t="0" r="0" b="0"/>
            <wp:docPr id="1755110305" name="Picture 175511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5760000" cy="2913859"/>
                    </a:xfrm>
                    <a:prstGeom prst="rect">
                      <a:avLst/>
                    </a:prstGeom>
                    <a:noFill/>
                  </pic:spPr>
                </pic:pic>
              </a:graphicData>
            </a:graphic>
          </wp:inline>
        </w:drawing>
      </w:r>
    </w:p>
    <w:p w14:paraId="5B9D4C9E" w14:textId="47F87FB9" w:rsidR="00D24829" w:rsidRDefault="009E1FAF" w:rsidP="003C5AF9">
      <w:pPr>
        <w:pStyle w:val="Caption"/>
        <w:ind w:firstLine="0"/>
        <w:jc w:val="both"/>
      </w:pPr>
      <w:bookmarkStart w:id="129" w:name="_Ref150179145"/>
      <w:r>
        <w:t xml:space="preserve">Figure </w:t>
      </w:r>
      <w:fldSimple w:instr=" SEQ Figure \* ARABIC ">
        <w:ins w:id="130" w:author="Tobias Laux" w:date="2024-09-09T14:37:00Z" w16du:dateUtc="2024-09-09T13:37:00Z">
          <w:r w:rsidR="00F14821">
            <w:rPr>
              <w:noProof/>
            </w:rPr>
            <w:t>2</w:t>
          </w:r>
        </w:ins>
      </w:fldSimple>
      <w:bookmarkEnd w:id="129"/>
      <w:r>
        <w:t xml:space="preserve">. </w:t>
      </w:r>
      <w:r w:rsidR="006A5712">
        <w:t>Multiaxial experimental method used</w:t>
      </w:r>
      <w:r w:rsidR="008B48D9">
        <w:t xml:space="preserve">: (a) The Modified Arcan Fixture (MAF) </w:t>
      </w:r>
      <w:r w:rsidR="00BE0D4B">
        <w:t xml:space="preserve">and how the choice of the loading angle </w:t>
      </w:r>
      <w:r w:rsidR="00BE0D4B" w:rsidRPr="00154BD6">
        <w:rPr>
          <w:rFonts w:ascii="Times New Roman" w:hAnsi="Times New Roman" w:cs="Times New Roman"/>
          <w:i/>
        </w:rPr>
        <w:t>α</w:t>
      </w:r>
      <w:r w:rsidR="00BE0D4B">
        <w:t xml:space="preserve"> induces different combined tension/compression-shear loading, and (b) </w:t>
      </w:r>
      <w:r w:rsidR="00860608">
        <w:t xml:space="preserve">the DIC-based </w:t>
      </w:r>
      <w:r w:rsidR="00154BD6">
        <w:t>virtual</w:t>
      </w:r>
      <w:r w:rsidR="00860608">
        <w:t xml:space="preserve"> biaxial extensometer illustrated on a u-</w:t>
      </w:r>
      <w:r w:rsidR="00466ED9">
        <w:t>displacement</w:t>
      </w:r>
      <w:r w:rsidR="00860608">
        <w:t xml:space="preserve"> map of a specimen loaded in shear</w:t>
      </w:r>
      <w:ins w:id="131" w:author="Tobias Laux" w:date="2024-09-11T09:51:00Z" w16du:dateUtc="2024-09-11T08:51:00Z">
        <w:r w:rsidR="00D77649">
          <w:t xml:space="preserve"> </w:t>
        </w:r>
        <w:r w:rsidR="00B02BDF">
          <w:t>(</w:t>
        </w:r>
      </w:ins>
      <m:oMath>
        <m:r>
          <w:ins w:id="132" w:author="Tobias Laux" w:date="2024-09-11T09:51:00Z" w16du:dateUtc="2024-09-11T08:51:00Z">
            <w:rPr>
              <w:rFonts w:ascii="Cambria Math" w:hAnsi="Cambria Math" w:cs="Times New Roman"/>
            </w:rPr>
            <m:t>α</m:t>
          </w:ins>
        </m:r>
      </m:oMath>
      <w:ins w:id="133" w:author="Tobias Laux" w:date="2024-09-11T09:51:00Z" w16du:dateUtc="2024-09-11T08:51:00Z">
        <w:r w:rsidR="00B02BDF">
          <w:t>=90</w:t>
        </w:r>
        <w:r w:rsidR="00B02BDF">
          <w:rPr>
            <w:rFonts w:cs="Calibri"/>
          </w:rPr>
          <w:t>°</w:t>
        </w:r>
        <w:r w:rsidR="00B02BDF">
          <w:t xml:space="preserve">) </w:t>
        </w:r>
        <w:r w:rsidR="00D77649">
          <w:t xml:space="preserve">as </w:t>
        </w:r>
        <w:r w:rsidR="00B02BDF">
          <w:t>viewed</w:t>
        </w:r>
        <w:r w:rsidR="00D77649">
          <w:t xml:space="preserve"> </w:t>
        </w:r>
        <w:r w:rsidR="00B02BDF">
          <w:t>by</w:t>
        </w:r>
        <w:r w:rsidR="00D77649">
          <w:t xml:space="preserve"> the cameras</w:t>
        </w:r>
      </w:ins>
      <w:r w:rsidR="00860608">
        <w:t xml:space="preserve"> </w:t>
      </w:r>
      <w:del w:id="134" w:author="Tobias Laux" w:date="2024-09-11T09:51:00Z" w16du:dateUtc="2024-09-11T08:51:00Z">
        <w:r w:rsidR="00860608" w:rsidDel="00B02BDF">
          <w:delText>(</w:delText>
        </w:r>
      </w:del>
      <m:oMath>
        <m:r>
          <w:del w:id="135" w:author="Tobias Laux" w:date="2024-09-11T09:51:00Z" w16du:dateUtc="2024-09-11T08:51:00Z">
            <w:rPr>
              <w:rFonts w:ascii="Cambria Math" w:hAnsi="Cambria Math" w:cs="Times New Roman"/>
            </w:rPr>
            <m:t>α</m:t>
          </w:del>
        </m:r>
      </m:oMath>
      <w:del w:id="136" w:author="Tobias Laux" w:date="2024-09-11T09:51:00Z" w16du:dateUtc="2024-09-11T08:51:00Z">
        <w:r w:rsidR="00811233" w:rsidDel="00B02BDF">
          <w:delText>=90</w:delText>
        </w:r>
        <w:r w:rsidR="00811233" w:rsidDel="00B02BDF">
          <w:rPr>
            <w:rFonts w:cs="Calibri"/>
          </w:rPr>
          <w:delText>°</w:delText>
        </w:r>
        <w:r w:rsidR="00860608" w:rsidDel="00B02BDF">
          <w:delText>)</w:delText>
        </w:r>
        <w:r w:rsidR="00466ED9" w:rsidDel="00B02BDF">
          <w:delText xml:space="preserve"> </w:delText>
        </w:r>
      </w:del>
      <w:r w:rsidR="00466ED9">
        <w:t>to approximately 1.5 </w:t>
      </w:r>
      <w:proofErr w:type="spellStart"/>
      <w:r w:rsidR="00466ED9">
        <w:t>kN</w:t>
      </w:r>
      <w:proofErr w:type="spellEnd"/>
      <w:r w:rsidR="00466ED9">
        <w:t xml:space="preserve"> (dimensions in mm).</w:t>
      </w:r>
      <w:r w:rsidR="00811233">
        <w:t xml:space="preserve"> Figure is inspired from </w:t>
      </w:r>
      <w:r w:rsidR="0024373D">
        <w:fldChar w:fldCharType="begin"/>
      </w:r>
      <w:r w:rsidR="00F74FF1">
        <w:instrText xml:space="preserve"> ADDIN EN.CITE &lt;EndNote&gt;&lt;Cite&gt;&lt;Author&gt;Laux&lt;/Author&gt;&lt;Year&gt;2023&lt;/Year&gt;&lt;RecNum&gt;21&lt;/RecNum&gt;&lt;DisplayText&gt;[23]&lt;/DisplayText&gt;&lt;record&gt;&lt;rec-number&gt;21&lt;/rec-number&gt;&lt;foreign-keys&gt;&lt;key app="EN" db-id="ex50s9f2oazte6ed2zmxxx53tsxtfeaftxv2" timestamp="1724425770"&gt;21&lt;/key&gt;&lt;/foreign-keys&gt;&lt;ref-type name="Journal Article"&gt;17&lt;/ref-type&gt;&lt;contributors&gt;&lt;authors&gt;&lt;author&gt;Laux, Tobias&lt;/author&gt;&lt;author&gt;Bullock, Roy C.&lt;/author&gt;&lt;author&gt;Thomsen, Ole T.&lt;/author&gt;&lt;author&gt;Dulieu-Barton, Janice M.&lt;/author&gt;&lt;/authors&gt;&lt;/contributors&gt;&lt;titles&gt;&lt;title&gt;Lay-up effect on the open-hole shear strength of composite laminates&lt;/title&gt;&lt;secondary-title&gt;Composites Science and Technology&lt;/secondary-title&gt;&lt;/titles&gt;&lt;periodical&gt;&lt;full-title&gt;Composites Science and Technology&lt;/full-title&gt;&lt;/periodical&gt;&lt;pages&gt;110044&lt;/pages&gt;&lt;volume&gt;239&lt;/volume&gt;&lt;keywords&gt;&lt;keyword&gt;Open-hole shear strength&lt;/keyword&gt;&lt;keyword&gt;Laminate lay-up effects&lt;/keyword&gt;&lt;keyword&gt;Composite laminates&lt;/keyword&gt;&lt;/keywords&gt;&lt;dates&gt;&lt;year&gt;2023&lt;/year&gt;&lt;pub-dates&gt;&lt;date&gt;2023/07/07/&lt;/date&gt;&lt;/pub-dates&gt;&lt;/dates&gt;&lt;isbn&gt;0266-3538&lt;/isbn&gt;&lt;urls&gt;&lt;related-urls&gt;&lt;url&gt;https://www.sciencedirect.com/science/article/pii/S0266353823001379&lt;/url&gt;&lt;/related-urls&gt;&lt;/urls&gt;&lt;electronic-resource-num&gt;https://doi.org/10.1016/j.compscitech.2023.110044&lt;/electronic-resource-num&gt;&lt;/record&gt;&lt;/Cite&gt;&lt;/EndNote&gt;</w:instrText>
      </w:r>
      <w:r w:rsidR="0024373D">
        <w:fldChar w:fldCharType="separate"/>
      </w:r>
      <w:r w:rsidR="00F74FF1">
        <w:rPr>
          <w:noProof/>
        </w:rPr>
        <w:t>[</w:t>
      </w:r>
      <w:hyperlink w:anchor="_ENREF_23" w:tooltip="Laux, 2023 #21" w:history="1">
        <w:r w:rsidR="009D5636" w:rsidRPr="009D5636">
          <w:rPr>
            <w:rStyle w:val="Hyperlink"/>
            <w:iCs w:val="0"/>
            <w:sz w:val="20"/>
            <w:szCs w:val="22"/>
          </w:rPr>
          <w:t>23</w:t>
        </w:r>
      </w:hyperlink>
      <w:r w:rsidR="00F74FF1">
        <w:rPr>
          <w:noProof/>
        </w:rPr>
        <w:t>]</w:t>
      </w:r>
      <w:r w:rsidR="0024373D">
        <w:fldChar w:fldCharType="end"/>
      </w:r>
      <w:r w:rsidR="00811233">
        <w:t>.</w:t>
      </w:r>
    </w:p>
    <w:p w14:paraId="62F3001C" w14:textId="70E9AD6C" w:rsidR="000208FD" w:rsidRDefault="000208FD" w:rsidP="00D50016">
      <w:pPr>
        <w:keepNext/>
      </w:pPr>
      <w:r>
        <w:rPr>
          <w:noProof/>
        </w:rPr>
        <w:drawing>
          <wp:inline distT="0" distB="0" distL="0" distR="0" wp14:anchorId="60F8594E" wp14:editId="33C0B737">
            <wp:extent cx="5731510" cy="1910715"/>
            <wp:effectExtent l="0" t="0" r="2540" b="0"/>
            <wp:docPr id="1903168922"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68922" name="Picture 1" descr="A screen shot of a graph&#10;&#10;Description automatically generated"/>
                    <pic:cNvPicPr/>
                  </pic:nvPicPr>
                  <pic:blipFill>
                    <a:blip r:embed="rId14" cstate="hqprint">
                      <a:extLst>
                        <a:ext uri="{28A0092B-C50C-407E-A947-70E740481C1C}">
                          <a14:useLocalDpi xmlns:a14="http://schemas.microsoft.com/office/drawing/2010/main"/>
                        </a:ext>
                      </a:extLst>
                    </a:blip>
                    <a:stretch>
                      <a:fillRect/>
                    </a:stretch>
                  </pic:blipFill>
                  <pic:spPr>
                    <a:xfrm>
                      <a:off x="0" y="0"/>
                      <a:ext cx="5731510" cy="1910715"/>
                    </a:xfrm>
                    <a:prstGeom prst="rect">
                      <a:avLst/>
                    </a:prstGeom>
                  </pic:spPr>
                </pic:pic>
              </a:graphicData>
            </a:graphic>
          </wp:inline>
        </w:drawing>
      </w:r>
    </w:p>
    <w:p w14:paraId="2223BD8C" w14:textId="650857BB" w:rsidR="00AF7B54" w:rsidRDefault="00D50016" w:rsidP="00154BD6">
      <w:pPr>
        <w:pStyle w:val="Caption"/>
      </w:pPr>
      <w:bookmarkStart w:id="137" w:name="_Ref149141775"/>
      <w:r>
        <w:t xml:space="preserve">Figure </w:t>
      </w:r>
      <w:fldSimple w:instr=" SEQ Figure \* ARABIC ">
        <w:ins w:id="138" w:author="Tobias Laux" w:date="2024-09-09T14:37:00Z" w16du:dateUtc="2024-09-09T13:37:00Z">
          <w:r w:rsidR="00F14821">
            <w:rPr>
              <w:noProof/>
            </w:rPr>
            <w:t>3</w:t>
          </w:r>
        </w:ins>
      </w:fldSimple>
      <w:bookmarkEnd w:id="137"/>
      <w:r w:rsidR="000165B4">
        <w:t xml:space="preserve">. </w:t>
      </w:r>
      <w:r w:rsidR="00351A98">
        <w:t xml:space="preserve">Experimental </w:t>
      </w:r>
      <w:r w:rsidR="00FF4349">
        <w:t>load-extension</w:t>
      </w:r>
      <w:r w:rsidR="00351A98" w:rsidRPr="00351A98">
        <w:t xml:space="preserve"> data</w:t>
      </w:r>
      <w:r w:rsidR="00E73E72">
        <w:t xml:space="preserve"> for </w:t>
      </w:r>
      <m:oMath>
        <m:r>
          <w:rPr>
            <w:rFonts w:ascii="Cambria Math" w:hAnsi="Cambria Math"/>
          </w:rPr>
          <m:t>α=</m:t>
        </m:r>
        <m:sSup>
          <m:sSupPr>
            <m:ctrlPr>
              <w:rPr>
                <w:rFonts w:ascii="Cambria Math" w:hAnsi="Cambria Math"/>
                <w:i/>
              </w:rPr>
            </m:ctrlPr>
          </m:sSupPr>
          <m:e>
            <m:r>
              <w:rPr>
                <w:rFonts w:ascii="Cambria Math" w:hAnsi="Cambria Math"/>
              </w:rPr>
              <m:t>45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90</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135</m:t>
            </m:r>
          </m:e>
          <m:sup>
            <m:r>
              <w:rPr>
                <w:rFonts w:ascii="Cambria Math" w:hAnsi="Cambria Math"/>
              </w:rPr>
              <m:t>∘</m:t>
            </m:r>
          </m:sup>
        </m:sSup>
      </m:oMath>
      <w:r w:rsidR="00DC0F26">
        <w:t>.</w:t>
      </w:r>
    </w:p>
    <w:p w14:paraId="6AFE8029" w14:textId="62A2CDC2" w:rsidR="00E168FF" w:rsidRDefault="00A961EC" w:rsidP="00E83E27">
      <w:r>
        <w:t xml:space="preserve">To predict the </w:t>
      </w:r>
      <w:r w:rsidR="00FF4349">
        <w:t>load-extension</w:t>
      </w:r>
      <w:r w:rsidR="007058EE">
        <w:t xml:space="preserve"> curves,</w:t>
      </w:r>
      <w:r w:rsidR="003E54B3">
        <w:t xml:space="preserve"> </w:t>
      </w:r>
      <w:r w:rsidR="007058EE">
        <w:t xml:space="preserve">FE models were constructed in the commercially available FE </w:t>
      </w:r>
      <w:r w:rsidR="009635E3">
        <w:t xml:space="preserve">software Abaqus/Standard 2018 </w:t>
      </w:r>
      <w:r w:rsidR="00AF5B65">
        <w:fldChar w:fldCharType="begin"/>
      </w:r>
      <w:r w:rsidR="00F74FF1">
        <w:instrText xml:space="preserve"> ADDIN EN.CITE &lt;EndNote&gt;&lt;Cite&gt;&lt;Year&gt;2018&lt;/Year&gt;&lt;RecNum&gt;25&lt;/RecNum&gt;&lt;DisplayText&gt;[27]&lt;/DisplayText&gt;&lt;record&gt;&lt;rec-number&gt;25&lt;/rec-number&gt;&lt;foreign-keys&gt;&lt;key app="EN" db-id="ex50s9f2oazte6ed2zmxxx53tsxtfeaftxv2" timestamp="1724425771"&gt;25&lt;/key&gt;&lt;/foreign-keys&gt;&lt;ref-type name="Computer Program"&gt;9&lt;/ref-type&gt;&lt;contributors&gt;&lt;/contributors&gt;&lt;titles&gt;&lt;title&gt;Abaqus/Standard &lt;/title&gt;&lt;/titles&gt;&lt;dates&gt;&lt;year&gt;2018&lt;/year&gt;&lt;/dates&gt;&lt;publisher&gt;Dassault Systèmes&lt;/publisher&gt;&lt;urls&gt;&lt;/urls&gt;&lt;/record&gt;&lt;/Cite&gt;&lt;/EndNote&gt;</w:instrText>
      </w:r>
      <w:r w:rsidR="00AF5B65">
        <w:fldChar w:fldCharType="separate"/>
      </w:r>
      <w:r w:rsidR="00F74FF1">
        <w:rPr>
          <w:noProof/>
        </w:rPr>
        <w:t>[</w:t>
      </w:r>
      <w:hyperlink w:anchor="_ENREF_27" w:tooltip=", 2018 #25" w:history="1">
        <w:r w:rsidR="009D5636" w:rsidRPr="009D5636">
          <w:rPr>
            <w:rStyle w:val="Hyperlink"/>
          </w:rPr>
          <w:t>27</w:t>
        </w:r>
      </w:hyperlink>
      <w:r w:rsidR="00F74FF1">
        <w:rPr>
          <w:noProof/>
        </w:rPr>
        <w:t>]</w:t>
      </w:r>
      <w:r w:rsidR="00AF5B65">
        <w:fldChar w:fldCharType="end"/>
      </w:r>
      <w:r w:rsidR="00E61A6A">
        <w:t xml:space="preserve"> </w:t>
      </w:r>
      <w:ins w:id="139" w:author="Tobias Laux" w:date="2024-09-09T11:58:00Z" w16du:dateUtc="2024-09-09T10:58:00Z">
        <w:r w:rsidR="009D3D91">
          <w:t xml:space="preserve">as shown in </w:t>
        </w:r>
      </w:ins>
      <w:ins w:id="140" w:author="Tobias Laux" w:date="2024-09-09T14:48:00Z" w16du:dateUtc="2024-09-09T13:48:00Z">
        <w:r w:rsidR="002B536C">
          <w:fldChar w:fldCharType="begin"/>
        </w:r>
        <w:r w:rsidR="002B536C">
          <w:instrText xml:space="preserve"> REF _Ref176785696 \h </w:instrText>
        </w:r>
      </w:ins>
      <w:r w:rsidR="002B536C">
        <w:fldChar w:fldCharType="separate"/>
      </w:r>
      <w:ins w:id="141" w:author="Tobias Laux" w:date="2024-09-09T14:48:00Z" w16du:dateUtc="2024-09-09T13:48:00Z">
        <w:r w:rsidR="002B536C">
          <w:t xml:space="preserve">Figure </w:t>
        </w:r>
        <w:r w:rsidR="002B536C">
          <w:rPr>
            <w:noProof/>
          </w:rPr>
          <w:t>4</w:t>
        </w:r>
        <w:r w:rsidR="002B536C">
          <w:fldChar w:fldCharType="end"/>
        </w:r>
      </w:ins>
      <w:ins w:id="142" w:author="Janice Barton" w:date="2024-09-22T10:47:00Z" w16du:dateUtc="2024-09-22T09:47:00Z">
        <w:r w:rsidR="006D0686">
          <w:t>.</w:t>
        </w:r>
      </w:ins>
      <w:ins w:id="143" w:author="Tobias Laux" w:date="2024-09-09T14:48:00Z" w16du:dateUtc="2024-09-09T13:48:00Z">
        <w:r w:rsidR="002B536C">
          <w:t xml:space="preserve"> </w:t>
        </w:r>
      </w:ins>
      <w:r w:rsidR="006D0686">
        <w:t>The model is described in</w:t>
      </w:r>
      <w:r w:rsidR="00E61A6A">
        <w:t xml:space="preserve"> detail</w:t>
      </w:r>
      <w:ins w:id="144" w:author="Janice Barton" w:date="2024-09-22T10:46:00Z" w16du:dateUtc="2024-09-22T09:46:00Z">
        <w:r w:rsidR="006D0686">
          <w:t xml:space="preserve"> </w:t>
        </w:r>
      </w:ins>
      <w:r w:rsidR="00E61A6A">
        <w:t xml:space="preserve">in </w:t>
      </w:r>
      <w:r w:rsidR="001D3EE0">
        <w:fldChar w:fldCharType="begin"/>
      </w:r>
      <w:r w:rsidR="00F74FF1">
        <w:instrText xml:space="preserve"> ADDIN EN.CITE &lt;EndNote&gt;&lt;Cite&gt;&lt;Author&gt;Laux&lt;/Author&gt;&lt;Year&gt;2023&lt;/Year&gt;&lt;RecNum&gt;21&lt;/RecNum&gt;&lt;DisplayText&gt;[23]&lt;/DisplayText&gt;&lt;record&gt;&lt;rec-number&gt;21&lt;/rec-number&gt;&lt;foreign-keys&gt;&lt;key app="EN" db-id="ex50s9f2oazte6ed2zmxxx53tsxtfeaftxv2" timestamp="1724425770"&gt;21&lt;/key&gt;&lt;/foreign-keys&gt;&lt;ref-type name="Journal Article"&gt;17&lt;/ref-type&gt;&lt;contributors&gt;&lt;authors&gt;&lt;author&gt;Laux, Tobias&lt;/author&gt;&lt;author&gt;Bullock, Roy C.&lt;/author&gt;&lt;author&gt;Thomsen, Ole T.&lt;/author&gt;&lt;author&gt;Dulieu-Barton, Janice M.&lt;/author&gt;&lt;/authors&gt;&lt;/contributors&gt;&lt;titles&gt;&lt;title&gt;Lay-up effect on the open-hole shear strength of composite laminates&lt;/title&gt;&lt;secondary-title&gt;Composites Science and Technology&lt;/secondary-title&gt;&lt;/titles&gt;&lt;periodical&gt;&lt;full-title&gt;Composites Science and Technology&lt;/full-title&gt;&lt;/periodical&gt;&lt;pages&gt;110044&lt;/pages&gt;&lt;volume&gt;239&lt;/volume&gt;&lt;keywords&gt;&lt;keyword&gt;Open-hole shear strength&lt;/keyword&gt;&lt;keyword&gt;Laminate lay-up effects&lt;/keyword&gt;&lt;keyword&gt;Composite laminates&lt;/keyword&gt;&lt;/keywords&gt;&lt;dates&gt;&lt;year&gt;2023&lt;/year&gt;&lt;pub-dates&gt;&lt;date&gt;2023/07/07/&lt;/date&gt;&lt;/pub-dates&gt;&lt;/dates&gt;&lt;isbn&gt;0266-3538&lt;/isbn&gt;&lt;urls&gt;&lt;related-urls&gt;&lt;url&gt;https://www.sciencedirect.com/science/article/pii/S0266353823001379&lt;/url&gt;&lt;/related-urls&gt;&lt;/urls&gt;&lt;electronic-resource-num&gt;https://doi.org/10.1016/j.compscitech.2023.110044&lt;/electronic-resource-num&gt;&lt;/record&gt;&lt;/Cite&gt;&lt;/EndNote&gt;</w:instrText>
      </w:r>
      <w:r w:rsidR="001D3EE0">
        <w:fldChar w:fldCharType="separate"/>
      </w:r>
      <w:r w:rsidR="00F74FF1">
        <w:rPr>
          <w:noProof/>
        </w:rPr>
        <w:t>[</w:t>
      </w:r>
      <w:hyperlink w:anchor="_ENREF_23" w:tooltip="Laux, 2023 #21" w:history="1">
        <w:r w:rsidR="009D5636" w:rsidRPr="009D5636">
          <w:rPr>
            <w:rStyle w:val="Hyperlink"/>
          </w:rPr>
          <w:t>23</w:t>
        </w:r>
      </w:hyperlink>
      <w:r w:rsidR="00F74FF1">
        <w:rPr>
          <w:noProof/>
        </w:rPr>
        <w:t>]</w:t>
      </w:r>
      <w:r w:rsidR="001D3EE0">
        <w:fldChar w:fldCharType="end"/>
      </w:r>
      <w:r w:rsidR="006D0686">
        <w:t>, hence the following provides only a brief summary</w:t>
      </w:r>
      <w:r w:rsidR="009635E3">
        <w:t>.</w:t>
      </w:r>
      <w:r w:rsidR="00741FB9">
        <w:t xml:space="preserve"> Specimens were modelled using 3D solid elements (</w:t>
      </w:r>
      <w:r w:rsidR="00741FB9" w:rsidRPr="00CF468E">
        <w:t>C3D8R</w:t>
      </w:r>
      <w:r w:rsidR="00741FB9">
        <w:t xml:space="preserve">), exploiting through-thickness symmetry. The MAF experimental boundary conditions </w:t>
      </w:r>
      <w:r w:rsidR="006D0686">
        <w:t>we</w:t>
      </w:r>
      <w:r w:rsidR="00741FB9">
        <w:t>re replicated using rigid beam links attached to reference points, corresponding with the MAF loading hole pair</w:t>
      </w:r>
      <w:r w:rsidR="00A24420">
        <w:t>s</w:t>
      </w:r>
      <w:r w:rsidR="00741FB9">
        <w:t xml:space="preserve"> for </w:t>
      </w:r>
      <w:r w:rsidR="00A24420">
        <w:t xml:space="preserve">tension-shear, </w:t>
      </w:r>
      <w:r w:rsidR="00741FB9">
        <w:t>shear</w:t>
      </w:r>
      <w:r w:rsidR="00A24420">
        <w:t>, and compression-shear loading</w:t>
      </w:r>
      <w:r w:rsidR="00741FB9">
        <w:t xml:space="preserve"> (see </w:t>
      </w:r>
      <w:ins w:id="145" w:author="Karim Anaya-Izquierdo" w:date="2024-09-26T10:18:00Z" w16du:dateUtc="2024-09-26T09:18:00Z">
        <w:r w:rsidR="008A068A">
          <w:fldChar w:fldCharType="begin"/>
        </w:r>
        <w:r w:rsidR="008A068A">
          <w:instrText xml:space="preserve"> REF _Ref150179145 \h </w:instrText>
        </w:r>
      </w:ins>
      <w:ins w:id="146" w:author="Karim Anaya-Izquierdo" w:date="2024-09-26T10:18:00Z" w16du:dateUtc="2024-09-26T09:18:00Z">
        <w:r w:rsidR="008A068A">
          <w:fldChar w:fldCharType="separate"/>
        </w:r>
        <w:r w:rsidR="008A068A">
          <w:t xml:space="preserve">Figure </w:t>
        </w:r>
        <w:r w:rsidR="008A068A">
          <w:rPr>
            <w:noProof/>
          </w:rPr>
          <w:t>2</w:t>
        </w:r>
        <w:r w:rsidR="008A068A">
          <w:fldChar w:fldCharType="end"/>
        </w:r>
        <w:r w:rsidR="008A068A">
          <w:t xml:space="preserve"> </w:t>
        </w:r>
      </w:ins>
      <w:del w:id="147" w:author="Karim Anaya-Izquierdo" w:date="2024-09-26T10:18:00Z" w16du:dateUtc="2024-09-26T09:18:00Z">
        <w:r w:rsidR="009F7FE2" w:rsidDel="008A068A">
          <w:fldChar w:fldCharType="begin"/>
        </w:r>
        <w:r w:rsidR="009F7FE2" w:rsidDel="008A068A">
          <w:delInstrText xml:space="preserve"> REF _Ref150179145 \h </w:delInstrText>
        </w:r>
        <w:r w:rsidR="009F7FE2" w:rsidDel="008A068A">
          <w:fldChar w:fldCharType="separate"/>
        </w:r>
      </w:del>
      <w:del w:id="148" w:author="Karim Anaya-Izquierdo" w:date="2024-09-26T10:17:00Z" w16du:dateUtc="2024-09-26T09:17:00Z">
        <w:r w:rsidR="003A15B7" w:rsidDel="008A068A">
          <w:delText>Figure</w:delText>
        </w:r>
      </w:del>
      <w:del w:id="149" w:author="Karim Anaya-Izquierdo" w:date="2024-09-26T10:18:00Z" w16du:dateUtc="2024-09-26T09:18:00Z">
        <w:r w:rsidR="003A15B7" w:rsidDel="008A068A">
          <w:delText xml:space="preserve"> </w:delText>
        </w:r>
        <w:r w:rsidR="003A15B7" w:rsidDel="008A068A">
          <w:rPr>
            <w:noProof/>
          </w:rPr>
          <w:delText>1</w:delText>
        </w:r>
        <w:r w:rsidR="009F7FE2" w:rsidDel="008A068A">
          <w:fldChar w:fldCharType="end"/>
        </w:r>
        <w:r w:rsidR="00741FB9" w:rsidDel="008A068A">
          <w:delText xml:space="preserve"> </w:delText>
        </w:r>
      </w:del>
      <w:r w:rsidR="00741FB9">
        <w:t xml:space="preserve">(a)). The bottom reference node </w:t>
      </w:r>
      <w:r w:rsidR="006D0686">
        <w:t>wa</w:t>
      </w:r>
      <w:r w:rsidR="00741FB9">
        <w:t xml:space="preserve">s fixed, while </w:t>
      </w:r>
      <m:oMath>
        <m:r>
          <w:rPr>
            <w:rFonts w:ascii="Cambria Math" w:hAnsi="Cambria Math"/>
          </w:rPr>
          <m:t>P</m:t>
        </m:r>
      </m:oMath>
      <w:r w:rsidR="00741FB9">
        <w:t xml:space="preserve"> was applied to the top reference node. </w:t>
      </w:r>
      <w:r w:rsidR="00A24420">
        <w:t xml:space="preserve">The specimens were meshed with </w:t>
      </w:r>
      <w:r w:rsidR="00DC7ED0">
        <w:t xml:space="preserve">an average in-plane element size of </w:t>
      </w:r>
      <w:r w:rsidR="00A24420">
        <w:t xml:space="preserve">0.25 </w:t>
      </w:r>
      <w:r w:rsidR="00A24420" w:rsidRPr="00FB4180">
        <w:t>×</w:t>
      </w:r>
      <w:r w:rsidR="00A24420">
        <w:t xml:space="preserve"> 0.25 mm </w:t>
      </w:r>
      <w:r w:rsidR="00DC7ED0">
        <w:t xml:space="preserve">and six elements through the thickness of each ply. For the prior predictions, each ply was assigned </w:t>
      </w:r>
      <w:r w:rsidR="004A5775">
        <w:t>the material properties measured in</w:t>
      </w:r>
      <w:r w:rsidR="00B30A53">
        <w:t xml:space="preserve"> </w:t>
      </w:r>
      <w:r w:rsidR="00B30A53">
        <w:fldChar w:fldCharType="begin"/>
      </w:r>
      <w:r w:rsidR="00F74FF1">
        <w:instrText xml:space="preserve"> ADDIN EN.CITE &lt;EndNote&gt;&lt;Cite&gt;&lt;Author&gt;Jiménez-Fortunato&lt;/Author&gt;&lt;Year&gt;2021&lt;/Year&gt;&lt;RecNum&gt;26&lt;/RecNum&gt;&lt;DisplayText&gt;[28]&lt;/DisplayText&gt;&lt;record&gt;&lt;rec-number&gt;26&lt;/rec-number&gt;&lt;foreign-keys&gt;&lt;key app="EN" db-id="ex50s9f2oazte6ed2zmxxx53tsxtfeaftxv2" timestamp="1724425771"&gt;26&lt;/key&gt;&lt;/foreign-keys&gt;&lt;ref-type name="Journal Article"&gt;17&lt;/ref-type&gt;&lt;contributors&gt;&lt;authors&gt;&lt;author&gt;Jiménez-Fortunato, Irene&lt;/author&gt;&lt;author&gt;Bull, Daniel J.&lt;/author&gt;&lt;author&gt;Thomsen, Ole T.&lt;/author&gt;&lt;author&gt;Dulieu-Barton, Janice M.&lt;/author&gt;&lt;/authors&gt;&lt;/contributors&gt;&lt;titles&gt;&lt;title&gt;On the source of the thermoelastic response from orthotropic fibre reinforced composite laminates&lt;/title&gt;&lt;secondary-title&gt;Composites Part A: Applied Science and Manufacturing&lt;/secondary-title&gt;&lt;/titles&gt;&lt;periodical&gt;&lt;full-title&gt;Composites Part A: Applied Science and Manufacturing&lt;/full-title&gt;&lt;/periodical&gt;&lt;pages&gt;106515&lt;/pages&gt;&lt;volume&gt;149&lt;/volume&gt;&lt;keywords&gt;&lt;keyword&gt;B-Thermomechanical&lt;/keyword&gt;&lt;keyword&gt;B-Optical properties/techniques&lt;/keyword&gt;&lt;keyword&gt;D-Thermal analysis&lt;/keyword&gt;&lt;keyword&gt;D-Mechanical testing&lt;/keyword&gt;&lt;/keywords&gt;&lt;dates&gt;&lt;year&gt;2021&lt;/year&gt;&lt;pub-dates&gt;&lt;date&gt;2021/10/01/&lt;/date&gt;&lt;/pub-dates&gt;&lt;/dates&gt;&lt;isbn&gt;1359-835X&lt;/isbn&gt;&lt;urls&gt;&lt;related-urls&gt;&lt;url&gt;https://www.sciencedirect.com/science/article/pii/S1359835X21002372&lt;/url&gt;&lt;/related-urls&gt;&lt;/urls&gt;&lt;electronic-resource-num&gt;https://doi.org/10.1016/j.compositesa.2021.106515&lt;/electronic-resource-num&gt;&lt;/record&gt;&lt;/Cite&gt;&lt;/EndNote&gt;</w:instrText>
      </w:r>
      <w:r w:rsidR="00B30A53">
        <w:fldChar w:fldCharType="separate"/>
      </w:r>
      <w:r w:rsidR="00F74FF1">
        <w:rPr>
          <w:noProof/>
        </w:rPr>
        <w:t>[</w:t>
      </w:r>
      <w:hyperlink w:anchor="_ENREF_28" w:tooltip="Jiménez-Fortunato, 2021 #26" w:history="1">
        <w:r w:rsidR="009D5636" w:rsidRPr="009D5636">
          <w:rPr>
            <w:rStyle w:val="Hyperlink"/>
          </w:rPr>
          <w:t>28</w:t>
        </w:r>
      </w:hyperlink>
      <w:r w:rsidR="00F74FF1">
        <w:rPr>
          <w:noProof/>
        </w:rPr>
        <w:t>]</w:t>
      </w:r>
      <w:r w:rsidR="00B30A53">
        <w:fldChar w:fldCharType="end"/>
      </w:r>
      <w:r w:rsidR="004A5775">
        <w:t xml:space="preserve"> and</w:t>
      </w:r>
      <w:r w:rsidR="00E61A6A">
        <w:t xml:space="preserve"> fibre orientation angles according to the specified laminate lay-up</w:t>
      </w:r>
      <w:r w:rsidR="00802C67">
        <w:t xml:space="preserve">, as shown </w:t>
      </w:r>
      <w:ins w:id="150" w:author="Karim Anaya-Izquierdo" w:date="2024-09-26T10:19:00Z" w16du:dateUtc="2024-09-26T09:19:00Z">
        <w:r w:rsidR="00BD0ABF">
          <w:t xml:space="preserve">in </w:t>
        </w:r>
        <w:r w:rsidR="00BD0ABF">
          <w:fldChar w:fldCharType="begin"/>
        </w:r>
        <w:r w:rsidR="00BD0ABF">
          <w:instrText xml:space="preserve"> REF _Ref176785246 \h </w:instrText>
        </w:r>
      </w:ins>
      <w:ins w:id="151" w:author="Karim Anaya-Izquierdo" w:date="2024-09-26T10:19:00Z" w16du:dateUtc="2024-09-26T09:19:00Z">
        <w:r w:rsidR="00BD0ABF">
          <w:fldChar w:fldCharType="separate"/>
        </w:r>
        <w:r w:rsidR="00BD0ABF">
          <w:t xml:space="preserve">Figure </w:t>
        </w:r>
        <w:r w:rsidR="00BD0ABF">
          <w:rPr>
            <w:noProof/>
          </w:rPr>
          <w:t>1</w:t>
        </w:r>
        <w:r w:rsidR="00BD0ABF">
          <w:fldChar w:fldCharType="end"/>
        </w:r>
      </w:ins>
      <w:del w:id="152" w:author="Karim Anaya-Izquierdo" w:date="2024-09-26T10:19:00Z" w16du:dateUtc="2024-09-26T09:19:00Z">
        <w:r w:rsidR="00802C67" w:rsidDel="00BD0ABF">
          <w:delText xml:space="preserve">in </w:delText>
        </w:r>
        <w:commentRangeStart w:id="153"/>
        <w:r w:rsidR="00802C67" w:rsidDel="00BD0ABF">
          <w:delText>Figure 2</w:delText>
        </w:r>
        <w:commentRangeEnd w:id="153"/>
        <w:r w:rsidR="006D0686" w:rsidDel="00BD0ABF">
          <w:rPr>
            <w:rStyle w:val="CommentReference"/>
            <w:rFonts w:ascii="Calibri" w:eastAsiaTheme="minorEastAsia" w:hAnsi="Calibri" w:cstheme="minorBidi"/>
            <w:lang w:eastAsia="zh-CN"/>
          </w:rPr>
          <w:commentReference w:id="153"/>
        </w:r>
      </w:del>
      <w:r w:rsidR="00E61A6A">
        <w:t xml:space="preserve">. </w:t>
      </w:r>
      <w:r w:rsidR="005A4F81">
        <w:t>T</w:t>
      </w:r>
      <w:r w:rsidR="00490999">
        <w:t xml:space="preserve">he </w:t>
      </w:r>
      <w:r w:rsidR="00490999">
        <w:lastRenderedPageBreak/>
        <w:t>m</w:t>
      </w:r>
      <w:r w:rsidR="00807EC5">
        <w:t>aterial properties</w:t>
      </w:r>
      <w:r w:rsidR="00D95303" w:rsidRPr="00D95303">
        <w:t xml:space="preserve">, i.e.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D95303" w:rsidRPr="00D95303">
        <w:t xml:space="preserve"> the Young’s modulus in the ply fibre direction, </w:t>
      </w:r>
      <m:oMath>
        <m:sSub>
          <m:sSubPr>
            <m:ctrlPr>
              <w:rPr>
                <w:rFonts w:ascii="Cambria Math" w:hAnsi="Cambria Math"/>
                <w:i/>
              </w:rPr>
            </m:ctrlPr>
          </m:sSubPr>
          <m:e>
            <m:r>
              <w:rPr>
                <w:rFonts w:ascii="Cambria Math" w:hAnsi="Cambria Math"/>
              </w:rPr>
              <m:t>E</m:t>
            </m:r>
          </m:e>
          <m:sub>
            <m:r>
              <w:rPr>
                <w:rFonts w:ascii="Cambria Math" w:hAnsi="Cambria Math"/>
              </w:rPr>
              <m:t>2</m:t>
            </m:r>
          </m:sub>
        </m:sSub>
        <m:r>
          <w:del w:id="154" w:author="Tobias Laux" w:date="2024-09-09T14:15:00Z" w16du:dateUtc="2024-09-09T13:15:00Z">
            <w:rPr>
              <w:rFonts w:ascii="Cambria Math" w:hAnsi="Cambria Math"/>
            </w:rPr>
            <m:t xml:space="preserve">= </m:t>
          </w:del>
        </m:r>
        <m:sSub>
          <m:sSubPr>
            <m:ctrlPr>
              <w:del w:id="155" w:author="Tobias Laux" w:date="2024-09-09T14:15:00Z" w16du:dateUtc="2024-09-09T13:15:00Z">
                <w:rPr>
                  <w:rFonts w:ascii="Cambria Math" w:hAnsi="Cambria Math"/>
                  <w:i/>
                </w:rPr>
              </w:del>
            </m:ctrlPr>
          </m:sSubPr>
          <m:e>
            <m:r>
              <w:del w:id="156" w:author="Tobias Laux" w:date="2024-09-09T14:15:00Z" w16du:dateUtc="2024-09-09T13:15:00Z">
                <w:rPr>
                  <w:rFonts w:ascii="Cambria Math" w:hAnsi="Cambria Math"/>
                </w:rPr>
                <m:t>E</m:t>
              </w:del>
            </m:r>
          </m:e>
          <m:sub>
            <m:r>
              <w:del w:id="157" w:author="Tobias Laux" w:date="2024-09-09T14:15:00Z" w16du:dateUtc="2024-09-09T13:15:00Z">
                <w:rPr>
                  <w:rFonts w:ascii="Cambria Math" w:hAnsi="Cambria Math"/>
                </w:rPr>
                <m:t>3</m:t>
              </w:del>
            </m:r>
          </m:sub>
        </m:sSub>
      </m:oMath>
      <w:r w:rsidR="00D95303" w:rsidRPr="00D95303">
        <w:t xml:space="preserve">, the Young’s modulus in the ply transverse to the fibre direction,  </w:t>
      </w:r>
      <m:oMath>
        <m:sSub>
          <m:sSubPr>
            <m:ctrlPr>
              <w:rPr>
                <w:rFonts w:ascii="Cambria Math" w:hAnsi="Cambria Math"/>
                <w:i/>
              </w:rPr>
            </m:ctrlPr>
          </m:sSubPr>
          <m:e>
            <m:r>
              <w:rPr>
                <w:rFonts w:ascii="Cambria Math" w:hAnsi="Cambria Math"/>
              </w:rPr>
              <m:t>G</m:t>
            </m:r>
          </m:e>
          <m:sub>
            <m:r>
              <w:rPr>
                <w:rFonts w:ascii="Cambria Math" w:hAnsi="Cambria Math"/>
              </w:rPr>
              <m:t>12</m:t>
            </m:r>
          </m:sub>
        </m:sSub>
      </m:oMath>
      <w:r w:rsidR="00D95303" w:rsidRPr="00D95303">
        <w:t xml:space="preserve"> the </w:t>
      </w:r>
      <w:r w:rsidR="003A0AAE">
        <w:t xml:space="preserve">in-plane </w:t>
      </w:r>
      <w:r w:rsidR="00D95303" w:rsidRPr="00D95303">
        <w:t>shear modulus</w:t>
      </w:r>
      <w:del w:id="158" w:author="Tobias Laux" w:date="2024-09-09T14:16:00Z" w16du:dateUtc="2024-09-09T13:16:00Z">
        <w:r w:rsidR="00D95303" w:rsidRPr="00D95303" w:rsidDel="003A0AAE">
          <w:delText xml:space="preserve"> in the ply</w:delText>
        </w:r>
      </w:del>
      <w:r w:rsidR="00CE3119">
        <w:t>,</w:t>
      </w:r>
      <w:r w:rsidR="00D95303" w:rsidRPr="00D95303">
        <w:t xml:space="preserve"> </w:t>
      </w:r>
      <w:bookmarkStart w:id="159" w:name="_Hlk174961079"/>
      <m:oMath>
        <m:sSub>
          <m:sSubPr>
            <m:ctrlPr>
              <w:rPr>
                <w:rFonts w:ascii="Cambria Math" w:hAnsi="Cambria Math"/>
                <w:i/>
              </w:rPr>
            </m:ctrlPr>
          </m:sSubPr>
          <m:e>
            <m:r>
              <w:rPr>
                <w:rFonts w:ascii="Cambria Math" w:hAnsi="Cambria Math"/>
              </w:rPr>
              <m:t>ν</m:t>
            </m:r>
          </m:e>
          <m:sub>
            <m:r>
              <w:rPr>
                <w:rFonts w:ascii="Cambria Math" w:hAnsi="Cambria Math"/>
              </w:rPr>
              <m:t>12</m:t>
            </m:r>
          </m:sub>
        </m:sSub>
        <w:bookmarkEnd w:id="159"/>
        <m:r>
          <w:rPr>
            <w:rFonts w:ascii="Cambria Math" w:hAnsi="Cambria Math"/>
          </w:rPr>
          <m:t xml:space="preserve"> </m:t>
        </m:r>
      </m:oMath>
      <w:r w:rsidR="003A0AAE">
        <w:t xml:space="preserve">the </w:t>
      </w:r>
      <w:r w:rsidR="00453B94">
        <w:t xml:space="preserve">in-plane </w:t>
      </w:r>
      <w:r w:rsidR="00D95303" w:rsidRPr="00D95303">
        <w:t>Poisson’s ratio</w:t>
      </w:r>
      <w:ins w:id="160" w:author="Tobias Laux" w:date="2024-09-09T14:16:00Z" w16du:dateUtc="2024-09-09T13:16:00Z">
        <w:r w:rsidR="00453B94">
          <w:t xml:space="preserve">, </w:t>
        </w:r>
      </w:ins>
      <w:del w:id="161" w:author="Tobias Laux" w:date="2024-09-09T14:16:00Z" w16du:dateUtc="2024-09-09T13:16:00Z">
        <w:r w:rsidR="00D95303" w:rsidRPr="00D95303" w:rsidDel="00453B94">
          <w:delText xml:space="preserve"> in the plane of the ply </w:delText>
        </w:r>
      </w:del>
      <w:r w:rsidR="00D95303" w:rsidRPr="00D95303">
        <w:t>and</w:t>
      </w:r>
      <m:oMath>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23</m:t>
            </m:r>
          </m:sub>
        </m:sSub>
        <m:r>
          <w:rPr>
            <w:rFonts w:ascii="Cambria Math" w:hAnsi="Cambria Math"/>
          </w:rPr>
          <m:t xml:space="preserve"> </m:t>
        </m:r>
      </m:oMath>
      <w:r w:rsidR="00453B94">
        <w:t xml:space="preserve">the out-of-plane </w:t>
      </w:r>
      <w:r w:rsidR="00D95303" w:rsidRPr="00D95303">
        <w:t>Poisson’s ratio</w:t>
      </w:r>
      <w:del w:id="162" w:author="Tobias Laux" w:date="2024-09-09T14:16:00Z" w16du:dateUtc="2024-09-09T13:16:00Z">
        <w:r w:rsidR="00D95303" w:rsidRPr="00D95303" w:rsidDel="00453B94">
          <w:delText xml:space="preserve"> through the thickness of the laminate</w:delText>
        </w:r>
      </w:del>
      <w:r w:rsidR="00D95303">
        <w:t>,</w:t>
      </w:r>
      <w:r w:rsidR="00FF4DAA">
        <w:t xml:space="preserve"> were parameterised in the ABA</w:t>
      </w:r>
      <w:r w:rsidR="00381110">
        <w:t>Q</w:t>
      </w:r>
      <w:r w:rsidR="00FF4DAA">
        <w:t>US input file</w:t>
      </w:r>
      <w:r w:rsidR="00807EC5">
        <w:t xml:space="preserve"> </w:t>
      </w:r>
      <w:r w:rsidR="005A4F81">
        <w:t>assuming transverse isotropy of the UD ply</w:t>
      </w:r>
      <w:r w:rsidR="00FF4DAA">
        <w:t xml:space="preserve"> (</w:t>
      </w:r>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12</m:t>
            </m:r>
          </m:sub>
        </m:sSub>
      </m:oMath>
      <w:r w:rsidR="009711E0">
        <w:t xml:space="preserve">, </w:t>
      </w:r>
      <m:oMath>
        <m:sSub>
          <m:sSubPr>
            <m:ctrlPr>
              <w:rPr>
                <w:rFonts w:ascii="Cambria Math" w:hAnsi="Cambria Math"/>
                <w:i/>
              </w:rPr>
            </m:ctrlPr>
          </m:sSubPr>
          <m:e>
            <m:r>
              <w:rPr>
                <w:rFonts w:ascii="Cambria Math" w:hAnsi="Cambria Math"/>
              </w:rPr>
              <m:t>G</m:t>
            </m: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23</m:t>
                </m:r>
              </m:sub>
            </m:sSub>
          </m:e>
        </m:d>
        <m:r>
          <w:rPr>
            <w:rFonts w:ascii="Cambria Math" w:hAnsi="Cambria Math"/>
          </w:rPr>
          <m:t>)</m:t>
        </m:r>
      </m:oMath>
      <w:r w:rsidR="00FF4DAA">
        <w:t>)</w:t>
      </w:r>
      <w:r w:rsidR="00A01DB0">
        <w:t xml:space="preserve">. In addition, </w:t>
      </w:r>
      <w:r w:rsidR="005A4F81">
        <w:t xml:space="preserve"> the loading angle </w:t>
      </w:r>
      <m:oMath>
        <m:r>
          <w:rPr>
            <w:rFonts w:ascii="Cambria Math" w:hAnsi="Cambria Math"/>
          </w:rPr>
          <m:t>α</m:t>
        </m:r>
      </m:oMath>
      <w:r w:rsidR="005A4F81">
        <w:t xml:space="preserve"> and the applied load </w:t>
      </w:r>
      <m:oMath>
        <m:r>
          <w:rPr>
            <w:rFonts w:ascii="Cambria Math" w:hAnsi="Cambria Math"/>
          </w:rPr>
          <m:t>P</m:t>
        </m:r>
      </m:oMath>
      <w:r w:rsidR="00A01DB0">
        <w:t xml:space="preserve"> were also parametrised to account for uncertainties related to experimental boundary conditions</w:t>
      </w:r>
      <w:r w:rsidR="005A4F81">
        <w:t>.</w:t>
      </w:r>
      <w:r w:rsidR="0010047D">
        <w:t xml:space="preserve"> </w:t>
      </w:r>
      <w:r w:rsidR="00147AE9">
        <w:t>The</w:t>
      </w:r>
      <w:r w:rsidR="001F4858">
        <w:t xml:space="preserve"> choice of</w:t>
      </w:r>
      <w:r w:rsidR="00147AE9">
        <w:t xml:space="preserve"> </w:t>
      </w:r>
      <w:r w:rsidR="001C59BC">
        <w:t>prior material properties</w:t>
      </w:r>
      <w:r w:rsidR="00C9063F">
        <w:t xml:space="preserve">, informed by standard uniaxial coupon testing and representing the best set of model input parameters based on engineering knowledge, </w:t>
      </w:r>
      <w:r w:rsidR="00B54E38">
        <w:t>is</w:t>
      </w:r>
      <w:r w:rsidR="0021266E">
        <w:t xml:space="preserve"> discussed </w:t>
      </w:r>
      <w:r w:rsidR="00D33487">
        <w:t xml:space="preserve">in </w:t>
      </w:r>
      <w:r w:rsidR="0021266E">
        <w:t>Section 3.3.</w:t>
      </w:r>
      <w:r w:rsidR="00C9063F">
        <w:t xml:space="preserve"> </w:t>
      </w:r>
      <w:r w:rsidR="005A4F81">
        <w:t xml:space="preserve">The parametrisation enabled </w:t>
      </w:r>
      <w:r w:rsidR="008D1BAC">
        <w:t>efficient integration</w:t>
      </w:r>
      <w:r w:rsidR="009C3822">
        <w:t>/fusion</w:t>
      </w:r>
      <w:r w:rsidR="008D1BAC">
        <w:t xml:space="preserve"> of the FE model</w:t>
      </w:r>
      <w:r w:rsidR="009C3822">
        <w:t xml:space="preserve"> predictions with the experimental data</w:t>
      </w:r>
      <w:r w:rsidR="008D1BAC">
        <w:t xml:space="preserve"> </w:t>
      </w:r>
      <w:r w:rsidR="009C3822">
        <w:t xml:space="preserve">through </w:t>
      </w:r>
      <w:r w:rsidR="008D1BAC">
        <w:t xml:space="preserve">the Bayesian analysis </w:t>
      </w:r>
      <w:r w:rsidR="001E461C">
        <w:t>framework</w:t>
      </w:r>
      <w:r w:rsidR="008D1BAC">
        <w:t>.</w:t>
      </w:r>
      <w:r w:rsidR="001E461C">
        <w:t xml:space="preserve"> The FE model prediction</w:t>
      </w:r>
      <w:r w:rsidR="009C3822">
        <w:t>s</w:t>
      </w:r>
      <w:r w:rsidR="001E461C">
        <w:t>, which include</w:t>
      </w:r>
      <w:r w:rsidR="00F8156A">
        <w:t xml:space="preserve"> the ply-by-ply</w:t>
      </w:r>
      <w:r w:rsidR="001E461C">
        <w:t xml:space="preserve"> deformation</w:t>
      </w:r>
      <w:r w:rsidR="00B54E38">
        <w:t>s</w:t>
      </w:r>
      <w:r w:rsidR="001E461C">
        <w:t xml:space="preserve"> and stress</w:t>
      </w:r>
      <w:r w:rsidR="00B54E38">
        <w:t>es</w:t>
      </w:r>
      <w:r w:rsidR="00F8156A">
        <w:t>, w</w:t>
      </w:r>
      <w:r w:rsidR="00B54E38">
        <w:t>ere</w:t>
      </w:r>
      <w:r w:rsidR="00F8156A">
        <w:t xml:space="preserve"> treated in the same manner as the experimental data to derive </w:t>
      </w:r>
      <w:r w:rsidR="00270333">
        <w:t>load-extension curves</w:t>
      </w:r>
      <w:ins w:id="163" w:author="Janice Barton" w:date="2024-09-22T11:12:00Z" w16du:dateUtc="2024-09-22T10:12:00Z">
        <w:r w:rsidR="00C959D8">
          <w:t>.</w:t>
        </w:r>
      </w:ins>
      <w:r w:rsidR="00270333">
        <w:t xml:space="preserve"> </w:t>
      </w:r>
      <w:r w:rsidR="00C959D8">
        <w:t>T</w:t>
      </w:r>
      <w:r w:rsidR="00270333">
        <w:t xml:space="preserve">he predicted FE displacement fields at the surface </w:t>
      </w:r>
      <w:r w:rsidR="009C3822">
        <w:t>of</w:t>
      </w:r>
      <w:r w:rsidR="00270333">
        <w:t xml:space="preserve"> the specimens were corrected </w:t>
      </w:r>
      <w:r w:rsidR="009C3822">
        <w:t xml:space="preserve">for </w:t>
      </w:r>
      <w:r w:rsidR="00270333">
        <w:t>rigid rotations</w:t>
      </w:r>
      <w:r w:rsidR="009C3822">
        <w:t xml:space="preserve"> using the </w:t>
      </w:r>
      <w:r w:rsidR="00B54E38">
        <w:t xml:space="preserve">process </w:t>
      </w:r>
      <w:r w:rsidR="009C3822">
        <w:t>described in</w:t>
      </w:r>
      <w:r w:rsidR="00AD1646">
        <w:t xml:space="preserve"> </w:t>
      </w:r>
      <w:r w:rsidR="003C5AF9">
        <w:fldChar w:fldCharType="begin"/>
      </w:r>
      <w:r w:rsidR="00F74FF1">
        <w:instrText xml:space="preserve"> ADDIN EN.CITE &lt;EndNote&gt;&lt;Cite&gt;&lt;Author&gt;Sorkine-Hornung&lt;/Author&gt;&lt;Year&gt;2017&lt;/Year&gt;&lt;RecNum&gt;24&lt;/RecNum&gt;&lt;DisplayText&gt;[26]&lt;/DisplayText&gt;&lt;record&gt;&lt;rec-number&gt;24&lt;/rec-number&gt;&lt;foreign-keys&gt;&lt;key app="EN" db-id="ex50s9f2oazte6ed2zmxxx53tsxtfeaftxv2" timestamp="1724425771"&gt;24&lt;/key&gt;&lt;/foreign-keys&gt;&lt;ref-type name="Journal Article"&gt;17&lt;/ref-type&gt;&lt;contributors&gt;&lt;authors&gt;&lt;author&gt;Sorkine-Hornung, Olga&lt;/author&gt;&lt;author&gt;Rabinovich, Michael&lt;/author&gt;&lt;/authors&gt;&lt;/contributors&gt;&lt;titles&gt;&lt;title&gt;Least-Squares Rigid Motion Using SVD&lt;/title&gt;&lt;secondary-title&gt;https://igl.ethz.ch/projects/ARAP/svd_rot.pdf&lt;/secondary-title&gt;&lt;/titles&gt;&lt;periodical&gt;&lt;full-title&gt;https://igl.ethz.ch/projects/ARAP/svd_rot.pdf&lt;/full-title&gt;&lt;/periodical&gt;&lt;dates&gt;&lt;year&gt;2017&lt;/year&gt;&lt;/dates&gt;&lt;urls&gt;&lt;/urls&gt;&lt;/record&gt;&lt;/Cite&gt;&lt;/EndNote&gt;</w:instrText>
      </w:r>
      <w:r w:rsidR="003C5AF9">
        <w:fldChar w:fldCharType="separate"/>
      </w:r>
      <w:r w:rsidR="00F74FF1">
        <w:rPr>
          <w:noProof/>
        </w:rPr>
        <w:t>[</w:t>
      </w:r>
      <w:hyperlink w:anchor="_ENREF_26" w:tooltip="Sorkine-Hornung, 2017 #24" w:history="1">
        <w:r w:rsidR="009D5636" w:rsidRPr="009D5636">
          <w:rPr>
            <w:rStyle w:val="Hyperlink"/>
          </w:rPr>
          <w:t>26</w:t>
        </w:r>
      </w:hyperlink>
      <w:r w:rsidR="00F74FF1">
        <w:rPr>
          <w:noProof/>
        </w:rPr>
        <w:t>]</w:t>
      </w:r>
      <w:r w:rsidR="003C5AF9">
        <w:fldChar w:fldCharType="end"/>
      </w:r>
      <w:r w:rsidR="00270333">
        <w:t xml:space="preserve"> </w:t>
      </w:r>
      <w:r w:rsidR="00B54E38">
        <w:t xml:space="preserve">followed by </w:t>
      </w:r>
      <w:r w:rsidR="00471107">
        <w:t xml:space="preserve">the procedure described </w:t>
      </w:r>
      <w:r w:rsidR="00C959D8">
        <w:t xml:space="preserve">above, and </w:t>
      </w:r>
      <w:r w:rsidR="00471107">
        <w:t xml:space="preserve">in </w:t>
      </w:r>
      <w:r w:rsidR="00BD4471">
        <w:fldChar w:fldCharType="begin"/>
      </w:r>
      <w:r w:rsidR="00BD4471">
        <w:instrText xml:space="preserve"> REF _Ref150179145 \h </w:instrText>
      </w:r>
      <w:r w:rsidR="00BD4471">
        <w:fldChar w:fldCharType="separate"/>
      </w:r>
      <w:ins w:id="164" w:author="Tobias Laux" w:date="2024-09-09T14:46:00Z" w16du:dateUtc="2024-09-09T13:46:00Z">
        <w:r w:rsidR="002B536C">
          <w:t xml:space="preserve">Figure </w:t>
        </w:r>
        <w:r w:rsidR="002B536C">
          <w:rPr>
            <w:noProof/>
          </w:rPr>
          <w:t>2</w:t>
        </w:r>
      </w:ins>
      <w:del w:id="165" w:author="Tobias Laux" w:date="2024-09-09T14:46:00Z" w16du:dateUtc="2024-09-09T13:46:00Z">
        <w:r w:rsidR="003A15B7" w:rsidDel="002B536C">
          <w:delText xml:space="preserve">Figure </w:delText>
        </w:r>
        <w:r w:rsidR="003A15B7" w:rsidDel="002B536C">
          <w:rPr>
            <w:noProof/>
          </w:rPr>
          <w:delText>1</w:delText>
        </w:r>
      </w:del>
      <w:r w:rsidR="00BD4471">
        <w:fldChar w:fldCharType="end"/>
      </w:r>
      <w:r w:rsidR="00471107">
        <w:t xml:space="preserve"> (b)</w:t>
      </w:r>
      <w:ins w:id="166" w:author="Janice Barton" w:date="2024-09-22T11:12:00Z" w16du:dateUtc="2024-09-22T10:12:00Z">
        <w:r w:rsidR="00C959D8">
          <w:t>,</w:t>
        </w:r>
      </w:ins>
      <w:r w:rsidR="00B54E38">
        <w:t xml:space="preserve"> to </w:t>
      </w:r>
      <w:r w:rsidR="00C959D8">
        <w:t>obtain the</w:t>
      </w:r>
      <w:r w:rsidR="00B54E38">
        <w:t xml:space="preserve"> load-</w:t>
      </w:r>
      <w:r w:rsidR="00D33487">
        <w:t xml:space="preserve">extension </w:t>
      </w:r>
      <w:r w:rsidR="00B54E38">
        <w:t>behaviour</w:t>
      </w:r>
      <w:r w:rsidR="00471107">
        <w:t>.</w:t>
      </w:r>
    </w:p>
    <w:p w14:paraId="0D542376" w14:textId="77777777" w:rsidR="00154F33" w:rsidRDefault="00CD5DCD">
      <w:pPr>
        <w:keepNext/>
        <w:jc w:val="center"/>
        <w:pPrChange w:id="167" w:author="Tobias Laux" w:date="2024-09-09T12:06:00Z" w16du:dateUtc="2024-09-09T11:06:00Z">
          <w:pPr>
            <w:jc w:val="center"/>
          </w:pPr>
        </w:pPrChange>
      </w:pPr>
      <w:commentRangeStart w:id="168"/>
      <w:r>
        <w:rPr>
          <w:noProof/>
        </w:rPr>
        <w:drawing>
          <wp:inline distT="0" distB="0" distL="0" distR="0" wp14:anchorId="01E8A6AD" wp14:editId="519AEA2A">
            <wp:extent cx="2700000" cy="4042045"/>
            <wp:effectExtent l="0" t="0" r="5715" b="0"/>
            <wp:docPr id="20525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0000" cy="4042045"/>
                    </a:xfrm>
                    <a:prstGeom prst="rect">
                      <a:avLst/>
                    </a:prstGeom>
                    <a:noFill/>
                  </pic:spPr>
                </pic:pic>
              </a:graphicData>
            </a:graphic>
          </wp:inline>
        </w:drawing>
      </w:r>
      <w:commentRangeEnd w:id="168"/>
      <w:r w:rsidR="00EE05C3">
        <w:rPr>
          <w:rStyle w:val="CommentReference"/>
          <w:rFonts w:ascii="Calibri" w:eastAsiaTheme="minorEastAsia" w:hAnsi="Calibri" w:cstheme="minorBidi"/>
          <w:lang w:eastAsia="zh-CN"/>
        </w:rPr>
        <w:commentReference w:id="168"/>
      </w:r>
    </w:p>
    <w:p w14:paraId="135E9CED" w14:textId="74B29302" w:rsidR="00F97FCF" w:rsidRDefault="00154F33">
      <w:pPr>
        <w:pStyle w:val="Caption"/>
        <w:rPr>
          <w:ins w:id="169" w:author="Karim Anaya-Izquierdo" w:date="2024-09-26T09:37:00Z" w16du:dateUtc="2024-09-26T08:37:00Z"/>
        </w:rPr>
      </w:pPr>
      <w:bookmarkStart w:id="170" w:name="_Ref176785696"/>
      <w:r>
        <w:t xml:space="preserve">Figure </w:t>
      </w:r>
      <w:fldSimple w:instr=" SEQ Figure \* ARABIC ">
        <w:r w:rsidR="00F14821">
          <w:rPr>
            <w:noProof/>
          </w:rPr>
          <w:t>4</w:t>
        </w:r>
      </w:fldSimple>
      <w:bookmarkEnd w:id="170"/>
      <w:r>
        <w:t xml:space="preserve">. FE model </w:t>
      </w:r>
      <w:r w:rsidR="00AB4C38">
        <w:t>for the shear configuration (</w:t>
      </w:r>
      <w:r w:rsidR="00AB4C38">
        <w:rPr>
          <w:rFonts w:cs="Calibri"/>
        </w:rPr>
        <w:t>α</w:t>
      </w:r>
      <w:r w:rsidR="00AB4C38">
        <w:t>=90</w:t>
      </w:r>
      <w:r w:rsidR="00DF7C89" w:rsidRPr="00DF7C89">
        <w:t>°</w:t>
      </w:r>
      <w:r w:rsidR="00AB4C38">
        <w:t>)</w:t>
      </w:r>
      <w:r w:rsidR="00DF7C89">
        <w:t>; (a) plan</w:t>
      </w:r>
      <w:r w:rsidR="006F0314">
        <w:t xml:space="preserve"> view with mesh detail at the hole</w:t>
      </w:r>
      <w:r w:rsidR="00FF6428">
        <w:t>, and (b) side view</w:t>
      </w:r>
      <w:r w:rsidR="001A5868">
        <w:t xml:space="preserve"> [23]</w:t>
      </w:r>
      <w:r w:rsidR="00FF6428">
        <w:t>.</w:t>
      </w:r>
      <w:r w:rsidR="00DF7C89">
        <w:t xml:space="preserve"> </w:t>
      </w:r>
    </w:p>
    <w:p w14:paraId="0C31381A" w14:textId="77777777" w:rsidR="000F5EE0" w:rsidRDefault="000F5EE0" w:rsidP="000F5EE0">
      <w:pPr>
        <w:rPr>
          <w:ins w:id="171" w:author="Karim Anaya-Izquierdo" w:date="2024-09-26T09:37:00Z" w16du:dateUtc="2024-09-26T08:37:00Z"/>
          <w:lang w:eastAsia="zh-CN"/>
        </w:rPr>
      </w:pPr>
    </w:p>
    <w:p w14:paraId="15A72AC3" w14:textId="77777777" w:rsidR="000F5EE0" w:rsidRDefault="000F5EE0" w:rsidP="000F5EE0">
      <w:pPr>
        <w:rPr>
          <w:ins w:id="172" w:author="Karim Anaya-Izquierdo" w:date="2024-09-26T09:37:00Z" w16du:dateUtc="2024-09-26T08:37:00Z"/>
          <w:lang w:eastAsia="zh-CN"/>
        </w:rPr>
      </w:pPr>
    </w:p>
    <w:p w14:paraId="347C84B2" w14:textId="77777777" w:rsidR="000F5EE0" w:rsidRPr="000F5EE0" w:rsidRDefault="000F5EE0" w:rsidP="000F5EE0">
      <w:pPr>
        <w:rPr>
          <w:lang w:eastAsia="zh-CN"/>
          <w:rPrChange w:id="173" w:author="Karim Anaya-Izquierdo" w:date="2024-09-26T09:37:00Z" w16du:dateUtc="2024-09-26T08:37:00Z">
            <w:rPr/>
          </w:rPrChange>
        </w:rPr>
      </w:pPr>
    </w:p>
    <w:p w14:paraId="14DCA9EA" w14:textId="75ED777A" w:rsidR="003C7ED9" w:rsidRDefault="006163C0" w:rsidP="00294633">
      <w:pPr>
        <w:pStyle w:val="section"/>
        <w:outlineLvl w:val="0"/>
      </w:pPr>
      <w:bookmarkStart w:id="174" w:name="_Toc133938870"/>
      <w:bookmarkStart w:id="175" w:name="_Ref150336427"/>
      <w:r w:rsidRPr="006163C0">
        <w:t xml:space="preserve">Bayesian </w:t>
      </w:r>
      <w:bookmarkEnd w:id="174"/>
      <w:r w:rsidR="00C631CC">
        <w:t>analysis</w:t>
      </w:r>
      <w:bookmarkEnd w:id="175"/>
      <w:r w:rsidR="003C7ED9">
        <w:tab/>
      </w:r>
    </w:p>
    <w:p w14:paraId="7E25EDD4" w14:textId="148F139C" w:rsidR="000A0266" w:rsidRDefault="00453773" w:rsidP="00294633">
      <w:pPr>
        <w:pStyle w:val="subsection"/>
        <w:outlineLvl w:val="1"/>
      </w:pPr>
      <w:bookmarkStart w:id="176" w:name="_Toc133938871"/>
      <w:bookmarkStart w:id="177" w:name="_Ref148876664"/>
      <w:bookmarkStart w:id="178" w:name="_Ref148876672"/>
      <w:bookmarkStart w:id="179" w:name="_Ref149144194"/>
      <w:bookmarkStart w:id="180" w:name="_Ref151992405"/>
      <w:r>
        <w:t>Basic f</w:t>
      </w:r>
      <w:r w:rsidR="00192F82" w:rsidRPr="00192F82">
        <w:t xml:space="preserve">ramework </w:t>
      </w:r>
      <w:r w:rsidR="00B13C3D">
        <w:t>of</w:t>
      </w:r>
      <w:r w:rsidR="00192F82" w:rsidRPr="00192F82">
        <w:t xml:space="preserve"> Bayesian inference</w:t>
      </w:r>
      <w:bookmarkEnd w:id="176"/>
      <w:bookmarkEnd w:id="177"/>
      <w:bookmarkEnd w:id="178"/>
      <w:bookmarkEnd w:id="179"/>
      <w:bookmarkEnd w:id="180"/>
    </w:p>
    <w:p w14:paraId="199ABF91" w14:textId="185AC79B" w:rsidR="00BA448D" w:rsidRPr="00E9071F" w:rsidRDefault="00BA448D" w:rsidP="00CF1B09">
      <w:r w:rsidRPr="00E9071F">
        <w:t xml:space="preserve">In Bayesian </w:t>
      </w:r>
      <w:r w:rsidR="006B1E41">
        <w:t xml:space="preserve">statistical </w:t>
      </w:r>
      <w:r w:rsidRPr="00E9071F">
        <w:t>inference,</w:t>
      </w:r>
      <w:r w:rsidR="002A4D8E">
        <w:t xml:space="preserve"> both aleatoric and epistemic uncertaint</w:t>
      </w:r>
      <w:r w:rsidR="0069394F">
        <w:t>ies</w:t>
      </w:r>
      <w:r w:rsidR="002A4D8E">
        <w:t xml:space="preserve"> are </w:t>
      </w:r>
      <w:r w:rsidR="00FC348B">
        <w:t>manipulated</w:t>
      </w:r>
      <w:r w:rsidR="002A4D8E">
        <w:t xml:space="preserve"> equally as </w:t>
      </w:r>
      <w:r w:rsidR="00F41739">
        <w:t xml:space="preserve">random variables </w:t>
      </w:r>
      <w:r w:rsidR="00CC494C">
        <w:t>following</w:t>
      </w:r>
      <w:r w:rsidR="00F41739">
        <w:t xml:space="preserve"> the laws of probability theory</w:t>
      </w:r>
      <w:r w:rsidR="003A5245">
        <w:t xml:space="preserve"> </w:t>
      </w:r>
      <w:r w:rsidR="00703203">
        <w:fldChar w:fldCharType="begin"/>
      </w:r>
      <w:r w:rsidR="00F74FF1">
        <w:instrText xml:space="preserve"> ADDIN EN.CITE &lt;EndNote&gt;&lt;Cite&gt;&lt;Author&gt;Bernardo&lt;/Author&gt;&lt;Year&gt;1994&lt;/Year&gt;&lt;RecNum&gt;27&lt;/RecNum&gt;&lt;DisplayText&gt;[29]&lt;/DisplayText&gt;&lt;record&gt;&lt;rec-number&gt;27&lt;/rec-number&gt;&lt;foreign-keys&gt;&lt;key app="EN" db-id="ex50s9f2oazte6ed2zmxxx53tsxtfeaftxv2" timestamp="1724425771"&gt;27&lt;/key&gt;&lt;/foreign-keys&gt;&lt;ref-type name="Book"&gt;6&lt;/ref-type&gt;&lt;contributors&gt;&lt;authors&gt;&lt;author&gt;José M. Bernardo&lt;/author&gt;&lt;author&gt;Adrian F. M. Smith&lt;/author&gt;&lt;/authors&gt;&lt;/contributors&gt;&lt;titles&gt;&lt;title&gt;Bayesian Theory&lt;/title&gt;&lt;/titles&gt;&lt;dates&gt;&lt;year&gt;1994&lt;/year&gt;&lt;/dates&gt;&lt;publisher&gt;John Wiley &amp;amp; Sons&lt;/publisher&gt;&lt;urls&gt;&lt;related-urls&gt;&lt;url&gt;https://onlinelibrary.wiley.com/doi/book/10.1002/9780470316870&lt;/url&gt;&lt;/related-urls&gt;&lt;/urls&gt;&lt;/record&gt;&lt;/Cite&gt;&lt;/EndNote&gt;</w:instrText>
      </w:r>
      <w:r w:rsidR="00703203">
        <w:fldChar w:fldCharType="separate"/>
      </w:r>
      <w:r w:rsidR="00F74FF1">
        <w:rPr>
          <w:noProof/>
        </w:rPr>
        <w:t>[</w:t>
      </w:r>
      <w:hyperlink w:anchor="_ENREF_29" w:tooltip="Bernardo, 1994 #27" w:history="1">
        <w:r w:rsidR="009D5636" w:rsidRPr="009D5636">
          <w:rPr>
            <w:rStyle w:val="Hyperlink"/>
          </w:rPr>
          <w:t>29</w:t>
        </w:r>
      </w:hyperlink>
      <w:r w:rsidR="00F74FF1">
        <w:rPr>
          <w:noProof/>
        </w:rPr>
        <w:t>]</w:t>
      </w:r>
      <w:r w:rsidR="00703203">
        <w:fldChar w:fldCharType="end"/>
      </w:r>
      <w:r w:rsidR="006602C6">
        <w:t>.</w:t>
      </w:r>
      <w:r w:rsidR="00703203">
        <w:t xml:space="preserve"> </w:t>
      </w:r>
      <w:r w:rsidR="00512139">
        <w:t>T</w:t>
      </w:r>
      <w:r w:rsidR="00781D61">
        <w:t xml:space="preserve">he results from </w:t>
      </w:r>
      <w:r w:rsidR="0068465C">
        <w:lastRenderedPageBreak/>
        <w:t>experiments</w:t>
      </w:r>
      <w:r w:rsidR="0071524A">
        <w:t>,</w:t>
      </w:r>
      <w:r w:rsidR="003B1FDF">
        <w:t xml:space="preserve"> such as </w:t>
      </w:r>
      <w:r w:rsidR="0068465C">
        <w:t>those described in the previous section</w:t>
      </w:r>
      <w:r w:rsidR="0071524A">
        <w:t>,</w:t>
      </w:r>
      <w:r w:rsidR="00781D61">
        <w:t xml:space="preserve"> </w:t>
      </w:r>
      <w:r w:rsidR="00512139">
        <w:t>can be co</w:t>
      </w:r>
      <w:r w:rsidR="00EB776C">
        <w:t>n</w:t>
      </w:r>
      <w:r w:rsidR="00512139">
        <w:t>sidered</w:t>
      </w:r>
      <w:r w:rsidR="00781D61">
        <w:t xml:space="preserve"> aleatoric </w:t>
      </w:r>
      <w:r w:rsidR="0068465C">
        <w:t>as</w:t>
      </w:r>
      <w:r w:rsidR="00781D61">
        <w:t xml:space="preserve"> </w:t>
      </w:r>
      <w:r w:rsidR="00340AB4">
        <w:t xml:space="preserve">two </w:t>
      </w:r>
      <w:r w:rsidR="0068465C">
        <w:t xml:space="preserve">nominally identical </w:t>
      </w:r>
      <w:r w:rsidR="003B1FDF">
        <w:t>tests</w:t>
      </w:r>
      <w:r w:rsidR="0068465C">
        <w:t>, i.e. specimens with the same nominal geometry, lay-up and dimensions loaded in the same way</w:t>
      </w:r>
      <w:r w:rsidR="003B1FDF">
        <w:t xml:space="preserve"> </w:t>
      </w:r>
      <w:r w:rsidR="00340AB4">
        <w:t>will return different results</w:t>
      </w:r>
      <w:r w:rsidR="0068465C">
        <w:t>.</w:t>
      </w:r>
      <w:r w:rsidR="00340AB4">
        <w:t xml:space="preserve"> </w:t>
      </w:r>
      <w:r w:rsidR="00DC4CDB">
        <w:t>However</w:t>
      </w:r>
      <w:r w:rsidR="00CC65D5">
        <w:t>,</w:t>
      </w:r>
      <w:r w:rsidR="00DC4CDB">
        <w:t xml:space="preserve"> </w:t>
      </w:r>
      <w:r w:rsidR="00B04AEA">
        <w:t xml:space="preserve">the uncertainty </w:t>
      </w:r>
      <w:r w:rsidR="0068465C">
        <w:t>in the quoted</w:t>
      </w:r>
      <w:r w:rsidR="001C3C26">
        <w:t xml:space="preserve"> material properties </w:t>
      </w:r>
      <w:r w:rsidR="008F2625">
        <w:t xml:space="preserve">of the specimens tested is of </w:t>
      </w:r>
      <w:r w:rsidR="00521318">
        <w:t>an</w:t>
      </w:r>
      <w:r w:rsidR="008F2625">
        <w:t xml:space="preserve"> epistemic nature </w:t>
      </w:r>
      <w:r w:rsidR="0068465C">
        <w:t>because</w:t>
      </w:r>
      <w:r w:rsidR="00D96AC4">
        <w:t xml:space="preserve"> </w:t>
      </w:r>
      <w:r w:rsidR="002B7219">
        <w:t xml:space="preserve">it </w:t>
      </w:r>
      <w:r w:rsidR="003E51CB">
        <w:t xml:space="preserve">is difficult to measure </w:t>
      </w:r>
      <w:r w:rsidR="00CC65D5">
        <w:t>exactly</w:t>
      </w:r>
      <w:r w:rsidR="00972B1C">
        <w:t xml:space="preserve"> and can be reduced with more experimental data</w:t>
      </w:r>
      <w:r w:rsidR="00F64A38">
        <w:t>.</w:t>
      </w:r>
      <w:r w:rsidR="002B7219">
        <w:t xml:space="preserve"> </w:t>
      </w:r>
      <w:r w:rsidR="0068465C">
        <w:t>In</w:t>
      </w:r>
      <w:r w:rsidR="00B27CB8">
        <w:t xml:space="preserve"> the Bayesian framework</w:t>
      </w:r>
      <w:r w:rsidR="005D26C5">
        <w:t>,</w:t>
      </w:r>
      <w:r w:rsidRPr="00E9071F">
        <w:t xml:space="preserve"> </w:t>
      </w:r>
      <w:r w:rsidR="00F24B5B">
        <w:t xml:space="preserve">any </w:t>
      </w:r>
      <w:r w:rsidR="004724EA">
        <w:t xml:space="preserve">uncertain </w:t>
      </w:r>
      <w:r w:rsidR="00F24B5B">
        <w:t>quantit</w:t>
      </w:r>
      <w:r w:rsidR="00170BC7">
        <w:t>ies</w:t>
      </w:r>
      <w:r w:rsidR="00F24B5B">
        <w:t xml:space="preserve"> </w:t>
      </w:r>
      <w:r w:rsidR="0068465C">
        <w:t xml:space="preserve">can be </w:t>
      </w:r>
      <w:r w:rsidR="00F24B5B">
        <w:t xml:space="preserve">considered as random </w:t>
      </w:r>
      <w:r w:rsidR="00984559">
        <w:t xml:space="preserve">variables (denoted generically </w:t>
      </w:r>
      <w:r w:rsidR="00F26BB7">
        <w:t>as</w:t>
      </w:r>
      <w:r w:rsidR="00F24B5B">
        <w:t xml:space="preserve"> </w:t>
      </w:r>
      <m:oMath>
        <m:r>
          <m:rPr>
            <m:sty m:val="bi"/>
          </m:rPr>
          <w:rPr>
            <w:rFonts w:ascii="Cambria Math" w:hAnsi="Cambria Math"/>
          </w:rPr>
          <m:t>θ</m:t>
        </m:r>
      </m:oMath>
      <w:r w:rsidR="00984559">
        <w:rPr>
          <w:b/>
        </w:rPr>
        <w:t>)</w:t>
      </w:r>
      <w:r w:rsidR="00DB599A">
        <w:rPr>
          <w:b/>
        </w:rPr>
        <w:t xml:space="preserve"> </w:t>
      </w:r>
      <w:r w:rsidR="00F26BB7">
        <w:rPr>
          <w:bCs/>
        </w:rPr>
        <w:t xml:space="preserve">with corresponding </w:t>
      </w:r>
      <w:r w:rsidR="004724EA">
        <w:rPr>
          <w:bCs/>
        </w:rPr>
        <w:t>probability distributio</w:t>
      </w:r>
      <w:r w:rsidR="003A3E1E">
        <w:rPr>
          <w:bCs/>
        </w:rPr>
        <w:t>n</w:t>
      </w:r>
      <w:r w:rsidR="008A7CD1">
        <w:rPr>
          <w:bCs/>
        </w:rPr>
        <w:t>s</w:t>
      </w:r>
      <w:r w:rsidR="00E53F29">
        <w:rPr>
          <w:bCs/>
        </w:rPr>
        <w:t xml:space="preserve">, called </w:t>
      </w:r>
      <w:r w:rsidR="00E53F29" w:rsidRPr="003164DF">
        <w:rPr>
          <w:bCs/>
          <w:i/>
          <w:iCs/>
        </w:rPr>
        <w:t>prior distributions</w:t>
      </w:r>
      <w:r w:rsidR="00E53F29">
        <w:rPr>
          <w:bCs/>
        </w:rPr>
        <w:t>,</w:t>
      </w:r>
      <w:r w:rsidR="003B5650">
        <w:rPr>
          <w:bCs/>
        </w:rPr>
        <w:t xml:space="preserve"> </w:t>
      </w:r>
      <w:r w:rsidR="00E53F29">
        <w:rPr>
          <w:bCs/>
        </w:rPr>
        <w:t xml:space="preserve">which </w:t>
      </w:r>
      <w:r w:rsidR="00875E25">
        <w:rPr>
          <w:bCs/>
        </w:rPr>
        <w:t xml:space="preserve">comprise the </w:t>
      </w:r>
      <w:r w:rsidR="003B5650">
        <w:rPr>
          <w:bCs/>
        </w:rPr>
        <w:t xml:space="preserve">prior knowledge about such quantities before observing any </w:t>
      </w:r>
      <w:r w:rsidR="003164DF">
        <w:rPr>
          <w:bCs/>
        </w:rPr>
        <w:t xml:space="preserve">experimental </w:t>
      </w:r>
      <w:r w:rsidR="003B5650">
        <w:rPr>
          <w:bCs/>
        </w:rPr>
        <w:t>data</w:t>
      </w:r>
      <w:r w:rsidR="003A3E1E">
        <w:rPr>
          <w:bCs/>
        </w:rPr>
        <w:t>.</w:t>
      </w:r>
      <w:r w:rsidR="00E410C4">
        <w:rPr>
          <w:bCs/>
        </w:rPr>
        <w:t xml:space="preserve"> The uncertain quantities</w:t>
      </w:r>
      <w:r w:rsidR="00DB599A">
        <w:rPr>
          <w:bCs/>
        </w:rPr>
        <w:t xml:space="preserve"> </w:t>
      </w:r>
      <m:oMath>
        <m:r>
          <m:rPr>
            <m:sty m:val="bi"/>
          </m:rPr>
          <w:rPr>
            <w:rFonts w:ascii="Cambria Math" w:hAnsi="Cambria Math"/>
          </w:rPr>
          <m:t>θ</m:t>
        </m:r>
      </m:oMath>
      <w:r w:rsidR="00ED4EAD">
        <w:rPr>
          <w:bCs/>
        </w:rPr>
        <w:t xml:space="preserve"> </w:t>
      </w:r>
      <w:r w:rsidR="006D6016">
        <w:rPr>
          <w:bCs/>
        </w:rPr>
        <w:t>can include</w:t>
      </w:r>
      <w:r w:rsidR="006D6016" w:rsidRPr="006D6016">
        <w:rPr>
          <w:bCs/>
        </w:rPr>
        <w:t xml:space="preserve"> the input parameters of </w:t>
      </w:r>
      <w:r w:rsidR="00C65D5E">
        <w:rPr>
          <w:bCs/>
        </w:rPr>
        <w:t>the</w:t>
      </w:r>
      <w:r w:rsidR="006D6016" w:rsidRPr="006D6016">
        <w:rPr>
          <w:bCs/>
        </w:rPr>
        <w:t xml:space="preserve"> FE model that are not known or cannot be determined with certainty. </w:t>
      </w:r>
      <w:r w:rsidR="00A719CC" w:rsidRPr="0071506D">
        <w:rPr>
          <w:bCs/>
        </w:rPr>
        <w:t xml:space="preserve">The </w:t>
      </w:r>
      <w:r w:rsidR="00D66B18">
        <w:rPr>
          <w:bCs/>
        </w:rPr>
        <w:t xml:space="preserve">prior </w:t>
      </w:r>
      <w:r w:rsidR="00913F6A">
        <w:rPr>
          <w:bCs/>
        </w:rPr>
        <w:t>P</w:t>
      </w:r>
      <w:r w:rsidR="0071506D" w:rsidRPr="0071506D">
        <w:rPr>
          <w:bCs/>
        </w:rPr>
        <w:t xml:space="preserve">robability </w:t>
      </w:r>
      <w:r w:rsidR="00913F6A">
        <w:rPr>
          <w:bCs/>
        </w:rPr>
        <w:t>D</w:t>
      </w:r>
      <w:r w:rsidR="0071506D" w:rsidRPr="0071506D">
        <w:rPr>
          <w:bCs/>
        </w:rPr>
        <w:t xml:space="preserve">ensity </w:t>
      </w:r>
      <w:r w:rsidR="00913F6A">
        <w:rPr>
          <w:bCs/>
        </w:rPr>
        <w:t>F</w:t>
      </w:r>
      <w:r w:rsidR="0071506D" w:rsidRPr="0071506D">
        <w:rPr>
          <w:bCs/>
        </w:rPr>
        <w:t>unction</w:t>
      </w:r>
      <w:r w:rsidR="0071506D">
        <w:rPr>
          <w:bCs/>
        </w:rPr>
        <w:t xml:space="preserve"> (PDF) </w:t>
      </w:r>
      <m:oMath>
        <m:r>
          <w:rPr>
            <w:rFonts w:ascii="Cambria Math" w:hAnsi="Cambria Math"/>
          </w:rPr>
          <m:t>p(</m:t>
        </m:r>
        <m:r>
          <m:rPr>
            <m:sty m:val="bi"/>
          </m:rPr>
          <w:rPr>
            <w:rFonts w:ascii="Cambria Math" w:hAnsi="Cambria Math"/>
          </w:rPr>
          <m:t>θ</m:t>
        </m:r>
        <m:r>
          <w:rPr>
            <w:rFonts w:ascii="Cambria Math" w:hAnsi="Cambria Math"/>
          </w:rPr>
          <m:t>)</m:t>
        </m:r>
      </m:oMath>
      <w:r w:rsidR="0071506D">
        <w:t xml:space="preserve"> </w:t>
      </w:r>
      <w:r w:rsidR="00875E25">
        <w:t>is the</w:t>
      </w:r>
      <w:r w:rsidR="0071506D">
        <w:t xml:space="preserve"> </w:t>
      </w:r>
      <w:r w:rsidR="00B03FBD">
        <w:t xml:space="preserve">prior belief before </w:t>
      </w:r>
      <w:r w:rsidR="00875E25">
        <w:t>the experimental results are obtained.</w:t>
      </w:r>
      <w:r w:rsidR="00B03FBD">
        <w:t xml:space="preserve"> </w:t>
      </w:r>
      <w:r w:rsidR="00CF1B09">
        <w:t xml:space="preserve">Once </w:t>
      </w:r>
      <w:r w:rsidR="00D43D6D">
        <w:t xml:space="preserve">the </w:t>
      </w:r>
      <w:r w:rsidR="00875E25">
        <w:t xml:space="preserve">experimental data has been captured and processed, the corresponding results are denoted as </w:t>
      </w:r>
      <m:oMath>
        <m:r>
          <w:rPr>
            <w:rFonts w:ascii="Cambria Math" w:hAnsi="Cambria Math"/>
          </w:rPr>
          <m:t>y</m:t>
        </m:r>
      </m:oMath>
      <w:r w:rsidR="00CF1B09">
        <w:t>, the</w:t>
      </w:r>
      <w:r w:rsidR="00875E25">
        <w:t>n the</w:t>
      </w:r>
      <w:r w:rsidR="00CF1B09">
        <w:t xml:space="preserve"> posterior (updated) PDF</w:t>
      </w:r>
      <w:r w:rsidR="00875E25">
        <w:t>,</w:t>
      </w:r>
      <w:r w:rsidR="00CF1B09">
        <w:t xml:space="preserve"> </w:t>
      </w:r>
      <m:oMath>
        <m:r>
          <w:rPr>
            <w:rFonts w:ascii="Cambria Math" w:hAnsi="Cambria Math"/>
          </w:rPr>
          <m:t>p(</m:t>
        </m:r>
        <m:r>
          <m:rPr>
            <m:sty m:val="bi"/>
          </m:rPr>
          <w:rPr>
            <w:rFonts w:ascii="Cambria Math" w:hAnsi="Cambria Math"/>
          </w:rPr>
          <m:t>θ</m:t>
        </m:r>
        <m:r>
          <w:rPr>
            <w:rFonts w:ascii="Cambria Math" w:hAnsi="Cambria Math"/>
          </w:rPr>
          <m:t>|y)</m:t>
        </m:r>
      </m:oMath>
      <w:r w:rsidR="00875E25">
        <w:t>,</w:t>
      </w:r>
      <w:r w:rsidR="00CF1B09">
        <w:t xml:space="preserve"> can be obtained using Bayes’ </w:t>
      </w:r>
      <w:r w:rsidR="006B6C1F">
        <w:t>T</w:t>
      </w:r>
      <w:r w:rsidR="00CF1B09">
        <w:t>heorem:</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11"/>
      </w:tblGrid>
      <w:tr w:rsidR="004D4155" w14:paraId="5178D759" w14:textId="77777777" w:rsidTr="000D4ABD">
        <w:trPr>
          <w:trHeight w:val="626"/>
        </w:trPr>
        <w:tc>
          <w:tcPr>
            <w:tcW w:w="8505" w:type="dxa"/>
            <w:vAlign w:val="center"/>
          </w:tcPr>
          <w:p w14:paraId="4EC307C5" w14:textId="5AC6E791" w:rsidR="004D4155" w:rsidRPr="001330F3" w:rsidRDefault="0031326D" w:rsidP="001330F3">
            <w:pPr>
              <w:tabs>
                <w:tab w:val="center" w:pos="4111"/>
                <w:tab w:val="left" w:pos="9026"/>
              </w:tabs>
              <w:jc w:val="center"/>
              <w:rPr>
                <w:rFonts w:eastAsia="DengXian"/>
              </w:rPr>
            </w:pPr>
            <m:oMathPara>
              <m:oMathParaPr>
                <m:jc m:val="center"/>
              </m:oMathParaPr>
              <m:oMath>
                <m:r>
                  <w:rPr>
                    <w:rFonts w:ascii="Cambria Math" w:eastAsia="DengXian" w:hAnsi="Cambria Math"/>
                  </w:rPr>
                  <m:t>p</m:t>
                </m:r>
                <m:d>
                  <m:dPr>
                    <m:ctrlPr>
                      <w:rPr>
                        <w:rFonts w:ascii="Cambria Math" w:eastAsia="DengXian" w:hAnsi="Cambria Math"/>
                        <w:i/>
                      </w:rPr>
                    </m:ctrlPr>
                  </m:dPr>
                  <m:e>
                    <m:r>
                      <m:rPr>
                        <m:sty m:val="bi"/>
                      </m:rPr>
                      <w:rPr>
                        <w:rFonts w:ascii="Cambria Math" w:hAnsi="Cambria Math"/>
                      </w:rPr>
                      <m:t>θ</m:t>
                    </m:r>
                  </m:e>
                  <m:e>
                    <m:r>
                      <w:rPr>
                        <w:rFonts w:ascii="Cambria Math" w:hAnsi="Cambria Math"/>
                      </w:rPr>
                      <m:t>y</m:t>
                    </m:r>
                  </m:e>
                </m:d>
                <m:r>
                  <w:rPr>
                    <w:rFonts w:ascii="Cambria Math" w:eastAsia="DengXian" w:hAnsi="Cambria Math"/>
                  </w:rPr>
                  <m:t>=</m:t>
                </m:r>
                <m:f>
                  <m:fPr>
                    <m:ctrlPr>
                      <w:rPr>
                        <w:rFonts w:ascii="Cambria Math" w:eastAsia="DengXian" w:hAnsi="Cambria Math"/>
                        <w:i/>
                      </w:rPr>
                    </m:ctrlPr>
                  </m:fPr>
                  <m:num>
                    <m:r>
                      <w:rPr>
                        <w:rFonts w:ascii="Cambria Math" w:eastAsia="DengXian" w:hAnsi="Cambria Math"/>
                      </w:rPr>
                      <m:t>p</m:t>
                    </m:r>
                    <m:d>
                      <m:dPr>
                        <m:ctrlPr>
                          <w:rPr>
                            <w:rFonts w:ascii="Cambria Math" w:eastAsia="DengXian" w:hAnsi="Cambria Math"/>
                            <w:i/>
                          </w:rPr>
                        </m:ctrlPr>
                      </m:dPr>
                      <m:e>
                        <m:r>
                          <m:rPr>
                            <m:sty m:val="bi"/>
                          </m:rPr>
                          <w:rPr>
                            <w:rFonts w:ascii="Cambria Math" w:hAnsi="Cambria Math"/>
                          </w:rPr>
                          <m:t>θ</m:t>
                        </m:r>
                      </m:e>
                    </m:d>
                    <m:r>
                      <w:rPr>
                        <w:rFonts w:ascii="Cambria Math" w:eastAsia="DengXian" w:hAnsi="Cambria Math"/>
                      </w:rPr>
                      <m:t>p(</m:t>
                    </m:r>
                    <m:r>
                      <w:rPr>
                        <w:rFonts w:ascii="Cambria Math" w:hAnsi="Cambria Math"/>
                      </w:rPr>
                      <m:t>y</m:t>
                    </m:r>
                    <m:r>
                      <w:rPr>
                        <w:rFonts w:ascii="Cambria Math" w:eastAsia="DengXian" w:hAnsi="Cambria Math"/>
                      </w:rPr>
                      <m:t>|</m:t>
                    </m:r>
                    <m:r>
                      <m:rPr>
                        <m:sty m:val="bi"/>
                      </m:rPr>
                      <w:rPr>
                        <w:rFonts w:ascii="Cambria Math" w:hAnsi="Cambria Math"/>
                      </w:rPr>
                      <m:t>θ</m:t>
                    </m:r>
                    <m:r>
                      <w:rPr>
                        <w:rFonts w:ascii="Cambria Math" w:eastAsia="DengXian" w:hAnsi="Cambria Math"/>
                      </w:rPr>
                      <m:t>)</m:t>
                    </m:r>
                  </m:num>
                  <m:den>
                    <m:r>
                      <w:rPr>
                        <w:rFonts w:ascii="Cambria Math" w:eastAsia="DengXian" w:hAnsi="Cambria Math"/>
                      </w:rPr>
                      <m:t>p(</m:t>
                    </m:r>
                    <m:r>
                      <w:rPr>
                        <w:rFonts w:ascii="Cambria Math" w:hAnsi="Cambria Math"/>
                      </w:rPr>
                      <m:t>y</m:t>
                    </m:r>
                    <m:r>
                      <w:rPr>
                        <w:rFonts w:ascii="Cambria Math" w:eastAsia="DengXian" w:hAnsi="Cambria Math"/>
                      </w:rPr>
                      <m:t>)</m:t>
                    </m:r>
                  </m:den>
                </m:f>
                <m:r>
                  <w:ins w:id="181" w:author="Janice Barton" w:date="2024-08-19T10:32:00Z">
                    <w:rPr>
                      <w:rFonts w:ascii="Cambria Math" w:hAnsi="Cambria Math"/>
                    </w:rPr>
                    <m:t xml:space="preserve"> </m:t>
                  </w:ins>
                </m:r>
                <m:r>
                  <w:rPr>
                    <w:rFonts w:ascii="Cambria Math" w:eastAsia="DengXian" w:hAnsi="Cambria Math"/>
                  </w:rPr>
                  <m:t>∝</m:t>
                </m:r>
                <m:r>
                  <w:ins w:id="182" w:author="Janice Barton" w:date="2024-08-19T10:32:00Z">
                    <w:rPr>
                      <w:rFonts w:ascii="Cambria Math" w:eastAsia="DengXian" w:hAnsi="Cambria Math"/>
                    </w:rPr>
                    <m:t xml:space="preserve"> </m:t>
                  </w:ins>
                </m:r>
                <m:r>
                  <w:rPr>
                    <w:rFonts w:ascii="Cambria Math" w:eastAsia="DengXian" w:hAnsi="Cambria Math"/>
                  </w:rPr>
                  <m:t>p</m:t>
                </m:r>
                <m:d>
                  <m:dPr>
                    <m:ctrlPr>
                      <w:rPr>
                        <w:rFonts w:ascii="Cambria Math" w:eastAsia="DengXian" w:hAnsi="Cambria Math"/>
                        <w:i/>
                      </w:rPr>
                    </m:ctrlPr>
                  </m:dPr>
                  <m:e>
                    <m:r>
                      <m:rPr>
                        <m:sty m:val="bi"/>
                      </m:rPr>
                      <w:rPr>
                        <w:rFonts w:ascii="Cambria Math" w:hAnsi="Cambria Math"/>
                      </w:rPr>
                      <m:t>θ</m:t>
                    </m:r>
                  </m:e>
                </m:d>
                <m:r>
                  <w:rPr>
                    <w:rFonts w:ascii="Cambria Math" w:eastAsia="DengXian" w:hAnsi="Cambria Math"/>
                  </w:rPr>
                  <m:t>p</m:t>
                </m:r>
                <m:d>
                  <m:dPr>
                    <m:ctrlPr>
                      <w:rPr>
                        <w:rFonts w:ascii="Cambria Math" w:eastAsia="DengXian" w:hAnsi="Cambria Math"/>
                        <w:i/>
                      </w:rPr>
                    </m:ctrlPr>
                  </m:dPr>
                  <m:e>
                    <m:r>
                      <w:rPr>
                        <w:rFonts w:ascii="Cambria Math" w:hAnsi="Cambria Math"/>
                      </w:rPr>
                      <m:t>y</m:t>
                    </m:r>
                  </m:e>
                  <m:e>
                    <m:r>
                      <m:rPr>
                        <m:sty m:val="bi"/>
                      </m:rPr>
                      <w:rPr>
                        <w:rFonts w:ascii="Cambria Math" w:hAnsi="Cambria Math"/>
                      </w:rPr>
                      <m:t>θ</m:t>
                    </m:r>
                  </m:e>
                </m:d>
                <m:r>
                  <w:rPr>
                    <w:rFonts w:ascii="Cambria Math" w:eastAsia="DengXian" w:hAnsi="Cambria Math"/>
                  </w:rPr>
                  <m:t>.</m:t>
                </m:r>
              </m:oMath>
            </m:oMathPara>
          </w:p>
        </w:tc>
        <w:tc>
          <w:tcPr>
            <w:tcW w:w="511" w:type="dxa"/>
            <w:vAlign w:val="center"/>
          </w:tcPr>
          <w:p w14:paraId="2B0DF4E6" w14:textId="4670EA98" w:rsidR="004D4155" w:rsidRDefault="00B60BC4" w:rsidP="006C1548">
            <w:pPr>
              <w:pStyle w:val="ListParagraph"/>
              <w:numPr>
                <w:ilvl w:val="0"/>
                <w:numId w:val="9"/>
              </w:numPr>
              <w:jc w:val="right"/>
            </w:pPr>
            <w:bookmarkStart w:id="183" w:name="_Ref133931656"/>
            <w:bookmarkStart w:id="184" w:name="_Ref133931235"/>
            <w:r>
              <w:t xml:space="preserve"> </w:t>
            </w:r>
            <w:bookmarkEnd w:id="183"/>
          </w:p>
        </w:tc>
        <w:bookmarkEnd w:id="184"/>
      </w:tr>
    </w:tbl>
    <w:p w14:paraId="00558551" w14:textId="77777777" w:rsidR="00CF1B09" w:rsidRDefault="00CF1B09" w:rsidP="00946538"/>
    <w:p w14:paraId="03A9D4E5" w14:textId="6BB0B144" w:rsidR="00874986" w:rsidRDefault="00184BEC" w:rsidP="00874986">
      <w:r>
        <w:t xml:space="preserve">In </w:t>
      </w:r>
      <w:r w:rsidR="00875E25">
        <w:t xml:space="preserve">Equation </w:t>
      </w:r>
      <w:r w:rsidR="00444331">
        <w:fldChar w:fldCharType="begin"/>
      </w:r>
      <w:r w:rsidR="00444331">
        <w:instrText xml:space="preserve"> REF _Ref133931656 \r \h </w:instrText>
      </w:r>
      <w:r w:rsidR="00444331">
        <w:fldChar w:fldCharType="separate"/>
      </w:r>
      <w:r w:rsidR="003A15B7">
        <w:t>(1)</w:t>
      </w:r>
      <w:r w:rsidR="00444331">
        <w:fldChar w:fldCharType="end"/>
      </w:r>
      <w:r w:rsidR="00444331">
        <w:t>,</w:t>
      </w:r>
      <w:r w:rsidR="00875E25">
        <w:t xml:space="preserve"> </w:t>
      </w:r>
      <m:oMath>
        <m:r>
          <w:rPr>
            <w:rFonts w:ascii="Cambria Math" w:hAnsi="Cambria Math"/>
          </w:rPr>
          <m:t>p(y|</m:t>
        </m:r>
        <m:r>
          <m:rPr>
            <m:sty m:val="bi"/>
          </m:rPr>
          <w:rPr>
            <w:rFonts w:ascii="Cambria Math" w:hAnsi="Cambria Math"/>
          </w:rPr>
          <m:t>θ</m:t>
        </m:r>
        <m:r>
          <w:rPr>
            <w:rFonts w:ascii="Cambria Math" w:hAnsi="Cambria Math"/>
          </w:rPr>
          <m:t>)</m:t>
        </m:r>
      </m:oMath>
      <w:r w:rsidR="00CF1B09">
        <w:t xml:space="preserve"> is </w:t>
      </w:r>
      <w:r w:rsidR="00875E25">
        <w:t>termed the</w:t>
      </w:r>
      <w:r w:rsidR="00CF1B09" w:rsidRPr="00E9071F">
        <w:t xml:space="preserve"> </w:t>
      </w:r>
      <w:r w:rsidR="00CF1B09" w:rsidRPr="00E9071F">
        <w:rPr>
          <w:i/>
          <w:iCs/>
        </w:rPr>
        <w:t>likelihood</w:t>
      </w:r>
      <w:r w:rsidR="00875E25">
        <w:t xml:space="preserve">, which provides </w:t>
      </w:r>
      <w:r w:rsidR="00CF1B09" w:rsidRPr="00E9071F">
        <w:t xml:space="preserve">the probability of the </w:t>
      </w:r>
      <w:r w:rsidR="00726781">
        <w:t>observed experimental results</w:t>
      </w:r>
      <w:r w:rsidR="006A5EB8">
        <w:t>,</w:t>
      </w:r>
      <w:r w:rsidR="00CF1B09" w:rsidRPr="00E9071F">
        <w:t xml:space="preserve"> </w:t>
      </w:r>
      <m:oMath>
        <m:r>
          <w:rPr>
            <w:rFonts w:ascii="Cambria Math" w:hAnsi="Cambria Math"/>
          </w:rPr>
          <m:t>y</m:t>
        </m:r>
      </m:oMath>
      <w:r w:rsidR="006A5EB8">
        <w:t xml:space="preserve">, </w:t>
      </w:r>
      <w:r w:rsidR="003D27EF">
        <w:t>when the</w:t>
      </w:r>
      <w:r w:rsidR="00CF1B09" w:rsidRPr="00E9071F">
        <w:t xml:space="preserve"> </w:t>
      </w:r>
      <w:r w:rsidR="003D27EF">
        <w:t xml:space="preserve">uncertain </w:t>
      </w:r>
      <w:r w:rsidR="00CF1B09" w:rsidRPr="00E9071F">
        <w:t xml:space="preserve">parameters </w:t>
      </w:r>
      <m:oMath>
        <m:r>
          <m:rPr>
            <m:sty m:val="bi"/>
          </m:rPr>
          <w:rPr>
            <w:rFonts w:ascii="Cambria Math" w:hAnsi="Cambria Math"/>
          </w:rPr>
          <m:t>θ</m:t>
        </m:r>
      </m:oMath>
      <w:r w:rsidR="001744F5">
        <w:t xml:space="preserve"> </w:t>
      </w:r>
      <w:r w:rsidR="003D27EF">
        <w:t xml:space="preserve">are fixed. The likelihood </w:t>
      </w:r>
      <w:r w:rsidR="001744F5">
        <w:t xml:space="preserve">quantifies the aleatoric uncertainty associated with the </w:t>
      </w:r>
      <w:r w:rsidR="00B65DBA">
        <w:t>experimental results.</w:t>
      </w:r>
      <w:r w:rsidR="00CF1B09">
        <w:t xml:space="preserve"> </w:t>
      </w:r>
      <w:r w:rsidR="00B65DBA">
        <w:t xml:space="preserve">The </w:t>
      </w:r>
      <w:r w:rsidR="00CB7592">
        <w:t>probability function</w:t>
      </w:r>
      <w:r w:rsidR="00CF1B09">
        <w:t xml:space="preserve"> </w:t>
      </w:r>
      <m:oMath>
        <m:r>
          <w:rPr>
            <w:rFonts w:ascii="Cambria Math" w:hAnsi="Cambria Math"/>
          </w:rPr>
          <m:t>p(y)</m:t>
        </m:r>
      </m:oMath>
      <w:r w:rsidR="00DE76FB" w:rsidRPr="00DE76FB">
        <w:t xml:space="preserve"> </w:t>
      </w:r>
      <w:r w:rsidR="00CF1B09">
        <w:t xml:space="preserve">in </w:t>
      </w:r>
      <w:r w:rsidR="009A25F9">
        <w:t xml:space="preserve">Equation </w:t>
      </w:r>
      <w:r w:rsidR="00CF1B09">
        <w:t xml:space="preserve"> </w:t>
      </w:r>
      <w:r w:rsidR="00946538">
        <w:fldChar w:fldCharType="begin"/>
      </w:r>
      <w:r w:rsidR="00946538">
        <w:instrText xml:space="preserve"> REF _Ref133931656 \r \h </w:instrText>
      </w:r>
      <w:r w:rsidR="00946538">
        <w:fldChar w:fldCharType="separate"/>
      </w:r>
      <w:r w:rsidR="003A15B7">
        <w:t>(1)</w:t>
      </w:r>
      <w:r w:rsidR="00946538">
        <w:fldChar w:fldCharType="end"/>
      </w:r>
      <w:r w:rsidR="00946538">
        <w:t xml:space="preserve"> </w:t>
      </w:r>
      <w:r w:rsidR="00DE76FB" w:rsidRPr="00DE76FB">
        <w:t xml:space="preserve">is a normalizing factor known as </w:t>
      </w:r>
      <w:r w:rsidR="00DE76FB" w:rsidRPr="00970672">
        <w:rPr>
          <w:i/>
          <w:iCs/>
        </w:rPr>
        <w:t>marginal likelihood</w:t>
      </w:r>
      <w:r w:rsidR="00DE76FB" w:rsidRPr="00DE76FB">
        <w:t xml:space="preserve"> or </w:t>
      </w:r>
      <w:r w:rsidR="00DE76FB" w:rsidRPr="00E968CE">
        <w:rPr>
          <w:i/>
          <w:iCs/>
        </w:rPr>
        <w:t>Bayesian model evidence</w:t>
      </w:r>
      <w:r w:rsidR="00BE72A3">
        <w:t xml:space="preserve"> and </w:t>
      </w:r>
      <w:r w:rsidR="006A5EB8">
        <w:t xml:space="preserve">provides </w:t>
      </w:r>
      <w:r w:rsidR="00BE72A3">
        <w:t xml:space="preserve">the uncertainty </w:t>
      </w:r>
      <w:r w:rsidR="006A5EB8">
        <w:t>in</w:t>
      </w:r>
      <w:r w:rsidR="00BE72A3">
        <w:t xml:space="preserve"> </w:t>
      </w:r>
      <m:oMath>
        <m:r>
          <w:rPr>
            <w:rFonts w:ascii="Cambria Math" w:hAnsi="Cambria Math"/>
          </w:rPr>
          <m:t>y</m:t>
        </m:r>
      </m:oMath>
      <w:r w:rsidR="00E4526F">
        <w:t xml:space="preserve"> </w:t>
      </w:r>
      <w:r w:rsidR="0004700E">
        <w:t xml:space="preserve">by </w:t>
      </w:r>
      <w:r w:rsidR="00BE72A3">
        <w:t>averaging across</w:t>
      </w:r>
      <w:r w:rsidR="00191480">
        <w:t xml:space="preserve">  possible uncertain values of </w:t>
      </w:r>
      <m:oMath>
        <m:r>
          <m:rPr>
            <m:sty m:val="bi"/>
          </m:rPr>
          <w:rPr>
            <w:rFonts w:ascii="Cambria Math" w:hAnsi="Cambria Math"/>
          </w:rPr>
          <m:t>θ</m:t>
        </m:r>
      </m:oMath>
      <w:r w:rsidR="00BE72A3">
        <w:t xml:space="preserve"> </w:t>
      </w:r>
      <w:r w:rsidR="00191480" w:rsidRPr="00D00CC7">
        <w:fldChar w:fldCharType="begin"/>
      </w:r>
      <w:r w:rsidR="00F74FF1">
        <w:instrText xml:space="preserve"> ADDIN EN.CITE &lt;EndNote&gt;&lt;Cite&gt;&lt;Author&gt;Schöniger&lt;/Author&gt;&lt;Year&gt;2014&lt;/Year&gt;&lt;RecNum&gt;28&lt;/RecNum&gt;&lt;DisplayText&gt;[30]&lt;/DisplayText&gt;&lt;record&gt;&lt;rec-number&gt;28&lt;/rec-number&gt;&lt;foreign-keys&gt;&lt;key app="EN" db-id="ex50s9f2oazte6ed2zmxxx53tsxtfeaftxv2" timestamp="1724425771"&gt;28&lt;/key&gt;&lt;/foreign-keys&gt;&lt;ref-type name="Journal Article"&gt;17&lt;/ref-type&gt;&lt;contributors&gt;&lt;authors&gt;&lt;author&gt;Schöniger, Anneli&lt;/author&gt;&lt;author&gt;Wöhling, Thomas&lt;/author&gt;&lt;author&gt;Samaniego, Luis&lt;/author&gt;&lt;author&gt;Nowak, Wolfgang&lt;/author&gt;&lt;/authors&gt;&lt;/contributors&gt;&lt;titles&gt;&lt;title&gt;Model selection on solid ground: Rigorous comparison of nine ways to evaluate Bayesian model evidence&lt;/title&gt;&lt;secondary-title&gt;Water Resources Research&lt;/secondary-title&gt;&lt;/titles&gt;&lt;periodical&gt;&lt;full-title&gt;Water Resources Research&lt;/full-title&gt;&lt;/periodical&gt;&lt;pages&gt;9484-9513&lt;/pages&gt;&lt;volume&gt;50&lt;/volume&gt;&lt;number&gt;12&lt;/number&gt;&lt;dates&gt;&lt;year&gt;2014&lt;/year&gt;&lt;/dates&gt;&lt;isbn&gt;0043-1397&lt;/isbn&gt;&lt;urls&gt;&lt;related-urls&gt;&lt;url&gt;https://agupubs.onlinelibrary.wiley.com/doi/abs/10.1002/2014WR016062&lt;/url&gt;&lt;/related-urls&gt;&lt;/urls&gt;&lt;electronic-resource-num&gt;https://doi.org/10.1002/2014WR016062&lt;/electronic-resource-num&gt;&lt;/record&gt;&lt;/Cite&gt;&lt;/EndNote&gt;</w:instrText>
      </w:r>
      <w:r w:rsidR="00191480" w:rsidRPr="00D00CC7">
        <w:fldChar w:fldCharType="separate"/>
      </w:r>
      <w:r w:rsidR="00F74FF1">
        <w:rPr>
          <w:noProof/>
        </w:rPr>
        <w:t>[</w:t>
      </w:r>
      <w:hyperlink w:anchor="_ENREF_30" w:tooltip="Schöniger, 2014 #28" w:history="1">
        <w:r w:rsidR="009D5636" w:rsidRPr="009D5636">
          <w:rPr>
            <w:rStyle w:val="Hyperlink"/>
          </w:rPr>
          <w:t>30</w:t>
        </w:r>
      </w:hyperlink>
      <w:r w:rsidR="00F74FF1">
        <w:rPr>
          <w:noProof/>
        </w:rPr>
        <w:t>]</w:t>
      </w:r>
      <w:r w:rsidR="00191480" w:rsidRPr="00D00CC7">
        <w:fldChar w:fldCharType="end"/>
      </w:r>
      <w:r w:rsidR="00E968CE">
        <w:t>.</w:t>
      </w:r>
      <w:r w:rsidR="00DE76FB" w:rsidRPr="00DE76FB">
        <w:t xml:space="preserve"> </w:t>
      </w:r>
      <w:r w:rsidR="000902A6">
        <w:rPr>
          <w:rFonts w:hint="eastAsia"/>
        </w:rPr>
        <w:t>Since</w:t>
      </w:r>
      <w:r w:rsidR="00DE76FB" w:rsidRPr="00DE76FB">
        <w:t xml:space="preserve"> </w:t>
      </w:r>
      <m:oMath>
        <m:r>
          <w:rPr>
            <w:rFonts w:ascii="Cambria Math" w:hAnsi="Cambria Math"/>
          </w:rPr>
          <m:t>p(y)</m:t>
        </m:r>
      </m:oMath>
      <w:r w:rsidR="00DE76FB" w:rsidRPr="00DE76FB">
        <w:t xml:space="preserve"> is not a function of the parameters </w:t>
      </w:r>
      <m:oMath>
        <m:r>
          <m:rPr>
            <m:sty m:val="bi"/>
          </m:rPr>
          <w:rPr>
            <w:rFonts w:ascii="Cambria Math" w:hAnsi="Cambria Math"/>
          </w:rPr>
          <m:t>θ</m:t>
        </m:r>
      </m:oMath>
      <w:r w:rsidR="00DE76FB" w:rsidRPr="00DE76FB">
        <w:t xml:space="preserve">, the posterior PDF is fully characterized by the product in </w:t>
      </w:r>
      <w:r w:rsidR="009A25F9">
        <w:t xml:space="preserve">Equation </w:t>
      </w:r>
      <w:r w:rsidR="004936FF">
        <w:t xml:space="preserve"> </w:t>
      </w:r>
      <w:r w:rsidR="00B60BC4">
        <w:fldChar w:fldCharType="begin"/>
      </w:r>
      <w:r w:rsidR="00B60BC4">
        <w:instrText xml:space="preserve"> REF _Ref133931656 \r \h </w:instrText>
      </w:r>
      <w:r w:rsidR="00B60BC4">
        <w:fldChar w:fldCharType="separate"/>
      </w:r>
      <w:r w:rsidR="003A15B7">
        <w:t>(1)</w:t>
      </w:r>
      <w:r w:rsidR="00B60BC4">
        <w:fldChar w:fldCharType="end"/>
      </w:r>
      <w:r w:rsidR="00DE76FB" w:rsidRPr="00DE76FB">
        <w:t xml:space="preserve"> between the </w:t>
      </w:r>
      <w:r w:rsidR="0011690D">
        <w:t xml:space="preserve">prior </w:t>
      </w:r>
      <m:oMath>
        <m:r>
          <w:rPr>
            <w:rFonts w:ascii="Cambria Math" w:hAnsi="Cambria Math"/>
          </w:rPr>
          <m:t>p(</m:t>
        </m:r>
        <m:r>
          <m:rPr>
            <m:sty m:val="bi"/>
          </m:rPr>
          <w:rPr>
            <w:rFonts w:ascii="Cambria Math" w:hAnsi="Cambria Math"/>
          </w:rPr>
          <m:t>θ</m:t>
        </m:r>
        <m:r>
          <w:rPr>
            <w:rFonts w:ascii="Cambria Math" w:hAnsi="Cambria Math"/>
          </w:rPr>
          <m:t>)</m:t>
        </m:r>
      </m:oMath>
      <w:r w:rsidR="00275F61">
        <w:t xml:space="preserve"> </w:t>
      </w:r>
      <w:r w:rsidR="0011690D">
        <w:t xml:space="preserve">and the </w:t>
      </w:r>
      <w:r w:rsidR="00DE76FB" w:rsidRPr="00DE76FB">
        <w:t>likelihood</w:t>
      </w:r>
      <w:r w:rsidR="007B782F">
        <w:t xml:space="preserve"> </w:t>
      </w:r>
      <m:oMath>
        <m:r>
          <w:rPr>
            <w:rFonts w:ascii="Cambria Math" w:eastAsia="DengXian" w:hAnsi="Cambria Math"/>
          </w:rPr>
          <m:t>p</m:t>
        </m:r>
        <m:d>
          <m:dPr>
            <m:ctrlPr>
              <w:rPr>
                <w:rFonts w:ascii="Cambria Math" w:eastAsia="DengXian" w:hAnsi="Cambria Math"/>
                <w:i/>
              </w:rPr>
            </m:ctrlPr>
          </m:dPr>
          <m:e>
            <m:r>
              <w:rPr>
                <w:rFonts w:ascii="Cambria Math" w:hAnsi="Cambria Math"/>
              </w:rPr>
              <m:t>y</m:t>
            </m:r>
          </m:e>
          <m:e>
            <m:r>
              <m:rPr>
                <m:sty m:val="bi"/>
              </m:rPr>
              <w:rPr>
                <w:rFonts w:ascii="Cambria Math" w:hAnsi="Cambria Math"/>
              </w:rPr>
              <m:t>θ</m:t>
            </m:r>
          </m:e>
        </m:d>
      </m:oMath>
      <w:r w:rsidR="009C1C0B">
        <w:t xml:space="preserve">, as </w:t>
      </w:r>
      <w:r>
        <w:t>indicated by the proportionality in</w:t>
      </w:r>
      <w:r w:rsidR="006E4130">
        <w:t xml:space="preserve"> </w:t>
      </w:r>
      <w:r w:rsidR="009A25F9">
        <w:t>Equation</w:t>
      </w:r>
      <w:r w:rsidR="00D61BE0">
        <w:t xml:space="preserve"> </w:t>
      </w:r>
      <w:r w:rsidR="008F05A1">
        <w:fldChar w:fldCharType="begin"/>
      </w:r>
      <w:r w:rsidR="008F05A1">
        <w:instrText xml:space="preserve"> REF _Ref133931656 \r \h </w:instrText>
      </w:r>
      <w:r w:rsidR="008F05A1">
        <w:fldChar w:fldCharType="separate"/>
      </w:r>
      <w:r w:rsidR="003A15B7">
        <w:t>(1)</w:t>
      </w:r>
      <w:r w:rsidR="008F05A1">
        <w:fldChar w:fldCharType="end"/>
      </w:r>
      <w:r w:rsidR="008F05A1">
        <w:t>.</w:t>
      </w:r>
      <w:r w:rsidR="00DE76FB" w:rsidRPr="00DE76FB">
        <w:t xml:space="preserve"> </w:t>
      </w:r>
      <w:r>
        <w:t xml:space="preserve">Hence, </w:t>
      </w:r>
      <w:r w:rsidR="00D61BE0">
        <w:t xml:space="preserve">Equation </w:t>
      </w:r>
      <w:r w:rsidR="001E549B">
        <w:t xml:space="preserve">(1) provides </w:t>
      </w:r>
      <w:r>
        <w:t>t</w:t>
      </w:r>
      <w:r w:rsidR="00DE76FB" w:rsidRPr="00DE76FB">
        <w:t>he posterior PDF</w:t>
      </w:r>
      <w:r w:rsidR="003D27EF">
        <w:t xml:space="preserve"> </w:t>
      </w:r>
      <m:oMath>
        <m:r>
          <w:rPr>
            <w:rFonts w:ascii="Cambria Math" w:eastAsia="DengXian" w:hAnsi="Cambria Math"/>
          </w:rPr>
          <m:t>p</m:t>
        </m:r>
        <m:d>
          <m:dPr>
            <m:ctrlPr>
              <w:rPr>
                <w:rFonts w:ascii="Cambria Math" w:eastAsia="DengXian" w:hAnsi="Cambria Math"/>
                <w:i/>
              </w:rPr>
            </m:ctrlPr>
          </m:dPr>
          <m:e>
            <m:r>
              <m:rPr>
                <m:sty m:val="bi"/>
              </m:rPr>
              <w:rPr>
                <w:rFonts w:ascii="Cambria Math" w:hAnsi="Cambria Math"/>
              </w:rPr>
              <m:t>θ</m:t>
            </m:r>
          </m:e>
          <m:e>
            <m:r>
              <w:rPr>
                <w:rFonts w:ascii="Cambria Math" w:hAnsi="Cambria Math"/>
              </w:rPr>
              <m:t>y</m:t>
            </m:r>
          </m:e>
        </m:d>
      </m:oMath>
      <w:r w:rsidR="00D25CE5">
        <w:t xml:space="preserve">, which </w:t>
      </w:r>
      <w:r w:rsidR="00DE76FB" w:rsidRPr="00DE76FB">
        <w:t>represent</w:t>
      </w:r>
      <w:r w:rsidR="00D25CE5">
        <w:t>s</w:t>
      </w:r>
      <w:r w:rsidR="00DE76FB" w:rsidRPr="00DE76FB">
        <w:t xml:space="preserve"> </w:t>
      </w:r>
      <w:r w:rsidR="001E549B">
        <w:t>an</w:t>
      </w:r>
      <w:r w:rsidR="00A0284E">
        <w:t xml:space="preserve"> </w:t>
      </w:r>
      <w:r w:rsidR="00DE76FB" w:rsidRPr="00DE76FB">
        <w:t xml:space="preserve">updated knowledge of the </w:t>
      </w:r>
      <w:r w:rsidR="005F77A7" w:rsidRPr="00DE76FB">
        <w:t>un</w:t>
      </w:r>
      <w:r w:rsidR="005F77A7">
        <w:t>certain</w:t>
      </w:r>
      <w:r w:rsidR="005F77A7" w:rsidRPr="00DE76FB">
        <w:t xml:space="preserve"> </w:t>
      </w:r>
      <w:r w:rsidR="00DE76FB" w:rsidRPr="00DE76FB">
        <w:t xml:space="preserve">parameters </w:t>
      </w:r>
      <m:oMath>
        <m:r>
          <m:rPr>
            <m:sty m:val="bi"/>
          </m:rPr>
          <w:rPr>
            <w:rFonts w:ascii="Cambria Math" w:hAnsi="Cambria Math"/>
          </w:rPr>
          <m:t>θ</m:t>
        </m:r>
      </m:oMath>
      <w:r w:rsidR="00DE76FB" w:rsidRPr="00DE76FB">
        <w:t xml:space="preserve"> </w:t>
      </w:r>
      <w:r w:rsidR="009F39A6">
        <w:t xml:space="preserve">based on </w:t>
      </w:r>
      <w:r w:rsidR="00C40836">
        <w:t>the</w:t>
      </w:r>
      <w:r w:rsidR="00DE76FB" w:rsidRPr="00DE76FB">
        <w:t xml:space="preserve"> </w:t>
      </w:r>
      <w:r w:rsidR="00D14FA5">
        <w:t>measur</w:t>
      </w:r>
      <w:r w:rsidR="00E93718">
        <w:t>ed experimental</w:t>
      </w:r>
      <w:r w:rsidR="00D14FA5">
        <w:t xml:space="preserve"> </w:t>
      </w:r>
      <w:r w:rsidR="00DE76FB" w:rsidRPr="00DE76FB">
        <w:t>data.</w:t>
      </w:r>
      <w:bookmarkStart w:id="185" w:name="_Ref133931611"/>
    </w:p>
    <w:p w14:paraId="63C7254D" w14:textId="39E963C5" w:rsidR="005A17FC" w:rsidRDefault="00A07245" w:rsidP="00874986">
      <w:r>
        <w:t xml:space="preserve">There are two </w:t>
      </w:r>
      <w:r w:rsidR="003E48FB">
        <w:t xml:space="preserve">types </w:t>
      </w:r>
      <w:r w:rsidR="005C081D">
        <w:t xml:space="preserve">of input parameters in </w:t>
      </w:r>
      <w:r w:rsidR="003E48FB">
        <w:t>the</w:t>
      </w:r>
      <w:r w:rsidR="005C081D">
        <w:t xml:space="preserve"> FE model</w:t>
      </w:r>
      <w:r w:rsidR="00702E6A">
        <w:t xml:space="preserve">. </w:t>
      </w:r>
      <w:r w:rsidR="00A46CCF">
        <w:t xml:space="preserve">The first type </w:t>
      </w:r>
      <w:r w:rsidR="00CF50E0">
        <w:t>are</w:t>
      </w:r>
      <w:r w:rsidR="00A46CCF">
        <w:t xml:space="preserve"> </w:t>
      </w:r>
      <w:r w:rsidR="001E549B">
        <w:t>the</w:t>
      </w:r>
      <w:r w:rsidR="00A46CCF">
        <w:t xml:space="preserve"> c</w:t>
      </w:r>
      <w:r w:rsidR="00C671F1">
        <w:t>ontrollable parameters</w:t>
      </w:r>
      <w:r w:rsidR="00C8005E">
        <w:t xml:space="preserve">, which </w:t>
      </w:r>
      <w:r w:rsidR="001E549B">
        <w:t>do not contain any</w:t>
      </w:r>
      <w:r w:rsidR="007D61F4">
        <w:t xml:space="preserve"> error or</w:t>
      </w:r>
      <w:r w:rsidR="00A46CCF">
        <w:t xml:space="preserve"> uncertainty</w:t>
      </w:r>
      <w:r w:rsidR="000824BF">
        <w:t xml:space="preserve"> </w:t>
      </w:r>
      <w:r w:rsidR="007D61F4">
        <w:t>and</w:t>
      </w:r>
      <w:r w:rsidR="000824BF">
        <w:t xml:space="preserve"> </w:t>
      </w:r>
      <w:r w:rsidR="007A2929">
        <w:t xml:space="preserve">are </w:t>
      </w:r>
      <w:r w:rsidR="000824BF">
        <w:t>controlled</w:t>
      </w:r>
      <w:r w:rsidR="007A2929">
        <w:t xml:space="preserve"> (or fixed)</w:t>
      </w:r>
      <w:r w:rsidR="000824BF">
        <w:t xml:space="preserve"> in the corresponding experiments</w:t>
      </w:r>
      <w:r w:rsidR="00A46CCF">
        <w:t xml:space="preserve">. </w:t>
      </w:r>
      <w:r w:rsidR="001E549B">
        <w:t>For the experiments in the MAF, t</w:t>
      </w:r>
      <w:r w:rsidR="00A46CCF">
        <w:t>he</w:t>
      </w:r>
      <w:r w:rsidR="001A618B">
        <w:t xml:space="preserve"> applied </w:t>
      </w:r>
      <w:r w:rsidR="0028626F" w:rsidRPr="007D77D6">
        <w:t xml:space="preserve">load </w:t>
      </w:r>
      <m:oMath>
        <m:r>
          <w:rPr>
            <w:rFonts w:ascii="Cambria Math" w:hAnsi="Cambria Math"/>
          </w:rPr>
          <m:t>P</m:t>
        </m:r>
      </m:oMath>
      <w:r w:rsidR="0028626F" w:rsidRPr="007D77D6">
        <w:t xml:space="preserve"> and</w:t>
      </w:r>
      <w:r w:rsidR="00C56AAF">
        <w:t xml:space="preserve"> the</w:t>
      </w:r>
      <w:r w:rsidR="0028626F" w:rsidRPr="007D77D6">
        <w:t xml:space="preserve"> loading angle </w:t>
      </w:r>
      <m:oMath>
        <m:r>
          <w:rPr>
            <w:rFonts w:ascii="Cambria Math" w:hAnsi="Cambria Math"/>
          </w:rPr>
          <m:t>α</m:t>
        </m:r>
      </m:oMath>
      <w:r w:rsidR="00A46CCF">
        <w:t xml:space="preserve"> </w:t>
      </w:r>
      <w:r w:rsidR="001E549B">
        <w:t>we</w:t>
      </w:r>
      <w:r w:rsidR="00DA6170">
        <w:t xml:space="preserve">re initially considered </w:t>
      </w:r>
      <w:r w:rsidR="00A46CCF">
        <w:t xml:space="preserve">as controllable parameters. Clearly the controllable parameters do not </w:t>
      </w:r>
      <w:r w:rsidR="001E549B">
        <w:t xml:space="preserve">require </w:t>
      </w:r>
      <w:r w:rsidR="00FB77D9">
        <w:t>a prior probability</w:t>
      </w:r>
      <w:r w:rsidR="001E549B">
        <w:t>.</w:t>
      </w:r>
      <w:r w:rsidR="00FB77D9">
        <w:t xml:space="preserve"> The second type of input parameters is </w:t>
      </w:r>
      <w:r w:rsidR="003A18D3">
        <w:t>the</w:t>
      </w:r>
      <w:r w:rsidR="001A618B">
        <w:t xml:space="preserve"> </w:t>
      </w:r>
      <w:r w:rsidR="0073265B">
        <w:t>uncontrollable</w:t>
      </w:r>
      <w:r w:rsidR="00A544FE">
        <w:t xml:space="preserve"> parameters</w:t>
      </w:r>
      <w:r w:rsidR="00FB77D9">
        <w:t xml:space="preserve"> denoted by</w:t>
      </w:r>
      <w:r w:rsidR="00E27662">
        <w:t xml:space="preserve"> </w:t>
      </w:r>
      <m:oMath>
        <m:r>
          <m:rPr>
            <m:sty m:val="bi"/>
          </m:rPr>
          <w:rPr>
            <w:rFonts w:ascii="Cambria Math" w:eastAsia="DengXian" w:hAnsi="Cambria Math"/>
          </w:rPr>
          <m:t>t</m:t>
        </m:r>
      </m:oMath>
      <w:r w:rsidR="003A18D3">
        <w:t>, which</w:t>
      </w:r>
      <w:r w:rsidR="00FB77D9">
        <w:t xml:space="preserve"> </w:t>
      </w:r>
      <w:r w:rsidR="007A1690">
        <w:t xml:space="preserve">are </w:t>
      </w:r>
      <w:r w:rsidR="003A18D3">
        <w:t xml:space="preserve">the </w:t>
      </w:r>
      <w:r w:rsidR="00C56AAF">
        <w:t xml:space="preserve">uncertain </w:t>
      </w:r>
      <w:r w:rsidR="007A2929">
        <w:t xml:space="preserve">parameters, here the </w:t>
      </w:r>
      <w:r w:rsidR="001A618B">
        <w:t xml:space="preserve">material parameters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12</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23</m:t>
            </m:r>
          </m:sub>
        </m:sSub>
      </m:oMath>
      <w:r w:rsidR="001A618B">
        <w:t xml:space="preserve"> and</w:t>
      </w:r>
      <w:r w:rsidR="001D6FBE">
        <w:t xml:space="preserve"> </w:t>
      </w:r>
      <m:oMath>
        <m:sSub>
          <m:sSubPr>
            <m:ctrlPr>
              <w:rPr>
                <w:rFonts w:ascii="Cambria Math" w:hAnsi="Cambria Math"/>
                <w:i/>
              </w:rPr>
            </m:ctrlPr>
          </m:sSubPr>
          <m:e>
            <m:r>
              <w:rPr>
                <w:rFonts w:ascii="Cambria Math" w:hAnsi="Cambria Math"/>
              </w:rPr>
              <m:t>G</m:t>
            </m:r>
          </m:e>
          <m:sub>
            <m:r>
              <w:rPr>
                <w:rFonts w:ascii="Cambria Math" w:hAnsi="Cambria Math"/>
              </w:rPr>
              <m:t>12</m:t>
            </m:r>
          </m:sub>
        </m:sSub>
      </m:oMath>
      <w:r w:rsidR="002B3A9F">
        <w:t>.</w:t>
      </w:r>
      <w:r w:rsidR="001D6FBE">
        <w:t xml:space="preserve"> </w:t>
      </w:r>
      <w:r w:rsidR="006978AF">
        <w:t xml:space="preserve">There may be a small differences in </w:t>
      </w:r>
      <w:ins w:id="186" w:author="Janice Barton" w:date="2024-09-22T11:18:00Z" w16du:dateUtc="2024-09-22T10:18:00Z">
        <w:r w:rsidR="006978AF">
          <w:t>t</w:t>
        </w:r>
      </w:ins>
      <w:commentRangeStart w:id="187"/>
      <w:commentRangeStart w:id="188"/>
      <w:ins w:id="189" w:author="Karim Anaya-Izquierdo" w:date="2024-08-29T14:07:00Z">
        <w:r w:rsidR="00CD1B6F">
          <w:t>he ply angle</w:t>
        </w:r>
      </w:ins>
      <w:ins w:id="190" w:author="Karim Anaya-Izquierdo" w:date="2024-08-29T14:08:00Z">
        <w:r w:rsidR="00CD1B6F">
          <w:t>s</w:t>
        </w:r>
      </w:ins>
      <w:ins w:id="191" w:author="Janice Barton" w:date="2024-09-22T11:21:00Z" w16du:dateUtc="2024-09-22T10:21:00Z">
        <w:r w:rsidR="006978AF">
          <w:t xml:space="preserve"> (&lt;1</w:t>
        </w:r>
        <w:r w:rsidR="006978AF">
          <w:rPr>
            <w:vertAlign w:val="superscript"/>
          </w:rPr>
          <w:t>o</w:t>
        </w:r>
        <w:r w:rsidR="006978AF">
          <w:t>)</w:t>
        </w:r>
      </w:ins>
      <w:ins w:id="192" w:author="Karim Anaya-Izquierdo" w:date="2024-08-29T14:07:00Z">
        <w:r w:rsidR="00CD1B6F">
          <w:t xml:space="preserve"> </w:t>
        </w:r>
      </w:ins>
      <w:ins w:id="193" w:author="Janice Barton" w:date="2024-09-22T11:18:00Z" w16du:dateUtc="2024-09-22T10:18:00Z">
        <w:r w:rsidR="006978AF">
          <w:t>from</w:t>
        </w:r>
      </w:ins>
      <w:ins w:id="194" w:author="Karim Anaya-Izquierdo" w:date="2024-08-29T14:10:00Z">
        <w:r w:rsidR="00CD1B6F">
          <w:t xml:space="preserve"> </w:t>
        </w:r>
      </w:ins>
      <w:ins w:id="195" w:author="Karim Anaya-Izquierdo" w:date="2024-08-29T14:09:00Z">
        <w:r w:rsidR="00CD1B6F">
          <w:t xml:space="preserve">the nominal values </w:t>
        </w:r>
      </w:ins>
      <w:ins w:id="196" w:author="Karim Anaya-Izquierdo" w:date="2024-08-29T14:16:00Z">
        <w:r w:rsidR="00CD1B6F">
          <w:t xml:space="preserve">of </w:t>
        </w:r>
      </w:ins>
      <w:ins w:id="197" w:author="Karim Anaya-Izquierdo" w:date="2024-08-29T14:09:00Z">
        <w:r w:rsidR="00CD1B6F">
          <w:t xml:space="preserve">[+45/90/-45/0]s </w:t>
        </w:r>
      </w:ins>
      <w:r w:rsidR="006978AF">
        <w:t xml:space="preserve">cause by alignment errors during manufacture. </w:t>
      </w:r>
      <w:ins w:id="198" w:author="Karim Anaya-Izquierdo" w:date="2024-08-29T14:11:00Z">
        <w:r w:rsidR="00CD1B6F">
          <w:t xml:space="preserve"> However</w:t>
        </w:r>
      </w:ins>
      <w:ins w:id="199" w:author="Karim Anaya-Izquierdo" w:date="2024-08-29T14:16:00Z">
        <w:r w:rsidR="00CD1B6F">
          <w:t>,</w:t>
        </w:r>
      </w:ins>
      <w:ins w:id="200" w:author="Karim Anaya-Izquierdo" w:date="2024-08-29T14:11:00Z">
        <w:r w:rsidR="00CD1B6F">
          <w:t xml:space="preserve"> </w:t>
        </w:r>
      </w:ins>
      <w:ins w:id="201" w:author="Karim Anaya-Izquierdo" w:date="2024-08-29T14:13:00Z">
        <w:r w:rsidR="00CD1B6F">
          <w:t xml:space="preserve">the </w:t>
        </w:r>
      </w:ins>
      <w:ins w:id="202" w:author="Janice Barton" w:date="2024-09-22T11:23:00Z" w16du:dateUtc="2024-09-22T10:23:00Z">
        <w:r w:rsidR="00CE5B83">
          <w:t xml:space="preserve">effect on </w:t>
        </w:r>
      </w:ins>
      <w:ins w:id="203" w:author="Janice Barton" w:date="2024-09-22T11:24:00Z" w16du:dateUtc="2024-09-22T10:24:00Z">
        <w:r w:rsidR="00CE5B83">
          <w:t>the output</w:t>
        </w:r>
      </w:ins>
      <w:ins w:id="204" w:author="Janice Barton" w:date="2024-09-22T11:23:00Z" w16du:dateUtc="2024-09-22T10:23:00Z">
        <w:r w:rsidR="00CE5B83">
          <w:t xml:space="preserve"> will</w:t>
        </w:r>
      </w:ins>
      <w:ins w:id="205" w:author="Karim Anaya-Izquierdo" w:date="2024-08-29T14:13:00Z">
        <w:r w:rsidR="00CD1B6F">
          <w:t xml:space="preserve"> be small </w:t>
        </w:r>
      </w:ins>
      <w:r w:rsidR="00CE5B83">
        <w:t>in comparison to the other</w:t>
      </w:r>
      <w:ins w:id="206" w:author="Karim Anaya-Izquierdo" w:date="2024-08-29T14:15:00Z">
        <w:r w:rsidR="00CD1B6F">
          <w:t xml:space="preserve"> uncertain</w:t>
        </w:r>
      </w:ins>
      <w:ins w:id="207" w:author="Karim Anaya-Izquierdo" w:date="2024-08-29T14:13:00Z">
        <w:r w:rsidR="00CD1B6F">
          <w:t xml:space="preserve"> </w:t>
        </w:r>
      </w:ins>
      <w:ins w:id="208" w:author="Karim Anaya-Izquierdo" w:date="2024-08-29T14:14:00Z">
        <w:r w:rsidR="00CD1B6F">
          <w:t>material parameters</w:t>
        </w:r>
      </w:ins>
      <w:ins w:id="209" w:author="Karim Anaya-Izquierdo" w:date="2024-08-29T14:15:00Z">
        <w:r w:rsidR="00CD1B6F">
          <w:t xml:space="preserve"> have on the output</w:t>
        </w:r>
      </w:ins>
      <w:ins w:id="210" w:author="Karim Anaya-Izquierdo" w:date="2024-08-29T14:17:00Z">
        <w:r w:rsidR="00CD1B6F">
          <w:t>,</w:t>
        </w:r>
      </w:ins>
      <w:ins w:id="211" w:author="Karim Anaya-Izquierdo" w:date="2024-08-29T14:11:00Z">
        <w:r w:rsidR="00CD1B6F">
          <w:t xml:space="preserve"> </w:t>
        </w:r>
      </w:ins>
      <w:ins w:id="212" w:author="Karim Anaya-Izquierdo" w:date="2024-08-29T14:17:00Z">
        <w:r w:rsidR="00CD1B6F">
          <w:t xml:space="preserve">hence </w:t>
        </w:r>
        <w:r w:rsidR="001779DE">
          <w:t>the</w:t>
        </w:r>
      </w:ins>
      <w:ins w:id="213" w:author="Janice Barton" w:date="2024-09-22T11:26:00Z" w16du:dateUtc="2024-09-22T10:26:00Z">
        <w:r w:rsidR="00CE5B83">
          <w:t xml:space="preserve"> ply angles</w:t>
        </w:r>
      </w:ins>
      <w:ins w:id="214" w:author="Karim Anaya-Izquierdo" w:date="2024-08-29T14:17:00Z">
        <w:r w:rsidR="001779DE">
          <w:t xml:space="preserve"> are considered</w:t>
        </w:r>
        <w:r w:rsidR="00CD1B6F">
          <w:t xml:space="preserve"> as fixed</w:t>
        </w:r>
      </w:ins>
      <w:ins w:id="215" w:author="Janice Barton" w:date="2024-09-22T11:25:00Z" w16du:dateUtc="2024-09-22T10:25:00Z">
        <w:r w:rsidR="00CE5B83">
          <w:t xml:space="preserve"> values</w:t>
        </w:r>
      </w:ins>
      <w:ins w:id="216" w:author="Karim Anaya-Izquierdo" w:date="2024-08-29T14:17:00Z">
        <w:r w:rsidR="00CD1B6F">
          <w:t xml:space="preserve">. </w:t>
        </w:r>
      </w:ins>
      <w:ins w:id="217" w:author="Karim Anaya-Izquierdo" w:date="2024-08-29T14:08:00Z">
        <w:r w:rsidR="00CD1B6F">
          <w:t xml:space="preserve"> </w:t>
        </w:r>
      </w:ins>
      <w:commentRangeEnd w:id="187"/>
      <w:ins w:id="218" w:author="Karim Anaya-Izquierdo" w:date="2024-08-29T14:19:00Z">
        <w:r w:rsidR="008B3C33">
          <w:rPr>
            <w:rStyle w:val="CommentReference"/>
          </w:rPr>
          <w:commentReference w:id="187"/>
        </w:r>
      </w:ins>
      <w:commentRangeEnd w:id="188"/>
      <w:r w:rsidR="000332FF">
        <w:rPr>
          <w:rStyle w:val="CommentReference"/>
          <w:rFonts w:ascii="Calibri" w:eastAsiaTheme="minorEastAsia" w:hAnsi="Calibri" w:cstheme="minorBidi"/>
          <w:lang w:eastAsia="zh-CN"/>
        </w:rPr>
        <w:commentReference w:id="188"/>
      </w:r>
      <w:r w:rsidR="002B3A9F">
        <w:t>For</w:t>
      </w:r>
      <w:r w:rsidR="005E1AA6">
        <w:t xml:space="preserve"> a given input vector</w:t>
      </w:r>
      <w:r w:rsidR="008A5DC9">
        <w:t xml:space="preserve"> </w:t>
      </w:r>
      <m:oMath>
        <m:d>
          <m:dPr>
            <m:ctrlPr>
              <w:rPr>
                <w:rFonts w:ascii="Cambria Math" w:hAnsi="Cambria Math"/>
                <w:i/>
              </w:rPr>
            </m:ctrlPr>
          </m:dPr>
          <m:e>
            <m:r>
              <w:rPr>
                <w:rFonts w:ascii="Cambria Math" w:hAnsi="Cambria Math"/>
              </w:rPr>
              <m:t>P,α,</m:t>
            </m:r>
            <m:r>
              <m:rPr>
                <m:sty m:val="bi"/>
              </m:rPr>
              <w:rPr>
                <w:rFonts w:ascii="Cambria Math" w:hAnsi="Cambria Math"/>
              </w:rPr>
              <m:t>t</m:t>
            </m:r>
          </m:e>
        </m:d>
        <m:r>
          <w:rPr>
            <w:rFonts w:ascii="Cambria Math" w:hAnsi="Cambria Math"/>
          </w:rPr>
          <m:t>,</m:t>
        </m:r>
      </m:oMath>
      <w:r w:rsidR="004215D1">
        <w:t xml:space="preserve"> the </w:t>
      </w:r>
      <w:r w:rsidR="003938AF">
        <w:t xml:space="preserve">load-extension curves </w:t>
      </w:r>
      <w:r w:rsidR="00E74A32">
        <w:t xml:space="preserve">predicted </w:t>
      </w:r>
      <w:r w:rsidR="00BE7723">
        <w:t xml:space="preserve">by the FE model </w:t>
      </w:r>
      <w:r w:rsidR="003938AF">
        <w:t xml:space="preserve">are denoted by </w:t>
      </w:r>
      <m:oMath>
        <m:r>
          <w:rPr>
            <w:rFonts w:ascii="Cambria Math" w:hAnsi="Cambria Math"/>
          </w:rPr>
          <m:t>η(P,α,</m:t>
        </m:r>
        <m:r>
          <m:rPr>
            <m:sty m:val="bi"/>
          </m:rPr>
          <w:rPr>
            <w:rFonts w:ascii="Cambria Math" w:hAnsi="Cambria Math"/>
          </w:rPr>
          <m:t>t</m:t>
        </m:r>
        <m:r>
          <w:rPr>
            <w:rFonts w:ascii="Cambria Math" w:hAnsi="Cambria Math"/>
          </w:rPr>
          <m:t>)</m:t>
        </m:r>
      </m:oMath>
      <w:r w:rsidR="003938AF">
        <w:t>, while</w:t>
      </w:r>
      <w:r w:rsidR="004215D1">
        <w:t xml:space="preserve"> </w:t>
      </w:r>
      <w:r w:rsidR="003938AF">
        <w:t>t</w:t>
      </w:r>
      <w:r w:rsidR="00874986">
        <w:t xml:space="preserve">he </w:t>
      </w:r>
      <w:r w:rsidR="00BE7723">
        <w:t xml:space="preserve">observed </w:t>
      </w:r>
      <w:r w:rsidR="00874986">
        <w:t>experimental</w:t>
      </w:r>
      <w:r w:rsidR="00225586">
        <w:t xml:space="preserve"> load-extension curves</w:t>
      </w:r>
      <w:r w:rsidR="00874986">
        <w:t xml:space="preserve"> </w:t>
      </w:r>
      <w:r w:rsidR="00225586">
        <w:t xml:space="preserve">are </w:t>
      </w:r>
      <w:r w:rsidR="00874986">
        <w:t>denoted as</w:t>
      </w:r>
      <w:r w:rsidR="007D77D6" w:rsidRPr="007D77D6">
        <w:t xml:space="preserve"> </w:t>
      </w:r>
      <m:oMath>
        <m:r>
          <w:rPr>
            <w:rFonts w:ascii="Cambria Math" w:hAnsi="Cambria Math"/>
          </w:rPr>
          <m:t>y(P,α)</m:t>
        </m:r>
      </m:oMath>
      <w:r w:rsidR="002C50EC">
        <w:t xml:space="preserve">. </w:t>
      </w:r>
      <w:r w:rsidR="00E74A32">
        <w:t>Hence, the l</w:t>
      </w:r>
      <w:r w:rsidR="00260BE5">
        <w:t>oad</w:t>
      </w:r>
      <w:r w:rsidR="009C3EB3">
        <w:t>-</w:t>
      </w:r>
      <w:r w:rsidR="00260BE5">
        <w:t>extension curves can now be modelled statistically as: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11"/>
      </w:tblGrid>
      <w:tr w:rsidR="00C06D33" w14:paraId="5EEA378A" w14:textId="77777777" w:rsidTr="000D4ABD">
        <w:trPr>
          <w:trHeight w:val="626"/>
        </w:trPr>
        <w:tc>
          <w:tcPr>
            <w:tcW w:w="8505" w:type="dxa"/>
            <w:vAlign w:val="center"/>
          </w:tcPr>
          <w:p w14:paraId="0D54C0EA" w14:textId="5E343EC6" w:rsidR="00C06D33" w:rsidRPr="006C3DB5" w:rsidRDefault="00435EED" w:rsidP="00501A8E">
            <w:pPr>
              <w:tabs>
                <w:tab w:val="center" w:pos="4111"/>
                <w:tab w:val="left" w:pos="9026"/>
              </w:tabs>
              <w:jc w:val="center"/>
              <w:rPr>
                <w:rFonts w:eastAsia="DengXian"/>
              </w:rPr>
            </w:pPr>
            <m:oMathPara>
              <m:oMath>
                <m:r>
                  <w:rPr>
                    <w:rFonts w:ascii="Cambria Math" w:eastAsia="DengXian" w:hAnsi="Cambria Math"/>
                  </w:rPr>
                  <m:t>y</m:t>
                </m:r>
                <m:d>
                  <m:dPr>
                    <m:ctrlPr>
                      <w:rPr>
                        <w:rFonts w:ascii="Cambria Math" w:eastAsia="DengXian" w:hAnsi="Cambria Math"/>
                        <w:i/>
                      </w:rPr>
                    </m:ctrlPr>
                  </m:dPr>
                  <m:e>
                    <m:r>
                      <w:rPr>
                        <w:rFonts w:ascii="Cambria Math" w:hAnsi="Cambria Math"/>
                      </w:rPr>
                      <m:t>P,α</m:t>
                    </m:r>
                  </m:e>
                </m:d>
                <m:r>
                  <w:rPr>
                    <w:rFonts w:ascii="Cambria Math" w:eastAsia="DengXian" w:hAnsi="Cambria Math"/>
                  </w:rPr>
                  <m:t>=η</m:t>
                </m:r>
                <m:d>
                  <m:dPr>
                    <m:ctrlPr>
                      <w:rPr>
                        <w:rFonts w:ascii="Cambria Math" w:eastAsia="DengXian" w:hAnsi="Cambria Math"/>
                        <w:i/>
                      </w:rPr>
                    </m:ctrlPr>
                  </m:dPr>
                  <m:e>
                    <m:r>
                      <w:rPr>
                        <w:rFonts w:ascii="Cambria Math" w:hAnsi="Cambria Math"/>
                      </w:rPr>
                      <m:t>P,α</m:t>
                    </m:r>
                    <m:r>
                      <w:rPr>
                        <w:rFonts w:ascii="Cambria Math" w:eastAsia="DengXian" w:hAnsi="Cambria Math"/>
                      </w:rPr>
                      <m:t>,</m:t>
                    </m:r>
                    <m:r>
                      <m:rPr>
                        <m:sty m:val="bi"/>
                      </m:rPr>
                      <w:rPr>
                        <w:rFonts w:ascii="Cambria Math" w:eastAsia="DengXian" w:hAnsi="Cambria Math"/>
                      </w:rPr>
                      <m:t>t</m:t>
                    </m:r>
                    <m:r>
                      <w:rPr>
                        <w:rFonts w:ascii="Cambria Math" w:eastAsia="DengXian" w:hAnsi="Cambria Math"/>
                      </w:rPr>
                      <m:t>=</m:t>
                    </m:r>
                    <m:r>
                      <m:rPr>
                        <m:sty m:val="bi"/>
                      </m:rPr>
                      <w:rPr>
                        <w:rFonts w:ascii="Cambria Math" w:eastAsia="DengXian" w:hAnsi="Cambria Math"/>
                      </w:rPr>
                      <m:t>τ</m:t>
                    </m:r>
                  </m:e>
                </m:d>
                <m:r>
                  <w:rPr>
                    <w:rFonts w:ascii="Cambria Math" w:eastAsia="DengXian" w:hAnsi="Cambria Math"/>
                  </w:rPr>
                  <m:t>+ε</m:t>
                </m:r>
                <m:d>
                  <m:dPr>
                    <m:ctrlPr>
                      <w:rPr>
                        <w:rFonts w:ascii="Cambria Math" w:eastAsia="DengXian" w:hAnsi="Cambria Math"/>
                        <w:i/>
                      </w:rPr>
                    </m:ctrlPr>
                  </m:dPr>
                  <m:e>
                    <m:r>
                      <w:rPr>
                        <w:rFonts w:ascii="Cambria Math" w:hAnsi="Cambria Math"/>
                      </w:rPr>
                      <m:t>P</m:t>
                    </m:r>
                  </m:e>
                </m:d>
                <m:r>
                  <w:rPr>
                    <w:rFonts w:ascii="Cambria Math" w:eastAsia="DengXian" w:hAnsi="Cambria Math"/>
                  </w:rPr>
                  <m:t>,</m:t>
                </m:r>
              </m:oMath>
            </m:oMathPara>
          </w:p>
        </w:tc>
        <w:tc>
          <w:tcPr>
            <w:tcW w:w="511" w:type="dxa"/>
            <w:vAlign w:val="center"/>
          </w:tcPr>
          <w:p w14:paraId="077998DE" w14:textId="77777777" w:rsidR="00C06D33" w:rsidRDefault="00C06D33" w:rsidP="00C06D33">
            <w:pPr>
              <w:pStyle w:val="ListParagraph"/>
              <w:numPr>
                <w:ilvl w:val="0"/>
                <w:numId w:val="9"/>
              </w:numPr>
              <w:jc w:val="right"/>
            </w:pPr>
            <w:bookmarkStart w:id="219" w:name="_Ref134204163"/>
            <w:r>
              <w:t xml:space="preserve"> </w:t>
            </w:r>
            <w:bookmarkEnd w:id="219"/>
          </w:p>
        </w:tc>
      </w:tr>
    </w:tbl>
    <w:p w14:paraId="5A4259E6" w14:textId="2EEC87F4" w:rsidR="00E74A32" w:rsidRDefault="00061EA3" w:rsidP="00E15CD9">
      <w:r>
        <w:t xml:space="preserve">where </w:t>
      </w:r>
      <m:oMath>
        <m:r>
          <m:rPr>
            <m:sty m:val="bi"/>
          </m:rPr>
          <w:rPr>
            <w:rFonts w:ascii="Cambria Math" w:hAnsi="Cambria Math"/>
          </w:rPr>
          <m:t>τ</m:t>
        </m:r>
      </m:oMath>
      <w:r w:rsidR="00A06AB2" w:rsidRPr="007D77D6">
        <w:t xml:space="preserve"> </w:t>
      </w:r>
      <w:r w:rsidR="000D716E">
        <w:t xml:space="preserve">is the </w:t>
      </w:r>
      <w:r w:rsidR="00A06AB2" w:rsidRPr="007D77D6">
        <w:t>"true"</w:t>
      </w:r>
      <w:r w:rsidR="001D3B6F">
        <w:t>,</w:t>
      </w:r>
      <w:r w:rsidR="00A06AB2" w:rsidRPr="007D77D6">
        <w:t xml:space="preserve"> but unknown, value of the </w:t>
      </w:r>
      <w:r w:rsidR="000D716E">
        <w:t>uncontroll</w:t>
      </w:r>
      <w:r w:rsidR="000431D2">
        <w:t>able</w:t>
      </w:r>
      <w:r w:rsidR="000D716E">
        <w:t xml:space="preserve"> parameters</w:t>
      </w:r>
      <w:r w:rsidR="00A119BA">
        <w:t xml:space="preserve">, </w:t>
      </w:r>
      <w:r w:rsidR="00036261">
        <w:t xml:space="preserve">and </w:t>
      </w:r>
      <m:oMath>
        <m:r>
          <w:rPr>
            <w:rFonts w:ascii="Cambria Math" w:hAnsi="Cambria Math"/>
          </w:rPr>
          <m:t>ε(P)</m:t>
        </m:r>
      </m:oMath>
      <w:r w:rsidR="001A7517" w:rsidRPr="001A7517">
        <w:t xml:space="preserve"> denotes the </w:t>
      </w:r>
      <w:r w:rsidR="00C56676">
        <w:t xml:space="preserve">residual error </w:t>
      </w:r>
      <w:r w:rsidR="000F4E58">
        <w:t xml:space="preserve">which includes sources </w:t>
      </w:r>
      <w:r w:rsidR="00D80AEF">
        <w:t>such as</w:t>
      </w:r>
      <w:r w:rsidR="000F4E58">
        <w:t xml:space="preserve"> measurement error</w:t>
      </w:r>
      <w:r w:rsidR="00162B2D">
        <w:t xml:space="preserve">, </w:t>
      </w:r>
      <w:r w:rsidR="00F36F21">
        <w:t xml:space="preserve">FE </w:t>
      </w:r>
      <w:r w:rsidR="00162B2D">
        <w:t>model error</w:t>
      </w:r>
      <w:r w:rsidR="006B5FED">
        <w:t xml:space="preserve"> and </w:t>
      </w:r>
      <w:r w:rsidR="00756AD5" w:rsidRPr="00756AD5">
        <w:t>numerical error</w:t>
      </w:r>
      <w:r w:rsidR="000F4E58">
        <w:t>.</w:t>
      </w:r>
      <w:r w:rsidR="00F36398">
        <w:t xml:space="preserve"> </w:t>
      </w:r>
    </w:p>
    <w:p w14:paraId="7919BC06" w14:textId="521EAD65" w:rsidR="00F21D1A" w:rsidRDefault="00F36398" w:rsidP="00E15CD9">
      <w:r>
        <w:t>The residual error is assumed to be un</w:t>
      </w:r>
      <w:r w:rsidR="005958C1">
        <w:t>certain</w:t>
      </w:r>
      <w:r>
        <w:t xml:space="preserve"> and</w:t>
      </w:r>
      <w:r w:rsidR="005958C1">
        <w:t xml:space="preserve"> therefore </w:t>
      </w:r>
      <w:r>
        <w:t xml:space="preserve">is modelled as a random variable following a </w:t>
      </w:r>
      <w:r w:rsidR="00057220">
        <w:t>Gaussian</w:t>
      </w:r>
      <w:r>
        <w:t xml:space="preserve"> distribution with mean </w:t>
      </w:r>
      <w:r w:rsidR="00502748">
        <w:t xml:space="preserve">zero </w:t>
      </w:r>
      <w:r>
        <w:t xml:space="preserve">and variance </w:t>
      </w:r>
      <m:oMath>
        <m:r>
          <w:rPr>
            <w:rFonts w:ascii="Cambria Math" w:hAnsi="Cambria Math"/>
          </w:rPr>
          <m:t>P</m:t>
        </m:r>
        <m:sSubSup>
          <m:sSubSupPr>
            <m:ctrlPr>
              <w:rPr>
                <w:rFonts w:ascii="Cambria Math" w:hAnsi="Cambria Math"/>
                <w:i/>
              </w:rPr>
            </m:ctrlPr>
          </m:sSubSupPr>
          <m:e>
            <m:r>
              <w:rPr>
                <w:rFonts w:ascii="Cambria Math" w:hAnsi="Cambria Math"/>
              </w:rPr>
              <m:t>σ</m:t>
            </m:r>
          </m:e>
          <m:sub>
            <m:r>
              <w:rPr>
                <w:rFonts w:ascii="Cambria Math" w:hAnsi="Cambria Math"/>
              </w:rPr>
              <m:t>ε</m:t>
            </m:r>
          </m:sub>
          <m:sup>
            <m:r>
              <w:rPr>
                <w:rFonts w:ascii="Cambria Math" w:hAnsi="Cambria Math"/>
              </w:rPr>
              <m:t>2</m:t>
            </m:r>
          </m:sup>
        </m:sSubSup>
      </m:oMath>
      <w:r w:rsidR="00B54F24">
        <w:t>. The zer</w:t>
      </w:r>
      <w:r w:rsidR="00360ACA">
        <w:t>o mean is equivalent to assum</w:t>
      </w:r>
      <w:r w:rsidR="00CE5B83">
        <w:t>ing</w:t>
      </w:r>
      <w:r w:rsidR="00360ACA">
        <w:t xml:space="preserve"> that the FE model provides</w:t>
      </w:r>
      <w:r w:rsidR="00194DF0">
        <w:t xml:space="preserve"> an</w:t>
      </w:r>
      <w:r w:rsidR="00360ACA">
        <w:t xml:space="preserve"> accurate</w:t>
      </w:r>
      <w:r w:rsidR="00924E51">
        <w:t xml:space="preserve"> average</w:t>
      </w:r>
      <w:r w:rsidR="00360ACA">
        <w:t xml:space="preserve"> prediction of load-extension curves</w:t>
      </w:r>
      <w:r w:rsidR="00194DF0">
        <w:t>. T</w:t>
      </w:r>
      <w:r w:rsidR="001A7517" w:rsidRPr="001A7517">
        <w:t>he</w:t>
      </w:r>
      <w:ins w:id="220" w:author="Karim Anaya-Izquierdo" w:date="2024-09-11T12:08:00Z" w16du:dateUtc="2024-09-11T11:08:00Z">
        <w:r w:rsidR="00194DF0">
          <w:t xml:space="preserve"> </w:t>
        </w:r>
      </w:ins>
      <w:r w:rsidR="001A7517" w:rsidRPr="001A7517">
        <w:t>variance of the</w:t>
      </w:r>
      <w:r w:rsidR="00570011">
        <w:t xml:space="preserve"> </w:t>
      </w:r>
      <w:r w:rsidR="006624C8">
        <w:t>residual</w:t>
      </w:r>
      <w:r w:rsidR="006624C8" w:rsidRPr="001A7517">
        <w:t xml:space="preserve"> </w:t>
      </w:r>
      <w:r w:rsidR="001A7517" w:rsidRPr="001A7517">
        <w:t xml:space="preserve">error is </w:t>
      </w:r>
      <w:r w:rsidR="00436B46">
        <w:t xml:space="preserve">assumed to be </w:t>
      </w:r>
      <w:r w:rsidR="001A7517" w:rsidRPr="001A7517">
        <w:t>linearly dependent on</w:t>
      </w:r>
      <w:r w:rsidR="00436B46">
        <w:t xml:space="preserve"> the load </w:t>
      </w:r>
      <m:oMath>
        <m:r>
          <w:rPr>
            <w:rFonts w:ascii="Cambria Math" w:hAnsi="Cambria Math"/>
          </w:rPr>
          <m:t>P</m:t>
        </m:r>
      </m:oMath>
      <w:r w:rsidR="003D6173">
        <w:t xml:space="preserve"> to </w:t>
      </w:r>
      <w:r w:rsidR="00E74A32">
        <w:t>account for any</w:t>
      </w:r>
      <w:r w:rsidR="003D6173">
        <w:t xml:space="preserve"> discrepancy between </w:t>
      </w:r>
      <w:r w:rsidR="0082555F">
        <w:t>the FE model and the experimental load-</w:t>
      </w:r>
      <w:r w:rsidR="0082555F">
        <w:lastRenderedPageBreak/>
        <w:t>extension curves</w:t>
      </w:r>
      <w:r w:rsidR="001A7517" w:rsidRPr="001A7517">
        <w:t>.</w:t>
      </w:r>
      <w:r w:rsidR="005F05EA">
        <w:t xml:space="preserve"> </w:t>
      </w:r>
      <w:r w:rsidR="007410B9">
        <w:t>Here</w:t>
      </w:r>
      <w:r w:rsidR="00AE512B">
        <w:t xml:space="preserve">, </w:t>
      </w:r>
      <w:r w:rsidR="007410B9">
        <w:t xml:space="preserve">the </w:t>
      </w:r>
      <w:r w:rsidR="00AE512B">
        <w:t xml:space="preserve">variance </w:t>
      </w:r>
      <w:r w:rsidR="007410B9">
        <w:t>factor</w:t>
      </w:r>
      <m:oMath>
        <m:r>
          <w:rPr>
            <w:rFonts w:ascii="Cambria Math" w:hAnsi="Cambria Math"/>
          </w:rPr>
          <m:t xml:space="preserve"> </m:t>
        </m:r>
        <m:sSubSup>
          <m:sSubSupPr>
            <m:ctrlPr>
              <w:rPr>
                <w:rFonts w:ascii="Cambria Math" w:hAnsi="Cambria Math"/>
                <w:i/>
              </w:rPr>
            </m:ctrlPr>
          </m:sSubSupPr>
          <m:e>
            <m:r>
              <w:rPr>
                <w:rFonts w:ascii="Cambria Math" w:hAnsi="Cambria Math"/>
              </w:rPr>
              <m:t>σ</m:t>
            </m:r>
          </m:e>
          <m:sub>
            <m:r>
              <w:rPr>
                <w:rFonts w:ascii="Cambria Math" w:hAnsi="Cambria Math"/>
              </w:rPr>
              <m:t>ε</m:t>
            </m:r>
          </m:sub>
          <m:sup>
            <m:r>
              <w:rPr>
                <w:rFonts w:ascii="Cambria Math" w:hAnsi="Cambria Math"/>
              </w:rPr>
              <m:t>2</m:t>
            </m:r>
          </m:sup>
        </m:sSubSup>
      </m:oMath>
      <w:r w:rsidR="00194DF0">
        <w:t xml:space="preserve"> is unknown and therefore must be estimated. </w:t>
      </w:r>
      <w:r w:rsidR="000E46B7">
        <w:t>In more complex cases, where</w:t>
      </w:r>
      <w:r w:rsidR="00477E9E">
        <w:t xml:space="preserve"> the FE model</w:t>
      </w:r>
      <w:r w:rsidR="00274090">
        <w:t xml:space="preserve"> is unlikely to accurately</w:t>
      </w:r>
      <w:r w:rsidR="00477E9E">
        <w:t xml:space="preserve"> represent the physical experiment</w:t>
      </w:r>
      <w:r w:rsidR="00274090">
        <w:t>, e.g. when failure is included</w:t>
      </w:r>
      <w:r w:rsidR="00477E9E">
        <w:t xml:space="preserve">, </w:t>
      </w:r>
      <w:r w:rsidR="00F9309D">
        <w:t xml:space="preserve">a modification with </w:t>
      </w:r>
      <w:r w:rsidR="00BB1408">
        <w:t xml:space="preserve">an additional discrepancy term </w:t>
      </w:r>
      <w:r w:rsidR="00F9309D">
        <w:t xml:space="preserve">can be used </w:t>
      </w:r>
      <w:r w:rsidR="00F9309D">
        <w:fldChar w:fldCharType="begin"/>
      </w:r>
      <w:r w:rsidR="00DD5A61">
        <w:instrText xml:space="preserve"> ADDIN EN.CITE &lt;EndNote&gt;&lt;Cite&gt;&lt;Author&gt;Higdon&lt;/Author&gt;&lt;Year&gt;2004&lt;/Year&gt;&lt;RecNum&gt;16&lt;/RecNum&gt;&lt;DisplayText&gt;[16]&lt;/DisplayText&gt;&lt;record&gt;&lt;rec-number&gt;16&lt;/rec-number&gt;&lt;foreign-keys&gt;&lt;key app="EN" db-id="ex50s9f2oazte6ed2zmxxx53tsxtfeaftxv2" timestamp="1724425770"&gt;16&lt;/key&gt;&lt;/foreign-keys&gt;&lt;ref-type name="Journal Article"&gt;17&lt;/ref-type&gt;&lt;contributors&gt;&lt;authors&gt;&lt;author&gt;Dave Higdon&lt;/author&gt;&lt;author&gt;Marc Kennedy&lt;/author&gt;&lt;author&gt;James C. Cavendish&lt;/author&gt;&lt;author&gt;John A. Cafeo&lt;/author&gt;&lt;author&gt;Robert D. Ryne&lt;/author&gt;&lt;/authors&gt;&lt;/contributors&gt;&lt;titles&gt;&lt;title&gt;Combining field data and computer simulations for calibration and prediction&lt;/title&gt;&lt;secondary-title&gt;SIAM Journal on Scientific Computing&lt;/secondary-title&gt;&lt;/titles&gt;&lt;periodical&gt;&lt;full-title&gt;SIAM Journal on Scientific Computing&lt;/full-title&gt;&lt;/periodical&gt;&lt;pages&gt;448-466&lt;/pages&gt;&lt;volume&gt;26&lt;/volume&gt;&lt;number&gt;2&lt;/number&gt;&lt;keywords&gt;&lt;keyword&gt;60G15,62F15,62M30,62P30,62P35,calibration,computer experiments,predictability,uncertainty quantification,Gaussian process,model validation,simulator science&lt;/keyword&gt;&lt;/keywords&gt;&lt;dates&gt;&lt;year&gt;2004&lt;/year&gt;&lt;/dates&gt;&lt;urls&gt;&lt;related-urls&gt;&lt;url&gt;https://epubs.siam.org/doi/abs/10.1137/S1064827503426693&lt;/url&gt;&lt;/related-urls&gt;&lt;/urls&gt;&lt;electronic-resource-num&gt;10.1137/s1064827503426693&lt;/electronic-resource-num&gt;&lt;/record&gt;&lt;/Cite&gt;&lt;/EndNote&gt;</w:instrText>
      </w:r>
      <w:r w:rsidR="00F9309D">
        <w:fldChar w:fldCharType="separate"/>
      </w:r>
      <w:r w:rsidR="002B12E2">
        <w:rPr>
          <w:noProof/>
        </w:rPr>
        <w:t>[</w:t>
      </w:r>
      <w:hyperlink w:anchor="_ENREF_16" w:tooltip="Higdon, 2004 #16" w:history="1">
        <w:r w:rsidR="009D5636" w:rsidRPr="009D5636">
          <w:rPr>
            <w:rStyle w:val="Hyperlink"/>
          </w:rPr>
          <w:t>16</w:t>
        </w:r>
      </w:hyperlink>
      <w:r w:rsidR="002B12E2">
        <w:rPr>
          <w:noProof/>
        </w:rPr>
        <w:t>]</w:t>
      </w:r>
      <w:r w:rsidR="00F9309D">
        <w:fldChar w:fldCharType="end"/>
      </w:r>
      <w:r w:rsidR="00E57E21">
        <w:t>.</w:t>
      </w:r>
    </w:p>
    <w:p w14:paraId="402EA683" w14:textId="380770D5" w:rsidR="0067283B" w:rsidRDefault="003922C1" w:rsidP="003E54D3">
      <w:r>
        <w:t>Under the Bayesian framework</w:t>
      </w:r>
      <w:r w:rsidR="00704E69">
        <w:t xml:space="preserve">, it is </w:t>
      </w:r>
      <w:r w:rsidR="00BD29F9">
        <w:t>only necessary</w:t>
      </w:r>
      <w:r w:rsidR="00704E69">
        <w:t xml:space="preserve"> to </w:t>
      </w:r>
      <w:r>
        <w:t xml:space="preserve">apply </w:t>
      </w:r>
      <w:r w:rsidR="006B6C1F">
        <w:t xml:space="preserve">Bayes </w:t>
      </w:r>
      <w:r w:rsidR="00D001C4">
        <w:t>theorem</w:t>
      </w:r>
      <w:ins w:id="221" w:author="Tobias Laux" w:date="2024-09-09T15:03:00Z" w16du:dateUtc="2024-09-09T14:03:00Z">
        <w:r w:rsidR="00BC2E66">
          <w:t xml:space="preserve"> in equation</w:t>
        </w:r>
      </w:ins>
      <w:r w:rsidR="006B6C1F">
        <w:t xml:space="preserve"> </w:t>
      </w:r>
      <w:r w:rsidR="0040791F">
        <w:fldChar w:fldCharType="begin"/>
      </w:r>
      <w:r w:rsidR="0040791F">
        <w:instrText xml:space="preserve"> REF _Ref133931656 \r \h </w:instrText>
      </w:r>
      <w:r w:rsidR="0040791F">
        <w:fldChar w:fldCharType="separate"/>
      </w:r>
      <w:r w:rsidR="003A15B7">
        <w:t>(1)</w:t>
      </w:r>
      <w:r w:rsidR="0040791F">
        <w:fldChar w:fldCharType="end"/>
      </w:r>
      <w:r w:rsidR="0040791F">
        <w:t xml:space="preserve"> </w:t>
      </w:r>
      <w:r w:rsidR="006B6C1F">
        <w:t xml:space="preserve">to obtain the posterior probability distribution of the </w:t>
      </w:r>
      <w:r w:rsidR="004F2938">
        <w:t>uncertain uncontrollable parameters</w:t>
      </w:r>
      <w:r w:rsidR="00265F27">
        <w:t xml:space="preserve"> </w:t>
      </w:r>
      <m:oMath>
        <m:r>
          <m:rPr>
            <m:sty m:val="bi"/>
          </m:rPr>
          <w:rPr>
            <w:rFonts w:ascii="Cambria Math" w:eastAsia="DengXian" w:hAnsi="Cambria Math"/>
          </w:rPr>
          <m:t>τ</m:t>
        </m:r>
      </m:oMath>
      <w:r w:rsidR="004F2938">
        <w:t xml:space="preserve"> </w:t>
      </w:r>
      <w:r w:rsidR="00825F31">
        <w:t>based on the experimental data</w:t>
      </w:r>
      <w:r w:rsidR="00313BD5">
        <w:t xml:space="preserve"> </w:t>
      </w:r>
      <m:oMath>
        <m:r>
          <w:rPr>
            <w:rFonts w:ascii="Cambria Math" w:hAnsi="Cambria Math"/>
          </w:rPr>
          <m:t>y(P,α)</m:t>
        </m:r>
      </m:oMath>
      <w:r w:rsidR="00C52289">
        <w:t>.</w:t>
      </w:r>
      <w:r w:rsidR="004F2938">
        <w:t xml:space="preserve"> </w:t>
      </w:r>
      <w:r w:rsidR="00A40974" w:rsidRPr="00A40974">
        <w:t>Generally,</w:t>
      </w:r>
      <w:r w:rsidR="00FD111B">
        <w:t xml:space="preserve"> </w:t>
      </w:r>
      <w:r w:rsidR="001D3B6F" w:rsidRPr="00A40974">
        <w:t>the</w:t>
      </w:r>
      <w:r w:rsidR="005F77A7">
        <w:t xml:space="preserve"> </w:t>
      </w:r>
      <w:r w:rsidR="00A40974" w:rsidRPr="00A40974">
        <w:t>posterior</w:t>
      </w:r>
      <w:r w:rsidR="005F77A7">
        <w:t xml:space="preserve"> distribution in </w:t>
      </w:r>
      <w:r w:rsidR="00BD29F9">
        <w:t xml:space="preserve">Equation </w:t>
      </w:r>
      <w:r w:rsidR="005F118C">
        <w:fldChar w:fldCharType="begin"/>
      </w:r>
      <w:r w:rsidR="005F118C">
        <w:instrText xml:space="preserve"> REF _Ref133931656 \r \h </w:instrText>
      </w:r>
      <w:r w:rsidR="005F118C">
        <w:fldChar w:fldCharType="separate"/>
      </w:r>
      <w:r w:rsidR="003A15B7">
        <w:t>(1)</w:t>
      </w:r>
      <w:r w:rsidR="005F118C">
        <w:fldChar w:fldCharType="end"/>
      </w:r>
      <w:r w:rsidR="005F118C">
        <w:t xml:space="preserve"> </w:t>
      </w:r>
      <w:r w:rsidR="00FD111B">
        <w:t xml:space="preserve">cannot be obtained </w:t>
      </w:r>
      <w:r w:rsidR="00A40974" w:rsidRPr="00A40974">
        <w:t>analytically</w:t>
      </w:r>
      <w:r w:rsidR="00FD111B">
        <w:t xml:space="preserve"> </w:t>
      </w:r>
      <w:r w:rsidR="00A40974" w:rsidRPr="00A40974">
        <w:t xml:space="preserve">due to the complexity of </w:t>
      </w:r>
      <w:r w:rsidR="00D14B60">
        <w:t xml:space="preserve">the FE </w:t>
      </w:r>
      <w:r w:rsidR="00A40974" w:rsidRPr="00A40974">
        <w:t xml:space="preserve">model. </w:t>
      </w:r>
      <w:r w:rsidR="00FD111B">
        <w:t>Therefore, the</w:t>
      </w:r>
      <w:r w:rsidR="00A40974" w:rsidRPr="00A40974">
        <w:t xml:space="preserve"> posterior</w:t>
      </w:r>
      <w:r w:rsidR="00C44013">
        <w:t xml:space="preserve"> distribution is</w:t>
      </w:r>
      <w:r w:rsidR="00876E0C">
        <w:t xml:space="preserve"> obtained using the</w:t>
      </w:r>
      <w:r w:rsidR="005D246A">
        <w:t xml:space="preserve"> widely</w:t>
      </w:r>
      <w:r w:rsidR="00887810">
        <w:t xml:space="preserve"> </w:t>
      </w:r>
      <w:r w:rsidR="005D246A">
        <w:t>used</w:t>
      </w:r>
      <w:r w:rsidR="00D9032A">
        <w:t xml:space="preserve"> </w:t>
      </w:r>
      <w:r w:rsidR="00A40974" w:rsidRPr="00A40974">
        <w:t xml:space="preserve">Markov </w:t>
      </w:r>
      <w:r w:rsidR="005B3616">
        <w:t>C</w:t>
      </w:r>
      <w:r w:rsidR="005B3616" w:rsidRPr="00A40974">
        <w:t xml:space="preserve">hain </w:t>
      </w:r>
      <w:r w:rsidR="00A40974" w:rsidRPr="00A40974">
        <w:t xml:space="preserve">Monte Carlo (MCMC) </w:t>
      </w:r>
      <w:r w:rsidR="004B1397">
        <w:fldChar w:fldCharType="begin">
          <w:fldData xml:space="preserve">PEVuZE5vdGU+PENpdGU+PEF1dGhvcj5Ccm9va3M8L0F1dGhvcj48WWVhcj4xOTk4PC9ZZWFyPjxS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</w:fldData>
        </w:fldChar>
      </w:r>
      <w:r w:rsidR="00F74FF1">
        <w:instrText xml:space="preserve"> ADDIN EN.CITE </w:instrText>
      </w:r>
      <w:r w:rsidR="00F74FF1">
        <w:fldChar w:fldCharType="begin">
          <w:fldData xml:space="preserve">PEVuZE5vdGU+PENpdGU+PEF1dGhvcj5Ccm9va3M8L0F1dGhvcj48WWVhcj4xOTk4PC9ZZWFyPjxS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</w:fldData>
        </w:fldChar>
      </w:r>
      <w:r w:rsidR="00F74FF1">
        <w:instrText xml:space="preserve"> ADDIN EN.CITE.DATA </w:instrText>
      </w:r>
      <w:r w:rsidR="00F74FF1">
        <w:fldChar w:fldCharType="end"/>
      </w:r>
      <w:r w:rsidR="004B1397">
        <w:fldChar w:fldCharType="separate"/>
      </w:r>
      <w:r w:rsidR="00F74FF1">
        <w:rPr>
          <w:noProof/>
        </w:rPr>
        <w:t>[</w:t>
      </w:r>
      <w:hyperlink w:anchor="_ENREF_31" w:tooltip="Brooks, 1998 #29" w:history="1">
        <w:r w:rsidR="009D5636" w:rsidRPr="009D5636">
          <w:rPr>
            <w:rStyle w:val="Hyperlink"/>
          </w:rPr>
          <w:t>31</w:t>
        </w:r>
      </w:hyperlink>
      <w:r w:rsidR="00F74FF1">
        <w:rPr>
          <w:noProof/>
        </w:rPr>
        <w:t xml:space="preserve">, </w:t>
      </w:r>
      <w:hyperlink w:anchor="_ENREF_32" w:tooltip="van Ravenzwaaij, 2018 #30" w:history="1">
        <w:r w:rsidR="009D5636" w:rsidRPr="009D5636">
          <w:rPr>
            <w:rStyle w:val="Hyperlink"/>
          </w:rPr>
          <w:t>32</w:t>
        </w:r>
      </w:hyperlink>
      <w:r w:rsidR="00F74FF1">
        <w:rPr>
          <w:noProof/>
        </w:rPr>
        <w:t>]</w:t>
      </w:r>
      <w:r w:rsidR="004B1397">
        <w:fldChar w:fldCharType="end"/>
      </w:r>
      <w:r w:rsidR="00876E0C">
        <w:t xml:space="preserve"> method</w:t>
      </w:r>
      <w:r w:rsidR="00E67842">
        <w:t>.</w:t>
      </w:r>
      <w:r w:rsidR="00942B02">
        <w:t xml:space="preserve"> </w:t>
      </w:r>
      <w:r w:rsidR="00E67842">
        <w:t xml:space="preserve">MCMC </w:t>
      </w:r>
      <w:r w:rsidR="00A40974" w:rsidRPr="00A40974">
        <w:t xml:space="preserve">generates </w:t>
      </w:r>
      <w:r w:rsidR="00693A9B">
        <w:t xml:space="preserve">samples from </w:t>
      </w:r>
      <w:r w:rsidR="00A40974" w:rsidRPr="00A40974">
        <w:t>a Markov chain</w:t>
      </w:r>
      <w:r w:rsidR="00BD29F9">
        <w:t xml:space="preserve">, </w:t>
      </w:r>
      <w:r w:rsidR="008D23B9">
        <w:t>w</w:t>
      </w:r>
      <w:r w:rsidR="0011589B">
        <w:t>ith a</w:t>
      </w:r>
      <w:r w:rsidR="008D23B9" w:rsidRPr="00A40974">
        <w:t xml:space="preserve"> </w:t>
      </w:r>
      <w:r w:rsidR="00E67842">
        <w:t xml:space="preserve">limit </w:t>
      </w:r>
      <w:r w:rsidR="00A40974" w:rsidRPr="00A40974">
        <w:t>stationary distribution</w:t>
      </w:r>
      <w:r w:rsidR="00E67842">
        <w:t xml:space="preserve"> </w:t>
      </w:r>
      <w:r w:rsidR="0011589B">
        <w:t xml:space="preserve">that </w:t>
      </w:r>
      <w:r w:rsidR="00EC69D1">
        <w:t xml:space="preserve">matches </w:t>
      </w:r>
      <w:r w:rsidR="00A40974" w:rsidRPr="00A40974">
        <w:t>the required posterior distribution.</w:t>
      </w:r>
      <w:r w:rsidR="00F83027">
        <w:t xml:space="preserve"> </w:t>
      </w:r>
      <w:r w:rsidR="00BD29F9">
        <w:t>R</w:t>
      </w:r>
      <w:r w:rsidR="00A40974" w:rsidRPr="00A40974">
        <w:t xml:space="preserve">eaching such </w:t>
      </w:r>
      <w:r w:rsidR="00BD29F9">
        <w:t xml:space="preserve">a </w:t>
      </w:r>
      <w:r w:rsidR="001D3B6F">
        <w:t>limit</w:t>
      </w:r>
      <w:r w:rsidR="001D3B6F" w:rsidRPr="00A40974">
        <w:t xml:space="preserve"> stationary</w:t>
      </w:r>
      <w:r w:rsidR="009D58CF" w:rsidRPr="00A40974">
        <w:t xml:space="preserve"> </w:t>
      </w:r>
      <w:r w:rsidR="00A40974" w:rsidRPr="00A40974">
        <w:t xml:space="preserve">distribution may require hundreds of thousands of iterations </w:t>
      </w:r>
      <w:r w:rsidR="00660AF5">
        <w:t>(</w:t>
      </w:r>
      <w:r w:rsidR="00BD29F9">
        <w:t xml:space="preserve">i.e. </w:t>
      </w:r>
      <w:r w:rsidR="00F7682B">
        <w:t xml:space="preserve">FE </w:t>
      </w:r>
      <w:r w:rsidR="00660AF5">
        <w:t xml:space="preserve">model runs) </w:t>
      </w:r>
      <w:r w:rsidR="00A40974" w:rsidRPr="00A40974">
        <w:t>to ensure convergence</w:t>
      </w:r>
      <w:r w:rsidR="0011589B">
        <w:t>, which</w:t>
      </w:r>
      <w:r w:rsidR="00A40974" w:rsidRPr="00A40974">
        <w:t xml:space="preserve"> is computationally infeasible for the current</w:t>
      </w:r>
      <w:r w:rsidR="008D1D43">
        <w:t xml:space="preserve"> FE</w:t>
      </w:r>
      <w:r w:rsidR="00A40974" w:rsidRPr="00A40974">
        <w:t xml:space="preserve"> model.</w:t>
      </w:r>
      <w:r w:rsidR="00653593">
        <w:t xml:space="preserve"> </w:t>
      </w:r>
      <w:r w:rsidR="009A55A3">
        <w:t xml:space="preserve"> </w:t>
      </w:r>
      <w:r w:rsidR="006D43B3">
        <w:t xml:space="preserve">For this reason, </w:t>
      </w:r>
      <w:r w:rsidR="0033041F">
        <w:t xml:space="preserve">the FE model </w:t>
      </w:r>
      <w:r w:rsidR="003403F2">
        <w:t>is evaluated</w:t>
      </w:r>
      <w:r w:rsidR="006D43B3">
        <w:t xml:space="preserve"> only</w:t>
      </w:r>
      <w:r w:rsidR="003403F2">
        <w:t xml:space="preserve"> for</w:t>
      </w:r>
      <w:r w:rsidR="0033041F">
        <w:t xml:space="preserve"> a</w:t>
      </w:r>
      <w:r w:rsidR="00BC5C12">
        <w:t xml:space="preserve"> set of predefined </w:t>
      </w:r>
      <w:r w:rsidR="002F4B64">
        <w:t>input</w:t>
      </w:r>
      <w:r w:rsidR="00340EA9">
        <w:t xml:space="preserve"> </w:t>
      </w:r>
      <w:r w:rsidR="005E0044">
        <w:t xml:space="preserve">parameter values </w:t>
      </w:r>
      <m:oMath>
        <m:sSubSup>
          <m:sSubSupPr>
            <m:ctrlPr>
              <w:rPr>
                <w:rFonts w:ascii="Cambria Math" w:eastAsia="DengXian" w:hAnsi="Cambria Math"/>
                <w:i/>
              </w:rPr>
            </m:ctrlPr>
          </m:sSubSupPr>
          <m:e>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,α</m:t>
            </m:r>
          </m:e>
          <m:sub>
            <m:r>
              <w:rPr>
                <w:rFonts w:ascii="Cambria Math" w:eastAsia="DengXian" w:hAnsi="Cambria Math"/>
              </w:rPr>
              <m:t>i</m:t>
            </m:r>
          </m:sub>
          <m:sup>
            <m:r>
              <w:rPr>
                <w:rFonts w:ascii="Cambria Math" w:eastAsia="DengXian" w:hAnsi="Cambria Math"/>
              </w:rPr>
              <m:t>*</m:t>
            </m:r>
          </m:sup>
        </m:sSubSup>
        <m:r>
          <w:rPr>
            <w:rFonts w:ascii="Cambria Math" w:eastAsia="DengXian" w:hAnsi="Cambria Math"/>
          </w:rPr>
          <m:t>,</m:t>
        </m:r>
        <m:sSubSup>
          <m:sSubSupPr>
            <m:ctrlPr>
              <w:rPr>
                <w:rFonts w:ascii="Cambria Math" w:eastAsia="DengXian" w:hAnsi="Cambria Math"/>
                <w:i/>
              </w:rPr>
            </m:ctrlPr>
          </m:sSubSupPr>
          <m:e>
            <m:r>
              <m:rPr>
                <m:sty m:val="bi"/>
              </m:rPr>
              <w:rPr>
                <w:rFonts w:ascii="Cambria Math" w:eastAsia="DengXian" w:hAnsi="Cambria Math"/>
              </w:rPr>
              <m:t>t</m:t>
            </m:r>
          </m:e>
          <m:sub>
            <m:r>
              <w:rPr>
                <w:rFonts w:ascii="Cambria Math" w:eastAsia="DengXian" w:hAnsi="Cambria Math"/>
              </w:rPr>
              <m:t>i</m:t>
            </m:r>
          </m:sub>
          <m:sup>
            <m:r>
              <w:rPr>
                <w:rFonts w:ascii="Cambria Math" w:eastAsia="DengXian" w:hAnsi="Cambria Math"/>
              </w:rPr>
              <m:t>*</m:t>
            </m:r>
          </m:sup>
        </m:sSubSup>
        <m:r>
          <w:rPr>
            <w:rFonts w:ascii="Cambria Math" w:hAnsi="Cambria Math"/>
          </w:rPr>
          <m:t>(i=1,</m:t>
        </m:r>
        <m:r>
          <m:rPr>
            <m:lit/>
          </m:rPr>
          <w:rPr>
            <w:rFonts w:ascii="Cambria Math" w:hAnsi="Cambria Math"/>
          </w:rPr>
          <m:t>…</m:t>
        </m:r>
        <m:r>
          <w:rPr>
            <w:rFonts w:ascii="Cambria Math" w:hAnsi="Cambria Math"/>
          </w:rPr>
          <m:t>,m)</m:t>
        </m:r>
      </m:oMath>
      <w:r w:rsidR="003403F2">
        <w:t xml:space="preserve"> that are specified</w:t>
      </w:r>
      <w:r w:rsidR="009663DA">
        <w:t xml:space="preserve"> by</w:t>
      </w:r>
      <w:r w:rsidR="003403F2">
        <w:t xml:space="preserve"> </w:t>
      </w:r>
      <w:r w:rsidR="00B33CE6">
        <w:rPr>
          <w:rFonts w:hint="eastAsia"/>
        </w:rPr>
        <w:t>Latin</w:t>
      </w:r>
      <w:r w:rsidR="00B33CE6">
        <w:t xml:space="preserve"> hypercube sampling</w:t>
      </w:r>
      <w:r w:rsidR="0067283B">
        <w:t xml:space="preserve"> </w:t>
      </w:r>
      <w:r w:rsidR="00A51229">
        <w:fldChar w:fldCharType="begin"/>
      </w:r>
      <w:r w:rsidR="00F74FF1">
        <w:instrText xml:space="preserve"> ADDIN EN.CITE &lt;EndNote&gt;&lt;Cite&gt;&lt;Author&gt;McKay&lt;/Author&gt;&lt;Year&gt;1979&lt;/Year&gt;&lt;RecNum&gt;31&lt;/RecNum&gt;&lt;DisplayText&gt;[33]&lt;/DisplayText&gt;&lt;record&gt;&lt;rec-number&gt;31&lt;/rec-number&gt;&lt;foreign-keys&gt;&lt;key app="EN" db-id="ex50s9f2oazte6ed2zmxxx53tsxtfeaftxv2" timestamp="1724425771"&gt;31&lt;/key&gt;&lt;/foreign-keys&gt;&lt;ref-type name="Journal Article"&gt;17&lt;/ref-type&gt;&lt;contributors&gt;&lt;authors&gt;&lt;author&gt;McKay, M. D.&lt;/author&gt;&lt;author&gt;Beckman, R. J.&lt;/author&gt;&lt;author&gt;Conover, W. J.&lt;/author&gt;&lt;/authors&gt;&lt;/contributors&gt;&lt;titles&gt;&lt;title&gt;A Comparison of Three Methods for Selecting Values of Input Variables in the Analysis of Output from a Computer Code&lt;/title&gt;&lt;secondary-title&gt;Technometrics&lt;/secondary-title&gt;&lt;/titles&gt;&lt;periodical&gt;&lt;full-title&gt;Technometrics&lt;/full-title&gt;&lt;/periodical&gt;&lt;pages&gt;239-245&lt;/pages&gt;&lt;volume&gt;21&lt;/volume&gt;&lt;number&gt;2&lt;/number&gt;&lt;dates&gt;&lt;year&gt;1979&lt;/year&gt;&lt;/dates&gt;&lt;publisher&gt;[Taylor &amp;amp; Francis, Ltd., American Statistical Association, American Society for Quality]&lt;/publisher&gt;&lt;isbn&gt;00401706&lt;/isbn&gt;&lt;urls&gt;&lt;related-urls&gt;&lt;url&gt;http://www.jstor.org/stable/1268522&lt;/url&gt;&lt;/related-urls&gt;&lt;/urls&gt;&lt;custom1&gt;Full publication date: May, 1979&lt;/custom1&gt;&lt;electronic-resource-num&gt;10.2307/1268522&lt;/electronic-resource-num&gt;&lt;remote-database-name&gt;JSTOR&lt;/remote-database-name&gt;&lt;access-date&gt;2023/05/02/&lt;/access-date&gt;&lt;/record&gt;&lt;/Cite&gt;&lt;/EndNote&gt;</w:instrText>
      </w:r>
      <w:r w:rsidR="00A51229">
        <w:fldChar w:fldCharType="separate"/>
      </w:r>
      <w:r w:rsidR="00F74FF1">
        <w:rPr>
          <w:noProof/>
        </w:rPr>
        <w:t>[</w:t>
      </w:r>
      <w:hyperlink w:anchor="_ENREF_33" w:tooltip="McKay, 1979 #31" w:history="1">
        <w:r w:rsidR="009D5636" w:rsidRPr="009D5636">
          <w:rPr>
            <w:rStyle w:val="Hyperlink"/>
          </w:rPr>
          <w:t>33</w:t>
        </w:r>
      </w:hyperlink>
      <w:r w:rsidR="00F74FF1">
        <w:rPr>
          <w:noProof/>
        </w:rPr>
        <w:t>]</w:t>
      </w:r>
      <w:r w:rsidR="00A51229">
        <w:fldChar w:fldCharType="end"/>
      </w:r>
      <w:r w:rsidR="003E54D3">
        <w:t xml:space="preserve">. This </w:t>
      </w:r>
      <w:r w:rsidR="00BD65A0" w:rsidRPr="00EE61D8">
        <w:t xml:space="preserve">guarantees </w:t>
      </w:r>
      <w:r w:rsidR="003E54D3">
        <w:t xml:space="preserve">that the </w:t>
      </w:r>
      <w:r w:rsidR="006947E4">
        <w:t>parameter values</w:t>
      </w:r>
      <w:r w:rsidR="00C83B64">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m:t>
            </m:r>
          </m:sup>
        </m:sSubSup>
      </m:oMath>
      <w:r w:rsidR="00C83B64">
        <w:t xml:space="preserve"> </w:t>
      </w:r>
      <w:r w:rsidR="006947E4">
        <w:t>used are</w:t>
      </w:r>
      <w:r w:rsidR="00C83B64">
        <w:t xml:space="preserve"> uniformly distributed in the interval </w:t>
      </w:r>
      <m:oMath>
        <m:r>
          <w:rPr>
            <w:rFonts w:ascii="Cambria Math" w:hAnsi="Cambria Math"/>
          </w:rPr>
          <m:t>[0,10]</m:t>
        </m:r>
        <m:r>
          <m:rPr>
            <m:sty m:val="p"/>
          </m:rPr>
          <w:rPr>
            <w:rFonts w:ascii="Cambria Math" w:hAnsi="Cambria Math"/>
          </w:rPr>
          <m:t>kN</m:t>
        </m:r>
      </m:oMath>
      <w:r w:rsidR="00FF3E65">
        <w:t xml:space="preserve"> </w:t>
      </w:r>
      <w:r w:rsidR="00B77971">
        <w:t>(</w:t>
      </w:r>
      <w:r w:rsidR="008F2A82">
        <w:t xml:space="preserve">as </w:t>
      </w:r>
      <w:r w:rsidR="00F42890">
        <w:t>only experimental data below 10kN is considered</w:t>
      </w:r>
      <w:r w:rsidR="00B77971">
        <w:t>)</w:t>
      </w:r>
      <w:r w:rsidR="005A5CA3">
        <w:t xml:space="preserve"> </w:t>
      </w:r>
      <w:r w:rsidR="00AC5EA3">
        <w:t>as well as</w:t>
      </w:r>
      <w:r w:rsidR="001B6577">
        <w:t xml:space="preserve"> ensuring</w:t>
      </w:r>
      <w:r w:rsidR="00AC5EA3">
        <w:t xml:space="preserve"> the values</w:t>
      </w:r>
      <w:r w:rsidR="001B6577">
        <w:t xml:space="preserve"> of </w:t>
      </w:r>
      <w:r w:rsidR="00502FC7">
        <w:t xml:space="preserve"> </w:t>
      </w:r>
      <m:oMath>
        <m:sSubSup>
          <m:sSubSupPr>
            <m:ctrlPr>
              <w:rPr>
                <w:rFonts w:ascii="Cambria Math" w:eastAsia="DengXian" w:hAnsi="Cambria Math"/>
                <w:i/>
              </w:rPr>
            </m:ctrlPr>
          </m:sSubSupPr>
          <m:e>
            <m:r>
              <w:rPr>
                <w:rFonts w:ascii="Cambria Math" w:hAnsi="Cambria Math"/>
              </w:rPr>
              <m:t>α</m:t>
            </m:r>
          </m:e>
          <m:sub>
            <m:r>
              <w:rPr>
                <w:rFonts w:ascii="Cambria Math" w:eastAsia="DengXian" w:hAnsi="Cambria Math"/>
              </w:rPr>
              <m:t>i</m:t>
            </m:r>
          </m:sub>
          <m:sup>
            <m:r>
              <w:rPr>
                <w:rFonts w:ascii="Cambria Math" w:eastAsia="DengXian" w:hAnsi="Cambria Math"/>
              </w:rPr>
              <m:t>*</m:t>
            </m:r>
          </m:sup>
        </m:sSubSup>
      </m:oMath>
      <w:r w:rsidR="00EF1CF3">
        <w:t xml:space="preserve"> </w:t>
      </w:r>
      <w:r w:rsidR="00AC5EA3">
        <w:t>are</w:t>
      </w:r>
      <w:r w:rsidR="000B730E">
        <w:t xml:space="preserve"> </w:t>
      </w:r>
      <w:r w:rsidR="00EF1CF3">
        <w:t xml:space="preserve">uniformly distributed in the interval </w:t>
      </w:r>
      <m:oMath>
        <m:r>
          <w:rPr>
            <w:rFonts w:ascii="Cambria Math" w:hAnsi="Cambria Math"/>
          </w:rPr>
          <m:t>[0,180]</m:t>
        </m:r>
        <m:r>
          <m:rPr>
            <m:sty m:val="p"/>
          </m:rPr>
          <w:rPr>
            <w:rFonts w:ascii="Cambria Math" w:hAnsi="Cambria Math"/>
          </w:rPr>
          <m:t>deg</m:t>
        </m:r>
      </m:oMath>
      <w:r w:rsidR="00293D16">
        <w:rPr>
          <w:iCs/>
        </w:rPr>
        <w:t xml:space="preserve"> </w:t>
      </w:r>
      <w:r w:rsidR="001B6577">
        <w:rPr>
          <w:iCs/>
        </w:rPr>
        <w:t>covering</w:t>
      </w:r>
      <w:r w:rsidR="00FE5504">
        <w:rPr>
          <w:iCs/>
        </w:rPr>
        <w:t xml:space="preserve"> the </w:t>
      </w:r>
      <w:r w:rsidR="001B6577">
        <w:rPr>
          <w:iCs/>
        </w:rPr>
        <w:t xml:space="preserve">entire </w:t>
      </w:r>
      <w:r w:rsidR="00FE5504">
        <w:rPr>
          <w:iCs/>
        </w:rPr>
        <w:t>combined loading space of the MAF</w:t>
      </w:r>
      <w:r w:rsidR="00887E4A">
        <w:rPr>
          <w:iCs/>
        </w:rPr>
        <w:t xml:space="preserve">, </w:t>
      </w:r>
      <w:r w:rsidR="00FE5504">
        <w:rPr>
          <w:iCs/>
        </w:rPr>
        <w:t xml:space="preserve">as shown in </w:t>
      </w:r>
      <w:r w:rsidR="00905B3F">
        <w:rPr>
          <w:iCs/>
        </w:rPr>
        <w:fldChar w:fldCharType="begin"/>
      </w:r>
      <w:r w:rsidR="00905B3F">
        <w:rPr>
          <w:iCs/>
        </w:rPr>
        <w:instrText xml:space="preserve"> REF _Ref150179145 \h </w:instrText>
      </w:r>
      <w:r w:rsidR="00905B3F">
        <w:rPr>
          <w:iCs/>
        </w:rPr>
      </w:r>
      <w:r w:rsidR="00905B3F">
        <w:rPr>
          <w:iCs/>
        </w:rPr>
        <w:fldChar w:fldCharType="separate"/>
      </w:r>
      <w:ins w:id="222" w:author="Tobias Laux" w:date="2024-09-09T15:04:00Z" w16du:dateUtc="2024-09-09T14:04:00Z">
        <w:r w:rsidR="00151C94">
          <w:t xml:space="preserve">Figure </w:t>
        </w:r>
        <w:r w:rsidR="00151C94">
          <w:rPr>
            <w:noProof/>
          </w:rPr>
          <w:t>2</w:t>
        </w:r>
      </w:ins>
      <w:r w:rsidR="00905B3F">
        <w:rPr>
          <w:iCs/>
        </w:rPr>
        <w:fldChar w:fldCharType="end"/>
      </w:r>
      <w:ins w:id="223" w:author="Tobias Laux" w:date="2024-09-09T15:04:00Z" w16du:dateUtc="2024-09-09T14:04:00Z">
        <w:r w:rsidR="00BC12AA">
          <w:rPr>
            <w:iCs/>
          </w:rPr>
          <w:t xml:space="preserve"> </w:t>
        </w:r>
      </w:ins>
      <w:r w:rsidR="00FE5504">
        <w:rPr>
          <w:iCs/>
        </w:rPr>
        <w:t>(a)</w:t>
      </w:r>
      <w:r w:rsidR="008B5A5D">
        <w:rPr>
          <w:iCs/>
        </w:rPr>
        <w:t xml:space="preserve">. </w:t>
      </w:r>
      <w:r w:rsidR="00C30724">
        <w:rPr>
          <w:iCs/>
        </w:rPr>
        <w:t>The values</w:t>
      </w:r>
      <w:r w:rsidR="008B5A5D">
        <w:rPr>
          <w:iCs/>
        </w:rPr>
        <w:t xml:space="preserve"> </w:t>
      </w:r>
      <m:oMath>
        <m:sSubSup>
          <m:sSubSupPr>
            <m:ctrlPr>
              <w:rPr>
                <w:rFonts w:ascii="Cambria Math" w:eastAsia="DengXian" w:hAnsi="Cambria Math"/>
                <w:i/>
              </w:rPr>
            </m:ctrlPr>
          </m:sSubSupPr>
          <m:e>
            <m:r>
              <m:rPr>
                <m:sty m:val="bi"/>
              </m:rPr>
              <w:rPr>
                <w:rFonts w:ascii="Cambria Math" w:eastAsia="DengXian" w:hAnsi="Cambria Math"/>
              </w:rPr>
              <m:t>t</m:t>
            </m:r>
          </m:e>
          <m:sub>
            <m:r>
              <w:rPr>
                <w:rFonts w:ascii="Cambria Math" w:eastAsia="DengXian" w:hAnsi="Cambria Math"/>
              </w:rPr>
              <m:t>i</m:t>
            </m:r>
          </m:sub>
          <m:sup>
            <m:r>
              <w:rPr>
                <w:rFonts w:ascii="Cambria Math" w:eastAsia="DengXian" w:hAnsi="Cambria Math"/>
              </w:rPr>
              <m:t>*</m:t>
            </m:r>
          </m:sup>
        </m:sSubSup>
      </m:oMath>
      <w:r w:rsidR="008D7763">
        <w:t xml:space="preserve"> </w:t>
      </w:r>
      <w:r w:rsidR="00C267B2">
        <w:t>are not uniformly distributed but sampled from the</w:t>
      </w:r>
      <w:r w:rsidR="008D7763">
        <w:t xml:space="preserve"> </w:t>
      </w:r>
      <w:r w:rsidR="00501D97">
        <w:t xml:space="preserve">corresponding </w:t>
      </w:r>
      <w:r w:rsidR="008D7763">
        <w:t>prior distribution</w:t>
      </w:r>
      <w:r w:rsidR="00C267B2">
        <w:t xml:space="preserve"> of </w:t>
      </w:r>
      <m:oMath>
        <m:r>
          <m:rPr>
            <m:sty m:val="bi"/>
          </m:rPr>
          <w:rPr>
            <w:rFonts w:ascii="Cambria Math" w:hAnsi="Cambria Math"/>
          </w:rPr>
          <m:t>τ</m:t>
        </m:r>
      </m:oMath>
      <w:r w:rsidR="008D7763">
        <w:t xml:space="preserve"> </w:t>
      </w:r>
      <w:r w:rsidR="00887E4A">
        <w:t xml:space="preserve">described </w:t>
      </w:r>
      <w:r w:rsidR="007F1951">
        <w:t xml:space="preserve">later </w:t>
      </w:r>
      <w:r w:rsidR="008D7763">
        <w:t xml:space="preserve">in </w:t>
      </w:r>
      <w:del w:id="224" w:author="Tobias Laux" w:date="2024-09-09T15:05:00Z" w16du:dateUtc="2024-09-09T14:05:00Z">
        <w:r w:rsidR="008D7763" w:rsidDel="00BC12AA">
          <w:delText xml:space="preserve">Section </w:delText>
        </w:r>
        <w:r w:rsidR="008D7763" w:rsidDel="00BC12AA">
          <w:fldChar w:fldCharType="begin"/>
        </w:r>
        <w:r w:rsidR="008D7763" w:rsidDel="00BC12AA">
          <w:delInstrText xml:space="preserve"> REF _Ref150338215 \r \h </w:delInstrText>
        </w:r>
        <w:r w:rsidR="008D7763" w:rsidDel="00BC12AA">
          <w:fldChar w:fldCharType="separate"/>
        </w:r>
        <w:r w:rsidR="00BC12AA" w:rsidDel="00BC12AA">
          <w:delText>0</w:delText>
        </w:r>
        <w:r w:rsidR="008D7763" w:rsidDel="00BC12AA">
          <w:fldChar w:fldCharType="end"/>
        </w:r>
        <w:r w:rsidR="00B23A77" w:rsidDel="00BC12AA">
          <w:delText>.</w:delText>
        </w:r>
      </w:del>
      <w:r w:rsidR="00BC12AA">
        <w:t xml:space="preserve">Section </w:t>
      </w:r>
      <w:r w:rsidR="00452052">
        <w:t>4</w:t>
      </w:r>
      <w:ins w:id="225" w:author="Karim Anaya-Izquierdo" w:date="2024-09-26T10:21:00Z" w16du:dateUtc="2024-09-26T09:21:00Z">
        <w:r w:rsidR="009B6153">
          <w:t>.</w:t>
        </w:r>
      </w:ins>
      <w:r w:rsidR="004D39E5">
        <w:t xml:space="preserve"> </w:t>
      </w:r>
      <w:r w:rsidR="00152BA0">
        <w:t xml:space="preserve">The </w:t>
      </w:r>
      <w:r w:rsidR="001974E1">
        <w:t xml:space="preserve">sample size for the FE model </w:t>
      </w:r>
      <w:r w:rsidR="00443502">
        <w:t xml:space="preserve">data </w:t>
      </w:r>
      <w:r w:rsidR="001B6577">
        <w:t>wa</w:t>
      </w:r>
      <w:r w:rsidR="00443502">
        <w:t>s</w:t>
      </w:r>
      <w:r w:rsidR="004D39E5">
        <w:t xml:space="preserve"> set </w:t>
      </w:r>
      <w:r w:rsidR="00EC30FA">
        <w:t>at</w:t>
      </w:r>
      <w:r w:rsidR="004D39E5">
        <w:t xml:space="preserve"> </w:t>
      </w:r>
      <m:oMath>
        <m:r>
          <w:rPr>
            <w:rFonts w:ascii="Cambria Math" w:hAnsi="Cambria Math"/>
          </w:rPr>
          <m:t>m=100</m:t>
        </m:r>
      </m:oMath>
      <w:r w:rsidR="00EC30FA">
        <w:t xml:space="preserve"> and</w:t>
      </w:r>
      <w:r w:rsidR="00C75F6A">
        <w:t xml:space="preserve"> the </w:t>
      </w:r>
      <w:r w:rsidR="00EC30FA">
        <w:t>corresponding</w:t>
      </w:r>
      <w:r w:rsidR="00C75F6A">
        <w:t xml:space="preserve"> </w:t>
      </w:r>
      <w:r w:rsidR="00EC30FA">
        <w:t xml:space="preserve">FE </w:t>
      </w:r>
      <w:r w:rsidR="00C75F6A">
        <w:t xml:space="preserve">model predictions </w:t>
      </w:r>
      <w:r w:rsidR="001B6577">
        <w:t>are</w:t>
      </w:r>
      <w:r w:rsidR="002545E4">
        <w:t xml:space="preserve"> denoted by:</w:t>
      </w:r>
      <w:r w:rsidR="00C75F6A">
        <w:t xml:space="preserve"> </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11"/>
      </w:tblGrid>
      <w:tr w:rsidR="00A65BB0" w14:paraId="56E6D991" w14:textId="77777777" w:rsidTr="000D4ABD">
        <w:trPr>
          <w:trHeight w:val="626"/>
        </w:trPr>
        <w:tc>
          <w:tcPr>
            <w:tcW w:w="8505" w:type="dxa"/>
            <w:vAlign w:val="center"/>
          </w:tcPr>
          <w:p w14:paraId="51990084" w14:textId="07FECF5C" w:rsidR="00EE61D8" w:rsidRPr="00E7231E" w:rsidRDefault="00A02FD8" w:rsidP="00E7231E">
            <w:pPr>
              <w:tabs>
                <w:tab w:val="center" w:pos="4111"/>
                <w:tab w:val="left" w:pos="9026"/>
              </w:tabs>
              <w:jc w:val="center"/>
            </w:pPr>
            <m:oMathPara>
              <m:oMath>
                <m:r>
                  <w:rPr>
                    <w:rFonts w:ascii="Cambria Math" w:eastAsia="DengXian" w:hAnsi="Cambria Math"/>
                  </w:rPr>
                  <m:t>η</m:t>
                </m:r>
                <m:d>
                  <m:dPr>
                    <m:ctrlPr>
                      <w:rPr>
                        <w:rFonts w:ascii="Cambria Math" w:eastAsia="DengXian" w:hAnsi="Cambria Math"/>
                        <w:i/>
                      </w:rPr>
                    </m:ctrlPr>
                  </m:dPr>
                  <m:e>
                    <m:sSubSup>
                      <m:sSubSupPr>
                        <m:ctrlPr>
                          <w:rPr>
                            <w:rFonts w:ascii="Cambria Math" w:eastAsia="DengXian" w:hAnsi="Cambria Math"/>
                            <w:i/>
                          </w:rPr>
                        </m:ctrlPr>
                      </m:sSubSupPr>
                      <m:e>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,α</m:t>
                        </m:r>
                      </m:e>
                      <m:sub>
                        <m:r>
                          <w:rPr>
                            <w:rFonts w:ascii="Cambria Math" w:eastAsia="DengXian" w:hAnsi="Cambria Math"/>
                          </w:rPr>
                          <m:t>i</m:t>
                        </m:r>
                      </m:sub>
                      <m:sup>
                        <m:r>
                          <w:rPr>
                            <w:rFonts w:ascii="Cambria Math" w:eastAsia="DengXian" w:hAnsi="Cambria Math"/>
                          </w:rPr>
                          <m:t>*</m:t>
                        </m:r>
                      </m:sup>
                    </m:sSubSup>
                    <m:r>
                      <w:rPr>
                        <w:rFonts w:ascii="Cambria Math" w:eastAsia="DengXian" w:hAnsi="Cambria Math"/>
                      </w:rPr>
                      <m:t>,</m:t>
                    </m:r>
                    <m:sSubSup>
                      <m:sSubSupPr>
                        <m:ctrlPr>
                          <w:rPr>
                            <w:rFonts w:ascii="Cambria Math" w:eastAsia="DengXian" w:hAnsi="Cambria Math"/>
                            <w:i/>
                          </w:rPr>
                        </m:ctrlPr>
                      </m:sSubSupPr>
                      <m:e>
                        <m:r>
                          <m:rPr>
                            <m:sty m:val="bi"/>
                          </m:rPr>
                          <w:rPr>
                            <w:rFonts w:ascii="Cambria Math" w:eastAsia="DengXian" w:hAnsi="Cambria Math"/>
                          </w:rPr>
                          <m:t>t</m:t>
                        </m:r>
                      </m:e>
                      <m:sub>
                        <m:r>
                          <w:rPr>
                            <w:rFonts w:ascii="Cambria Math" w:eastAsia="DengXian" w:hAnsi="Cambria Math"/>
                          </w:rPr>
                          <m:t>i</m:t>
                        </m:r>
                      </m:sub>
                      <m:sup>
                        <m:r>
                          <w:rPr>
                            <w:rFonts w:ascii="Cambria Math" w:eastAsia="DengXian" w:hAnsi="Cambria Math"/>
                          </w:rPr>
                          <m:t>*</m:t>
                        </m:r>
                      </m:sup>
                    </m:sSubSup>
                  </m:e>
                </m:d>
                <m:r>
                  <w:rPr>
                    <w:rFonts w:ascii="Cambria Math" w:eastAsia="DengXian" w:hAnsi="Cambria Math"/>
                  </w:rPr>
                  <m:t>,  i=1,…,m=100.</m:t>
                </m:r>
              </m:oMath>
            </m:oMathPara>
          </w:p>
        </w:tc>
        <w:tc>
          <w:tcPr>
            <w:tcW w:w="511" w:type="dxa"/>
            <w:vAlign w:val="center"/>
          </w:tcPr>
          <w:p w14:paraId="75B5B4D2" w14:textId="77777777" w:rsidR="00A65BB0" w:rsidRDefault="00A65BB0" w:rsidP="00A65BB0">
            <w:pPr>
              <w:pStyle w:val="ListParagraph"/>
              <w:numPr>
                <w:ilvl w:val="0"/>
                <w:numId w:val="9"/>
              </w:numPr>
              <w:jc w:val="right"/>
            </w:pPr>
            <w:r>
              <w:t xml:space="preserve"> </w:t>
            </w:r>
          </w:p>
        </w:tc>
      </w:tr>
    </w:tbl>
    <w:p w14:paraId="0501111B" w14:textId="4D715F8D" w:rsidR="007A5A4F" w:rsidRDefault="00EE61D8" w:rsidP="00BA5918">
      <w:r>
        <w:t xml:space="preserve">For values of </w:t>
      </w:r>
      <m:oMath>
        <m:d>
          <m:dPr>
            <m:ctrlPr>
              <w:rPr>
                <w:rFonts w:ascii="Cambria Math" w:hAnsi="Cambria Math"/>
                <w:i/>
              </w:rPr>
            </m:ctrlPr>
          </m:dPr>
          <m:e>
            <m:r>
              <w:rPr>
                <w:rFonts w:ascii="Cambria Math" w:hAnsi="Cambria Math"/>
              </w:rPr>
              <m:t>P,α,</m:t>
            </m:r>
            <m:r>
              <m:rPr>
                <m:sty m:val="bi"/>
              </m:rPr>
              <w:rPr>
                <w:rFonts w:ascii="Cambria Math" w:hAnsi="Cambria Math"/>
              </w:rPr>
              <m:t>t</m:t>
            </m:r>
          </m:e>
        </m:d>
      </m:oMath>
      <w:r>
        <w:t xml:space="preserve"> that are not included in the set of 100 model runs,</w:t>
      </w:r>
      <w:r w:rsidR="00D3319A">
        <w:t xml:space="preserve"> </w:t>
      </w:r>
      <w:r w:rsidR="002545E4">
        <w:t>the FE model output</w:t>
      </w:r>
      <w:r w:rsidR="00F57A40">
        <w:t xml:space="preserve"> </w:t>
      </w:r>
      <m:oMath>
        <m:r>
          <w:rPr>
            <w:rFonts w:ascii="Cambria Math" w:hAnsi="Cambria Math"/>
          </w:rPr>
          <m:t>η</m:t>
        </m:r>
        <m:d>
          <m:dPr>
            <m:ctrlPr>
              <w:rPr>
                <w:rFonts w:ascii="Cambria Math" w:hAnsi="Cambria Math"/>
                <w:i/>
              </w:rPr>
            </m:ctrlPr>
          </m:dPr>
          <m:e>
            <m:r>
              <w:rPr>
                <w:rFonts w:ascii="Cambria Math" w:hAnsi="Cambria Math"/>
              </w:rPr>
              <m:t>P,α,</m:t>
            </m:r>
            <m:r>
              <m:rPr>
                <m:sty m:val="bi"/>
              </m:rPr>
              <w:rPr>
                <w:rFonts w:ascii="Cambria Math" w:hAnsi="Cambria Math"/>
              </w:rPr>
              <m:t>t</m:t>
            </m:r>
          </m:e>
        </m:d>
      </m:oMath>
      <w:r>
        <w:t xml:space="preserve"> </w:t>
      </w:r>
      <w:r w:rsidR="00F57A40">
        <w:t xml:space="preserve">is treated as </w:t>
      </w:r>
      <w:r w:rsidR="00F06664">
        <w:t>un</w:t>
      </w:r>
      <w:r w:rsidR="00BA5918">
        <w:t>certain</w:t>
      </w:r>
      <w:r>
        <w:t>.</w:t>
      </w:r>
      <w:r w:rsidR="00BA5918">
        <w:t xml:space="preserve"> </w:t>
      </w:r>
      <w:r w:rsidR="000E4B68">
        <w:t xml:space="preserve">This uncertainty is </w:t>
      </w:r>
      <w:r w:rsidR="00DE149C">
        <w:t>accounted for in</w:t>
      </w:r>
      <w:r w:rsidR="00FB7E22">
        <w:t xml:space="preserve"> the Bayesian framework</w:t>
      </w:r>
      <w:r w:rsidR="00BA5918">
        <w:t xml:space="preserve"> </w:t>
      </w:r>
      <w:r w:rsidR="00FB7E22">
        <w:t>by the specification of</w:t>
      </w:r>
      <w:r w:rsidR="00BA5918">
        <w:t xml:space="preserve"> a prior</w:t>
      </w:r>
      <w:r w:rsidR="00FB7E22">
        <w:t xml:space="preserve"> probability</w:t>
      </w:r>
      <w:r w:rsidR="00BA5918">
        <w:t xml:space="preserve"> distribution</w:t>
      </w:r>
      <w:r w:rsidR="00FC2940">
        <w:t>.</w:t>
      </w:r>
      <w:r w:rsidR="00095C6F">
        <w:t xml:space="preserve"> Such uncertainty is epistemic as </w:t>
      </w:r>
      <w:r w:rsidR="00C07BB7">
        <w:t xml:space="preserve">it </w:t>
      </w:r>
      <w:r w:rsidR="00095C6F">
        <w:t xml:space="preserve">is simply due to lack of knowledge and can be eliminated in the case when the FE model can be run quickly on demand </w:t>
      </w:r>
      <w:r w:rsidR="00095C6F">
        <w:fldChar w:fldCharType="begin"/>
      </w:r>
      <w:r w:rsidR="00DD5A61">
        <w:instrText xml:space="preserve"> ADDIN EN.CITE &lt;EndNote&gt;&lt;Cite&gt;&lt;Author&gt;Higdon&lt;/Author&gt;&lt;Year&gt;2004&lt;/Year&gt;&lt;RecNum&gt;16&lt;/RecNum&gt;&lt;DisplayText&gt;[16]&lt;/DisplayText&gt;&lt;record&gt;&lt;rec-number&gt;16&lt;/rec-number&gt;&lt;foreign-keys&gt;&lt;key app="EN" db-id="ex50s9f2oazte6ed2zmxxx53tsxtfeaftxv2" timestamp="1724425770"&gt;16&lt;/key&gt;&lt;/foreign-keys&gt;&lt;ref-type name="Journal Article"&gt;17&lt;/ref-type&gt;&lt;contributors&gt;&lt;authors&gt;&lt;author&gt;Dave Higdon&lt;/author&gt;&lt;author&gt;Marc Kennedy&lt;/author&gt;&lt;author&gt;James C. Cavendish&lt;/author&gt;&lt;author&gt;John A. Cafeo&lt;/author&gt;&lt;author&gt;Robert D. Ryne&lt;/author&gt;&lt;/authors&gt;&lt;/contributors&gt;&lt;titles&gt;&lt;title&gt;Combining field data and computer simulations for calibration and prediction&lt;/title&gt;&lt;secondary-title&gt;SIAM Journal on Scientific Computing&lt;/secondary-title&gt;&lt;/titles&gt;&lt;periodical&gt;&lt;full-title&gt;SIAM Journal on Scientific Computing&lt;/full-title&gt;&lt;/periodical&gt;&lt;pages&gt;448-466&lt;/pages&gt;&lt;volume&gt;26&lt;/volume&gt;&lt;number&gt;2&lt;/number&gt;&lt;keywords&gt;&lt;keyword&gt;60G15,62F15,62M30,62P30,62P35,calibration,computer experiments,predictability,uncertainty quantification,Gaussian process,model validation,simulator science&lt;/keyword&gt;&lt;/keywords&gt;&lt;dates&gt;&lt;year&gt;2004&lt;/year&gt;&lt;/dates&gt;&lt;urls&gt;&lt;related-urls&gt;&lt;url&gt;https://epubs.siam.org/doi/abs/10.1137/S1064827503426693&lt;/url&gt;&lt;/related-urls&gt;&lt;/urls&gt;&lt;electronic-resource-num&gt;10.1137/s1064827503426693&lt;/electronic-resource-num&gt;&lt;/record&gt;&lt;/Cite&gt;&lt;/EndNote&gt;</w:instrText>
      </w:r>
      <w:r w:rsidR="00095C6F">
        <w:fldChar w:fldCharType="separate"/>
      </w:r>
      <w:r w:rsidR="002B12E2">
        <w:rPr>
          <w:noProof/>
        </w:rPr>
        <w:t>[</w:t>
      </w:r>
      <w:hyperlink w:anchor="_ENREF_16" w:tooltip="Higdon, 2004 #16" w:history="1">
        <w:r w:rsidR="009D5636" w:rsidRPr="009D5636">
          <w:rPr>
            <w:rStyle w:val="Hyperlink"/>
          </w:rPr>
          <w:t>16</w:t>
        </w:r>
      </w:hyperlink>
      <w:r w:rsidR="002B12E2">
        <w:rPr>
          <w:noProof/>
        </w:rPr>
        <w:t>]</w:t>
      </w:r>
      <w:r w:rsidR="00095C6F">
        <w:fldChar w:fldCharType="end"/>
      </w:r>
      <w:r w:rsidR="00095C6F">
        <w:t xml:space="preserve">. </w:t>
      </w:r>
      <w:r w:rsidR="00FC2940">
        <w:t>The Ba</w:t>
      </w:r>
      <w:r w:rsidR="00571DEA">
        <w:t>ye</w:t>
      </w:r>
      <w:r w:rsidR="00FC2940">
        <w:t>sian framework effectively uses the</w:t>
      </w:r>
      <w:r w:rsidR="00BA5918">
        <w:t xml:space="preserve"> predetermined FE model runs as</w:t>
      </w:r>
      <w:r w:rsidR="00FC2940">
        <w:t xml:space="preserve"> observed</w:t>
      </w:r>
      <w:r w:rsidR="00BA5918">
        <w:t xml:space="preserve"> data to produce an updated (posterior) </w:t>
      </w:r>
      <w:r w:rsidR="00152BA0">
        <w:t xml:space="preserve">probability distribution </w:t>
      </w:r>
      <w:r w:rsidR="00BA5918">
        <w:t>of FE model output</w:t>
      </w:r>
      <w:r w:rsidR="00FB7E22">
        <w:t>.</w:t>
      </w:r>
      <w:r w:rsidR="00122A9E">
        <w:t xml:space="preserve"> </w:t>
      </w:r>
      <w:r w:rsidR="00294DC0">
        <w:t>A common choice for t</w:t>
      </w:r>
      <w:r w:rsidR="00F57A40">
        <w:t>he</w:t>
      </w:r>
      <w:r>
        <w:t xml:space="preserve"> prior</w:t>
      </w:r>
      <w:r w:rsidR="00122A9E">
        <w:t xml:space="preserve"> probability distribution</w:t>
      </w:r>
      <w:r>
        <w:t xml:space="preserve"> </w:t>
      </w:r>
      <w:r w:rsidR="006C220D" w:rsidRPr="006C220D">
        <w:t>model</w:t>
      </w:r>
      <w:r w:rsidR="006C220D">
        <w:t xml:space="preserve"> </w:t>
      </w:r>
      <w:r w:rsidR="00294DC0">
        <w:t>of</w:t>
      </w:r>
      <w:r>
        <w:t xml:space="preserve"> </w:t>
      </w:r>
      <w:r w:rsidR="00051F82">
        <w:t xml:space="preserve">the </w:t>
      </w:r>
      <w:r>
        <w:t>unknown</w:t>
      </w:r>
      <w:r w:rsidR="00FA0E64">
        <w:t xml:space="preserve"> FE output</w:t>
      </w:r>
      <w:r>
        <w:t xml:space="preserve"> function is </w:t>
      </w:r>
      <w:r w:rsidR="00122A9E">
        <w:t xml:space="preserve">the </w:t>
      </w:r>
      <w:r w:rsidR="00443502">
        <w:t>so</w:t>
      </w:r>
      <w:r w:rsidR="00122A9E">
        <w:t>-called</w:t>
      </w:r>
      <w:r>
        <w:t xml:space="preserve"> Gaussian </w:t>
      </w:r>
      <w:r w:rsidR="004F6266">
        <w:t xml:space="preserve">Process </w:t>
      </w:r>
      <w:r>
        <w:t xml:space="preserve">(GP) </w:t>
      </w:r>
      <w:r w:rsidR="00122A9E">
        <w:t>prior</w:t>
      </w:r>
      <w:r w:rsidR="009274CD">
        <w:t xml:space="preserve"> </w:t>
      </w:r>
      <w:r w:rsidR="00F8675C">
        <w:fldChar w:fldCharType="begin">
          <w:fldData xml:space="preserve">PEVuZE5vdGU+PENpdGU+PEF1dGhvcj5PJmFwb3M7SGFnYW48L0F1dGhvcj48WWVhcj4xOTc4PC9Z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</w:fldData>
        </w:fldChar>
      </w:r>
      <w:r w:rsidR="00DD5A61">
        <w:instrText xml:space="preserve"> ADDIN EN.CITE </w:instrText>
      </w:r>
      <w:r w:rsidR="00DD5A61">
        <w:fldChar w:fldCharType="begin">
          <w:fldData xml:space="preserve">PEVuZE5vdGU+PENpdGU+PEF1dGhvcj5PJmFwb3M7SGFnYW48L0F1dGhvcj48WWVhcj4xOTc4PC9Z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</w:fldData>
        </w:fldChar>
      </w:r>
      <w:r w:rsidR="00DD5A61">
        <w:instrText xml:space="preserve"> ADDIN EN.CITE.DATA </w:instrText>
      </w:r>
      <w:r w:rsidR="00DD5A61">
        <w:fldChar w:fldCharType="end"/>
      </w:r>
      <w:r w:rsidR="00F8675C">
        <w:fldChar w:fldCharType="separate"/>
      </w:r>
      <w:r w:rsidR="002B12E2">
        <w:rPr>
          <w:noProof/>
        </w:rPr>
        <w:t>[</w:t>
      </w:r>
      <w:hyperlink w:anchor="_ENREF_17" w:tooltip="O'Hagan, 1978 #17" w:history="1">
        <w:r w:rsidR="009D5636" w:rsidRPr="009D5636">
          <w:rPr>
            <w:rStyle w:val="Hyperlink"/>
          </w:rPr>
          <w:t>17</w:t>
        </w:r>
      </w:hyperlink>
      <w:r w:rsidR="002B12E2">
        <w:rPr>
          <w:noProof/>
        </w:rPr>
        <w:t xml:space="preserve">, </w:t>
      </w:r>
      <w:hyperlink w:anchor="_ENREF_18" w:tooltip="Jerome, 1989 #18" w:history="1">
        <w:r w:rsidR="009D5636" w:rsidRPr="009D5636">
          <w:rPr>
            <w:rStyle w:val="Hyperlink"/>
          </w:rPr>
          <w:t>18</w:t>
        </w:r>
      </w:hyperlink>
      <w:r w:rsidR="002B12E2">
        <w:rPr>
          <w:noProof/>
        </w:rPr>
        <w:t>]</w:t>
      </w:r>
      <w:r w:rsidR="00F8675C">
        <w:fldChar w:fldCharType="end"/>
      </w:r>
      <w:r w:rsidR="00286CA6">
        <w:t xml:space="preserve">. To fully </w:t>
      </w:r>
      <w:r w:rsidR="00907107">
        <w:t xml:space="preserve">determine a GP, </w:t>
      </w:r>
      <w:r w:rsidR="00051F82">
        <w:t xml:space="preserve">it is necessary </w:t>
      </w:r>
      <w:r w:rsidR="00F0538B">
        <w:t xml:space="preserve">to specify </w:t>
      </w:r>
      <w:r w:rsidR="00907107">
        <w:t>a mean function and a covariance function</w:t>
      </w:r>
      <w:r w:rsidR="002707CC">
        <w:t xml:space="preserve">. </w:t>
      </w:r>
      <w:r w:rsidR="002707CC" w:rsidRPr="00C1447C">
        <w:t xml:space="preserve">The mean function represents a </w:t>
      </w:r>
      <w:r w:rsidR="00C30724" w:rsidRPr="00C1447C">
        <w:t>cent</w:t>
      </w:r>
      <w:r w:rsidR="00C30724">
        <w:t>r</w:t>
      </w:r>
      <w:r w:rsidR="00C30724" w:rsidRPr="00C1447C">
        <w:t>ed</w:t>
      </w:r>
      <w:r w:rsidR="002707CC" w:rsidRPr="00C1447C">
        <w:t xml:space="preserve"> approximation of the unknown function, and the covariance function </w:t>
      </w:r>
      <w:r w:rsidR="00947BD6">
        <w:t>controls</w:t>
      </w:r>
      <w:r w:rsidR="001612AF">
        <w:t xml:space="preserve"> </w:t>
      </w:r>
      <w:r w:rsidR="008B6E88">
        <w:t xml:space="preserve">both </w:t>
      </w:r>
      <w:r w:rsidR="001612AF">
        <w:t xml:space="preserve">the smoothness </w:t>
      </w:r>
      <w:r w:rsidR="00E47089">
        <w:t>and</w:t>
      </w:r>
      <w:r w:rsidR="003B4476">
        <w:t xml:space="preserve"> the </w:t>
      </w:r>
      <w:r w:rsidR="001A133F">
        <w:t xml:space="preserve">dispersion around </w:t>
      </w:r>
      <w:r w:rsidR="003B4476">
        <w:t xml:space="preserve">the </w:t>
      </w:r>
      <w:r w:rsidR="006B256D">
        <w:t>mean function</w:t>
      </w:r>
      <w:r w:rsidR="00AD0967">
        <w:t xml:space="preserve">. </w:t>
      </w:r>
      <w:r w:rsidR="00AC26CD">
        <w:t>Usually, a constant</w:t>
      </w:r>
      <w:r w:rsidR="001D3BE0">
        <w:t xml:space="preserve"> prior</w:t>
      </w:r>
      <w:r w:rsidR="00AC26CD">
        <w:t xml:space="preserve"> mean function </w:t>
      </w:r>
      <w:r w:rsidR="00612B9A">
        <w:t xml:space="preserve">would </w:t>
      </w:r>
      <w:r w:rsidR="00AC26CD">
        <w:t>be used. However, i</w:t>
      </w:r>
      <w:r w:rsidR="00AD0967">
        <w:t>n this work,</w:t>
      </w:r>
      <w:r w:rsidR="001A133F">
        <w:t xml:space="preserve"> simple mechanical</w:t>
      </w:r>
      <w:r w:rsidR="006B256D">
        <w:t xml:space="preserve"> prior</w:t>
      </w:r>
      <w:r w:rsidR="001A133F">
        <w:t xml:space="preserve"> knowledge</w:t>
      </w:r>
      <w:r w:rsidR="00E75F34">
        <w:t xml:space="preserve"> is </w:t>
      </w:r>
      <w:r w:rsidR="00520A1A">
        <w:t>incorporated,</w:t>
      </w:r>
      <w:r w:rsidR="001A133F">
        <w:t xml:space="preserve"> and </w:t>
      </w:r>
      <w:r w:rsidR="001D3BE0">
        <w:t>the following</w:t>
      </w:r>
      <w:r w:rsidR="00FA2BBD">
        <w:t xml:space="preserve"> </w:t>
      </w:r>
      <w:r w:rsidR="001D3BE0">
        <w:t xml:space="preserve">prior </w:t>
      </w:r>
      <w:r w:rsidR="0039630B">
        <w:t>mean function</w:t>
      </w:r>
      <w:r w:rsidR="00E75F34">
        <w:t xml:space="preserve"> is adopted:</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11"/>
      </w:tblGrid>
      <w:tr w:rsidR="00FA2BBD" w14:paraId="6B73E405" w14:textId="77777777" w:rsidTr="00347DA7">
        <w:trPr>
          <w:trHeight w:val="626"/>
        </w:trPr>
        <w:tc>
          <w:tcPr>
            <w:tcW w:w="8505" w:type="dxa"/>
            <w:vAlign w:val="center"/>
          </w:tcPr>
          <w:p w14:paraId="24AE0A68" w14:textId="6B7D570E" w:rsidR="00FA2BBD" w:rsidRPr="00E7231E" w:rsidRDefault="00F543D9" w:rsidP="00347DA7">
            <w:pPr>
              <w:tabs>
                <w:tab w:val="center" w:pos="4111"/>
                <w:tab w:val="left" w:pos="9026"/>
              </w:tabs>
              <w:jc w:val="center"/>
            </w:pPr>
            <m:oMathPara>
              <m:oMath>
                <m:r>
                  <w:rPr>
                    <w:rFonts w:ascii="Cambria Math" w:eastAsia="DengXian" w:hAnsi="Cambria Math"/>
                  </w:rPr>
                  <m:t>μ</m:t>
                </m:r>
                <m:d>
                  <m:dPr>
                    <m:ctrlPr>
                      <w:rPr>
                        <w:rFonts w:ascii="Cambria Math" w:eastAsia="DengXian" w:hAnsi="Cambria Math"/>
                        <w:i/>
                      </w:rPr>
                    </m:ctrlPr>
                  </m:dPr>
                  <m:e>
                    <m:r>
                      <w:rPr>
                        <w:rFonts w:ascii="Cambria Math" w:hAnsi="Cambria Math"/>
                      </w:rPr>
                      <m:t>P,α</m:t>
                    </m:r>
                  </m:e>
                </m:d>
                <m:r>
                  <w:rPr>
                    <w:rFonts w:ascii="Cambria Math" w:eastAsia="DengXian" w:hAnsi="Cambria Math"/>
                  </w:rPr>
                  <m:t>=β</m:t>
                </m:r>
                <m:sSub>
                  <m:sSubPr>
                    <m:ctrlPr>
                      <w:rPr>
                        <w:rFonts w:ascii="Cambria Math" w:eastAsia="DengXian" w:hAnsi="Cambria Math"/>
                        <w:i/>
                      </w:rPr>
                    </m:ctrlPr>
                  </m:sSubPr>
                  <m:e>
                    <m:r>
                      <w:rPr>
                        <w:rFonts w:ascii="Cambria Math" w:eastAsia="DengXian" w:hAnsi="Cambria Math"/>
                      </w:rPr>
                      <m:t>P</m:t>
                    </m:r>
                  </m:e>
                  <m:sub>
                    <m:r>
                      <w:rPr>
                        <w:rFonts w:ascii="Cambria Math" w:eastAsia="DengXian" w:hAnsi="Cambria Math"/>
                      </w:rPr>
                      <m:t>e</m:t>
                    </m:r>
                  </m:sub>
                </m:sSub>
                <m:r>
                  <w:rPr>
                    <w:rFonts w:ascii="Cambria Math" w:hAnsi="Cambria Math"/>
                  </w:rPr>
                  <m:t>,</m:t>
                </m:r>
              </m:oMath>
            </m:oMathPara>
          </w:p>
        </w:tc>
        <w:tc>
          <w:tcPr>
            <w:tcW w:w="511" w:type="dxa"/>
            <w:vAlign w:val="center"/>
          </w:tcPr>
          <w:p w14:paraId="43D2076E" w14:textId="77777777" w:rsidR="00FA2BBD" w:rsidRDefault="00FA2BBD" w:rsidP="00347DA7">
            <w:pPr>
              <w:pStyle w:val="ListParagraph"/>
              <w:numPr>
                <w:ilvl w:val="0"/>
                <w:numId w:val="9"/>
              </w:numPr>
              <w:jc w:val="right"/>
            </w:pPr>
            <w:bookmarkStart w:id="226" w:name="_Ref138327461"/>
            <w:r>
              <w:t xml:space="preserve"> </w:t>
            </w:r>
            <w:bookmarkEnd w:id="226"/>
          </w:p>
        </w:tc>
      </w:tr>
    </w:tbl>
    <w:p w14:paraId="3D0CB614" w14:textId="68EA59FC" w:rsidR="00A06887" w:rsidRDefault="00687BDC" w:rsidP="00DB5722">
      <w:r>
        <w:t>w</w:t>
      </w:r>
      <w:r w:rsidR="00DB5722">
        <w:t xml:space="preserve">here  </w:t>
      </w:r>
      <m:oMath>
        <m:r>
          <w:rPr>
            <w:rFonts w:ascii="Cambria Math" w:eastAsia="DengXian" w:hAnsi="Cambria Math"/>
          </w:rPr>
          <m:t>β</m:t>
        </m:r>
      </m:oMath>
      <w:r w:rsidR="00DB5722">
        <w:t xml:space="preserve"> </w:t>
      </w:r>
      <w:r w:rsidR="00DB5722">
        <w:rPr>
          <w:rFonts w:cs="Calibri"/>
          <w:szCs w:val="20"/>
        </w:rPr>
        <w:t>is a</w:t>
      </w:r>
      <w:r w:rsidR="00984D08">
        <w:rPr>
          <w:rFonts w:cs="Calibri"/>
          <w:szCs w:val="20"/>
        </w:rPr>
        <w:t>n unknown</w:t>
      </w:r>
      <w:r w:rsidR="00DB5722">
        <w:rPr>
          <w:rFonts w:cs="Calibri"/>
          <w:szCs w:val="20"/>
        </w:rPr>
        <w:t xml:space="preserve"> parameter to be inferred</w:t>
      </w:r>
      <w:r>
        <w:rPr>
          <w:rFonts w:cs="Calibri"/>
          <w:szCs w:val="20"/>
        </w:rPr>
        <w:t xml:space="preserve"> and </w:t>
      </w:r>
      <m:oMath>
        <m:sSub>
          <m:sSubPr>
            <m:ctrlPr>
              <w:rPr>
                <w:rFonts w:ascii="Cambria Math" w:eastAsia="DengXian" w:hAnsi="Cambria Math"/>
                <w:i/>
              </w:rPr>
            </m:ctrlPr>
          </m:sSubPr>
          <m:e>
            <m:r>
              <w:rPr>
                <w:rFonts w:ascii="Cambria Math" w:eastAsia="DengXian" w:hAnsi="Cambria Math"/>
              </w:rPr>
              <m:t>P</m:t>
            </m:r>
          </m:e>
          <m:sub>
            <m:r>
              <w:rPr>
                <w:rFonts w:ascii="Cambria Math" w:eastAsia="DengXian" w:hAnsi="Cambria Math"/>
              </w:rPr>
              <m:t>e</m:t>
            </m:r>
          </m:sub>
        </m:sSub>
      </m:oMath>
      <w:r>
        <w:t xml:space="preserve"> is </w:t>
      </w:r>
      <w:r w:rsidR="00EF6D0C">
        <w:t>either</w:t>
      </w:r>
      <w:r w:rsidR="001F6E0E">
        <w:t xml:space="preserve"> taken as</w:t>
      </w:r>
      <w:r w:rsidR="00EF6D0C">
        <w:t xml:space="preserve"> </w:t>
      </w:r>
      <m:oMath>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eastAsia="DengXian" w:hAnsi="Cambria Math"/>
          </w:rPr>
          <m:t>=P</m:t>
        </m:r>
        <m:r>
          <m:rPr>
            <m:sty m:val="p"/>
          </m:rPr>
          <w:rPr>
            <w:rFonts w:ascii="Cambria Math" w:eastAsia="DengXian" w:hAnsi="Cambria Math"/>
          </w:rPr>
          <m:t>sin</m:t>
        </m:r>
        <m:r>
          <w:rPr>
            <w:rFonts w:ascii="Cambria Math" w:eastAsia="DengXian" w:hAnsi="Cambria Math"/>
          </w:rPr>
          <m:t>(α)</m:t>
        </m:r>
      </m:oMath>
      <w:r w:rsidR="001D3BE0">
        <w:t xml:space="preserve"> </w:t>
      </w:r>
      <w:r w:rsidR="0010027E">
        <w:t xml:space="preserve">for </w:t>
      </w:r>
      <w:r w:rsidR="00294DC0">
        <w:t xml:space="preserve">shear </w:t>
      </w:r>
      <w:r w:rsidR="00A12952">
        <w:t>extension</w:t>
      </w:r>
      <w:r w:rsidR="00632367">
        <w:t>,</w:t>
      </w:r>
      <w:r w:rsidR="00A12952">
        <w:t xml:space="preserve"> or </w:t>
      </w:r>
      <m:oMath>
        <m:sSub>
          <m:sSubPr>
            <m:ctrlPr>
              <w:rPr>
                <w:rFonts w:ascii="Cambria Math" w:eastAsia="DengXian" w:hAnsi="Cambria Math"/>
                <w:i/>
              </w:rPr>
            </m:ctrlPr>
          </m:sSubPr>
          <m:e>
            <m:r>
              <w:rPr>
                <w:rFonts w:ascii="Cambria Math" w:eastAsia="DengXian" w:hAnsi="Cambria Math"/>
              </w:rPr>
              <m:t>P</m:t>
            </m:r>
          </m:e>
          <m:sub>
            <m:r>
              <w:rPr>
                <w:rFonts w:ascii="Cambria Math" w:eastAsia="DengXian" w:hAnsi="Cambria Math"/>
              </w:rPr>
              <m:t>y</m:t>
            </m:r>
          </m:sub>
        </m:sSub>
        <m:r>
          <w:rPr>
            <w:rFonts w:ascii="Cambria Math" w:eastAsia="DengXian" w:hAnsi="Cambria Math"/>
          </w:rPr>
          <m:t>=P</m:t>
        </m:r>
        <m:r>
          <m:rPr>
            <m:sty m:val="p"/>
          </m:rPr>
          <w:rPr>
            <w:rFonts w:ascii="Cambria Math" w:eastAsia="DengXian" w:hAnsi="Cambria Math"/>
          </w:rPr>
          <m:t>cos</m:t>
        </m:r>
        <m:r>
          <w:rPr>
            <w:rFonts w:ascii="Cambria Math" w:eastAsia="DengXian" w:hAnsi="Cambria Math"/>
          </w:rPr>
          <m:t>(α)</m:t>
        </m:r>
      </m:oMath>
      <w:r w:rsidR="0010027E">
        <w:t xml:space="preserve"> for</w:t>
      </w:r>
      <w:r w:rsidR="00A12952">
        <w:t xml:space="preserve"> </w:t>
      </w:r>
      <w:r w:rsidR="00294DC0">
        <w:t xml:space="preserve">normal </w:t>
      </w:r>
      <w:r w:rsidR="00A12952">
        <w:t>extension</w:t>
      </w:r>
      <w:ins w:id="227" w:author="Tobias Laux" w:date="2024-09-09T15:07:00Z" w16du:dateUtc="2024-09-09T14:07:00Z">
        <w:r w:rsidR="00545E6A">
          <w:t xml:space="preserve"> (see </w:t>
        </w:r>
        <w:r w:rsidR="00B84E17">
          <w:fldChar w:fldCharType="begin"/>
        </w:r>
        <w:r w:rsidR="00B84E17">
          <w:instrText xml:space="preserve"> REF _Ref150179145 \h </w:instrText>
        </w:r>
      </w:ins>
      <w:r w:rsidR="00B84E17">
        <w:fldChar w:fldCharType="separate"/>
      </w:r>
      <w:ins w:id="228" w:author="Tobias Laux" w:date="2024-09-09T15:07:00Z" w16du:dateUtc="2024-09-09T14:07:00Z">
        <w:r w:rsidR="00B84E17">
          <w:t xml:space="preserve">Figure </w:t>
        </w:r>
        <w:r w:rsidR="00B84E17">
          <w:rPr>
            <w:noProof/>
          </w:rPr>
          <w:t>2</w:t>
        </w:r>
        <w:r w:rsidR="00B84E17">
          <w:fldChar w:fldCharType="end"/>
        </w:r>
        <w:r w:rsidR="00545E6A">
          <w:t>)</w:t>
        </w:r>
      </w:ins>
      <w:r>
        <w:t xml:space="preserve">. </w:t>
      </w:r>
      <w:r w:rsidR="00B84E17">
        <w:t>The linear</w:t>
      </w:r>
      <w:r w:rsidR="00B2726C">
        <w:t xml:space="preserve"> mean function </w:t>
      </w:r>
      <w:r w:rsidR="00B84E17">
        <w:t xml:space="preserve">was chosen based on </w:t>
      </w:r>
      <w:r w:rsidR="00AC26CD">
        <w:t xml:space="preserve">prior knowledge </w:t>
      </w:r>
      <w:r w:rsidR="005F76C2">
        <w:t xml:space="preserve">that the initial load response is approximately </w:t>
      </w:r>
      <w:r w:rsidR="00632367">
        <w:t>linearly proportional</w:t>
      </w:r>
      <w:r w:rsidR="005F76C2">
        <w:t xml:space="preserve"> to the extensions.</w:t>
      </w:r>
    </w:p>
    <w:p w14:paraId="3B82D8C1" w14:textId="163C581C" w:rsidR="00A06887" w:rsidRPr="00BD54BE" w:rsidRDefault="00D45209" w:rsidP="00A06887">
      <w:r>
        <w:t>Under the Bayesian</w:t>
      </w:r>
      <w:r w:rsidR="00A453B3">
        <w:t xml:space="preserve"> frame</w:t>
      </w:r>
      <w:r w:rsidR="00963C76">
        <w:t>work</w:t>
      </w:r>
      <w:r w:rsidR="00A06887">
        <w:t xml:space="preserve">, </w:t>
      </w:r>
      <w:r w:rsidR="00051F82">
        <w:t xml:space="preserve">a </w:t>
      </w:r>
      <w:r w:rsidR="00353E25">
        <w:t xml:space="preserve">probabilistic </w:t>
      </w:r>
      <w:r w:rsidR="00A06887" w:rsidRPr="00BD54BE">
        <w:t xml:space="preserve">expectation </w:t>
      </w:r>
      <w:r w:rsidR="00051F82">
        <w:t>can be obtained for the terms</w:t>
      </w:r>
      <w:r w:rsidR="003B79D5">
        <w:t xml:space="preserve"> on both</w:t>
      </w:r>
      <w:r w:rsidR="00A06887">
        <w:t xml:space="preserve"> sides of </w:t>
      </w:r>
      <w:r w:rsidR="009A25F9">
        <w:t>Equation</w:t>
      </w:r>
      <w:r w:rsidR="00A06887" w:rsidRPr="00BD54BE">
        <w:t xml:space="preserve"> </w:t>
      </w:r>
      <w:r w:rsidR="00A06887" w:rsidRPr="00BD54BE">
        <w:fldChar w:fldCharType="begin"/>
      </w:r>
      <w:r w:rsidR="00A06887" w:rsidRPr="00BD54BE">
        <w:instrText xml:space="preserve"> REF _Ref134204163 \r \h </w:instrText>
      </w:r>
      <w:r w:rsidR="00A06887">
        <w:instrText xml:space="preserve"> \* MERGEFORMAT </w:instrText>
      </w:r>
      <w:r w:rsidR="00A06887" w:rsidRPr="00BD54BE">
        <w:fldChar w:fldCharType="separate"/>
      </w:r>
      <w:r w:rsidR="003A15B7">
        <w:t>(2)</w:t>
      </w:r>
      <w:r w:rsidR="00A06887" w:rsidRPr="00BD54BE">
        <w:fldChar w:fldCharType="end"/>
      </w:r>
      <w:r w:rsidR="00A06887">
        <w:t xml:space="preserve"> based on the GP prior for </w:t>
      </w:r>
      <m:oMath>
        <m:r>
          <w:rPr>
            <w:rFonts w:ascii="Cambria Math" w:hAnsi="Cambria Math"/>
          </w:rPr>
          <m:t>η</m:t>
        </m:r>
        <m:d>
          <m:dPr>
            <m:ctrlPr>
              <w:rPr>
                <w:rFonts w:ascii="Cambria Math" w:hAnsi="Cambria Math"/>
                <w:i/>
              </w:rPr>
            </m:ctrlPr>
          </m:dPr>
          <m:e>
            <m:r>
              <w:rPr>
                <w:rFonts w:ascii="Cambria Math" w:hAnsi="Cambria Math"/>
              </w:rPr>
              <m:t>P,α,</m:t>
            </m:r>
            <m:r>
              <m:rPr>
                <m:sty m:val="bi"/>
              </m:rPr>
              <w:rPr>
                <w:rFonts w:ascii="Cambria Math" w:hAnsi="Cambria Math"/>
              </w:rPr>
              <m:t>t</m:t>
            </m:r>
          </m:e>
        </m:d>
      </m:oMath>
      <w:r w:rsidR="00A06887">
        <w:t xml:space="preserve">, </w:t>
      </w:r>
      <w:r w:rsidR="003B79D5">
        <w:t>as follows</w:t>
      </w:r>
      <w:r w:rsidR="00A06887">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0"/>
        <w:gridCol w:w="541"/>
      </w:tblGrid>
      <w:tr w:rsidR="00A06887" w14:paraId="2AB558E9" w14:textId="77777777" w:rsidTr="00556F5E">
        <w:trPr>
          <w:trHeight w:val="626"/>
        </w:trPr>
        <w:tc>
          <w:tcPr>
            <w:tcW w:w="8490" w:type="dxa"/>
            <w:vAlign w:val="center"/>
          </w:tcPr>
          <w:p w14:paraId="25C247EB" w14:textId="321E4C04" w:rsidR="00A06887" w:rsidRPr="005F58E8" w:rsidRDefault="00291608" w:rsidP="00912375">
            <w:pPr>
              <w:rPr>
                <w:highlight w:val="yellow"/>
              </w:rPr>
            </w:pPr>
            <m:oMathPara>
              <m:oMath>
                <m:r>
                  <m:rPr>
                    <m:nor/>
                  </m:rPr>
                  <w:rPr>
                    <w:rFonts w:ascii="Euclid Math Two" w:eastAsia="DengXian" w:hAnsi="Euclid Math Two"/>
                  </w:rPr>
                  <m:t>E</m:t>
                </m:r>
                <w:commentRangeStart w:id="229"/>
                <w:commentRangeEnd w:id="229"/>
                <m:r>
                  <m:rPr>
                    <m:sty m:val="p"/>
                  </m:rPr>
                  <w:rPr>
                    <w:rStyle w:val="CommentReference"/>
                  </w:rPr>
                  <w:commentReference w:id="229"/>
                </m:r>
                <m:d>
                  <m:dPr>
                    <m:ctrlPr>
                      <w:rPr>
                        <w:rFonts w:ascii="Cambria Math" w:eastAsia="DengXian" w:hAnsi="Cambria Math"/>
                        <w:i/>
                      </w:rPr>
                    </m:ctrlPr>
                  </m:dPr>
                  <m:e>
                    <m:r>
                      <w:rPr>
                        <w:rFonts w:ascii="Cambria Math" w:hAnsi="Cambria Math"/>
                      </w:rPr>
                      <m:t>y</m:t>
                    </m:r>
                    <m:d>
                      <m:dPr>
                        <m:ctrlPr>
                          <w:rPr>
                            <w:rFonts w:ascii="Cambria Math" w:eastAsia="DengXian" w:hAnsi="Cambria Math"/>
                            <w:i/>
                          </w:rPr>
                        </m:ctrlPr>
                      </m:dPr>
                      <m:e>
                        <m:r>
                          <w:rPr>
                            <w:rFonts w:ascii="Cambria Math" w:hAnsi="Cambria Math"/>
                          </w:rPr>
                          <m:t>P,α</m:t>
                        </m:r>
                      </m:e>
                    </m:d>
                  </m:e>
                </m:d>
                <m:r>
                  <w:rPr>
                    <w:rFonts w:ascii="Cambria Math" w:eastAsia="DengXian" w:hAnsi="Cambria Math"/>
                  </w:rPr>
                  <m:t>=μ</m:t>
                </m:r>
                <m:d>
                  <m:dPr>
                    <m:ctrlPr>
                      <w:rPr>
                        <w:rFonts w:ascii="Cambria Math" w:eastAsia="DengXian" w:hAnsi="Cambria Math"/>
                        <w:i/>
                      </w:rPr>
                    </m:ctrlPr>
                  </m:dPr>
                  <m:e>
                    <m:r>
                      <w:rPr>
                        <w:rFonts w:ascii="Cambria Math" w:hAnsi="Cambria Math"/>
                      </w:rPr>
                      <m:t>P,α</m:t>
                    </m:r>
                  </m:e>
                </m:d>
                <m:r>
                  <w:rPr>
                    <w:rFonts w:ascii="Cambria Math" w:eastAsia="DengXian" w:hAnsi="Cambria Math"/>
                  </w:rPr>
                  <m:t>=β</m:t>
                </m:r>
                <m:sSub>
                  <m:sSubPr>
                    <m:ctrlPr>
                      <w:rPr>
                        <w:rFonts w:ascii="Cambria Math" w:eastAsia="DengXian" w:hAnsi="Cambria Math"/>
                        <w:i/>
                      </w:rPr>
                    </m:ctrlPr>
                  </m:sSubPr>
                  <m:e>
                    <m:r>
                      <w:rPr>
                        <w:rFonts w:ascii="Cambria Math" w:eastAsia="DengXian" w:hAnsi="Cambria Math"/>
                      </w:rPr>
                      <m:t>P</m:t>
                    </m:r>
                  </m:e>
                  <m:sub>
                    <m:r>
                      <w:rPr>
                        <w:rFonts w:ascii="Cambria Math" w:eastAsia="DengXian" w:hAnsi="Cambria Math"/>
                      </w:rPr>
                      <m:t>e</m:t>
                    </m:r>
                  </m:sub>
                </m:sSub>
                <m:r>
                  <w:rPr>
                    <w:rFonts w:ascii="Cambria Math" w:eastAsia="DengXian" w:hAnsi="Cambria Math"/>
                  </w:rPr>
                  <m:t xml:space="preserve"> .</m:t>
                </m:r>
              </m:oMath>
            </m:oMathPara>
          </w:p>
        </w:tc>
        <w:tc>
          <w:tcPr>
            <w:tcW w:w="541" w:type="dxa"/>
            <w:vAlign w:val="center"/>
          </w:tcPr>
          <w:p w14:paraId="294DDA1D" w14:textId="77777777" w:rsidR="00A06887" w:rsidRDefault="00A06887" w:rsidP="00556F5E">
            <w:pPr>
              <w:pStyle w:val="ListParagraph"/>
              <w:numPr>
                <w:ilvl w:val="0"/>
                <w:numId w:val="9"/>
              </w:numPr>
              <w:jc w:val="right"/>
            </w:pPr>
            <w:r>
              <w:t xml:space="preserve"> </w:t>
            </w:r>
          </w:p>
        </w:tc>
      </w:tr>
    </w:tbl>
    <w:p w14:paraId="0A20BC56" w14:textId="663EF801" w:rsidR="00A06887" w:rsidRDefault="00431BE3" w:rsidP="00A06887">
      <w:r>
        <w:t>This is because the</w:t>
      </w:r>
      <w:r w:rsidR="00667E6B">
        <w:t xml:space="preserve"> expectation of the residual error is </w:t>
      </w:r>
      <w:r w:rsidR="00904088">
        <w:t>equal to zero.</w:t>
      </w:r>
      <w:r w:rsidR="00667E6B">
        <w:t xml:space="preserve"> </w:t>
      </w:r>
      <w:r w:rsidR="00995B9F">
        <w:t xml:space="preserve">Hence, </w:t>
      </w:r>
      <w:r w:rsidR="00904088">
        <w:t>the parameter</w:t>
      </w:r>
      <w:r w:rsidR="00A06887">
        <w:t xml:space="preserve"> </w:t>
      </w:r>
      <m:oMath>
        <m:r>
          <w:rPr>
            <w:rFonts w:ascii="Cambria Math" w:eastAsia="DengXian" w:hAnsi="Cambria Math"/>
          </w:rPr>
          <m:t>β</m:t>
        </m:r>
      </m:oMath>
      <w:r w:rsidR="00A06887">
        <w:t xml:space="preserve"> represents the </w:t>
      </w:r>
      <w:r w:rsidR="00904088">
        <w:t>uncertain value</w:t>
      </w:r>
      <w:r w:rsidR="00A06887">
        <w:t xml:space="preserve"> of the expected </w:t>
      </w:r>
      <w:bookmarkStart w:id="230" w:name="OLE_LINK3"/>
      <w:r w:rsidR="00A06887" w:rsidRPr="00F61ADA">
        <w:t>compliance</w:t>
      </w:r>
      <w:r w:rsidR="00A06887">
        <w:t xml:space="preserve"> of </w:t>
      </w:r>
      <w:r w:rsidR="003B79D5">
        <w:t>MAF test specimens</w:t>
      </w:r>
      <w:bookmarkEnd w:id="230"/>
      <w:r w:rsidR="00A06887">
        <w:t xml:space="preserve">. </w:t>
      </w:r>
    </w:p>
    <w:p w14:paraId="6C690693" w14:textId="1EFDCA40" w:rsidR="005479DE" w:rsidRDefault="00557744" w:rsidP="00E75F34">
      <w:r>
        <w:lastRenderedPageBreak/>
        <w:t>Fo</w:t>
      </w:r>
      <w:r w:rsidR="00C26399">
        <w:t>r the covariance function</w:t>
      </w:r>
      <w:r w:rsidR="00A06887">
        <w:t xml:space="preserve"> of the GP prior</w:t>
      </w:r>
      <w:r w:rsidR="00C26399">
        <w:t xml:space="preserve">, the </w:t>
      </w:r>
      <w:r w:rsidR="00887810">
        <w:t>widely used</w:t>
      </w:r>
      <w:r w:rsidR="006C220D">
        <w:t xml:space="preserve"> </w:t>
      </w:r>
      <w:r w:rsidR="00C26399">
        <w:t xml:space="preserve">squared exponential kernel function </w:t>
      </w:r>
      <w:r>
        <w:t>is adopted</w:t>
      </w:r>
      <w:r w:rsidR="00C26399">
        <w:t>:</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11"/>
      </w:tblGrid>
      <w:tr w:rsidR="00C26399" w14:paraId="74ED9C5A" w14:textId="77777777" w:rsidTr="000D4ABD">
        <w:trPr>
          <w:trHeight w:val="626"/>
        </w:trPr>
        <w:tc>
          <w:tcPr>
            <w:tcW w:w="8505" w:type="dxa"/>
            <w:vAlign w:val="center"/>
          </w:tcPr>
          <w:p w14:paraId="1C6E021B" w14:textId="531D0AA4" w:rsidR="00C26399" w:rsidRPr="006C3DB5" w:rsidRDefault="00C26399" w:rsidP="00501A8E">
            <w:pPr>
              <w:tabs>
                <w:tab w:val="center" w:pos="4111"/>
                <w:tab w:val="left" w:pos="9026"/>
              </w:tabs>
              <w:jc w:val="center"/>
              <w:rPr>
                <w:rFonts w:eastAsia="DengXian"/>
              </w:rPr>
            </w:pPr>
            <m:oMathPara>
              <m:oMath>
                <m:r>
                  <m:rPr>
                    <m:sty m:val="p"/>
                  </m:rPr>
                  <w:rPr>
                    <w:rFonts w:ascii="Cambria Math" w:eastAsia="DengXian" w:hAnsi="Cambria Math"/>
                  </w:rPr>
                  <m:t>Cov</m:t>
                </m:r>
                <m:d>
                  <m:dPr>
                    <m:ctrlPr>
                      <w:rPr>
                        <w:rFonts w:ascii="Cambria Math" w:eastAsia="DengXian" w:hAnsi="Cambria Math"/>
                        <w:i/>
                      </w:rPr>
                    </m:ctrlPr>
                  </m:dPr>
                  <m:e>
                    <m:d>
                      <m:dPr>
                        <m:ctrlPr>
                          <w:rPr>
                            <w:rFonts w:ascii="Cambria Math" w:eastAsia="DengXian" w:hAnsi="Cambria Math"/>
                            <w:i/>
                          </w:rPr>
                        </m:ctrlPr>
                      </m:dPr>
                      <m:e>
                        <m:r>
                          <w:rPr>
                            <w:rFonts w:ascii="Cambria Math" w:hAnsi="Cambria Math"/>
                          </w:rPr>
                          <m:t>P,α</m:t>
                        </m:r>
                        <m:r>
                          <w:rPr>
                            <w:rFonts w:ascii="Cambria Math" w:eastAsia="DengXian" w:hAnsi="Cambria Math"/>
                          </w:rPr>
                          <m:t>,</m:t>
                        </m:r>
                        <m:r>
                          <m:rPr>
                            <m:sty m:val="bi"/>
                          </m:rPr>
                          <w:rPr>
                            <w:rFonts w:ascii="Cambria Math" w:eastAsia="DengXian" w:hAnsi="Cambria Math"/>
                          </w:rPr>
                          <m:t>t</m:t>
                        </m:r>
                      </m:e>
                    </m:d>
                    <m:r>
                      <w:rPr>
                        <w:rFonts w:ascii="Cambria Math" w:eastAsia="DengXian" w:hAnsi="Cambria Math"/>
                      </w:rPr>
                      <m:t>,</m:t>
                    </m:r>
                    <m:d>
                      <m:dPr>
                        <m:ctrlPr>
                          <w:rPr>
                            <w:rFonts w:ascii="Cambria Math" w:eastAsia="DengXian" w:hAnsi="Cambria Math"/>
                            <w:i/>
                          </w:rPr>
                        </m:ctrlPr>
                      </m:dPr>
                      <m:e>
                        <m:sSup>
                          <m:sSupPr>
                            <m:ctrlPr>
                              <w:rPr>
                                <w:rFonts w:ascii="Cambria Math" w:eastAsia="DengXian" w:hAnsi="Cambria Math"/>
                                <w:i/>
                              </w:rPr>
                            </m:ctrlPr>
                          </m:sSupPr>
                          <m:e>
                            <m:r>
                              <w:rPr>
                                <w:rFonts w:ascii="Cambria Math" w:eastAsia="DengXian" w:hAnsi="Cambria Math"/>
                              </w:rPr>
                              <m:t>P</m:t>
                            </m:r>
                          </m:e>
                          <m:sup>
                            <m:r>
                              <w:rPr>
                                <w:rFonts w:ascii="Cambria Math" w:eastAsia="DengXian" w:hAnsi="Cambria Math"/>
                              </w:rPr>
                              <m:t>'</m:t>
                            </m:r>
                          </m:sup>
                        </m:sSup>
                        <m:r>
                          <w:rPr>
                            <w:rFonts w:ascii="Cambria Math" w:eastAsia="DengXian" w:hAnsi="Cambria Math"/>
                          </w:rPr>
                          <m:t>,</m:t>
                        </m:r>
                        <m:sSup>
                          <m:sSupPr>
                            <m:ctrlPr>
                              <w:rPr>
                                <w:rFonts w:ascii="Cambria Math" w:eastAsia="DengXian" w:hAnsi="Cambria Math"/>
                                <w:i/>
                              </w:rPr>
                            </m:ctrlPr>
                          </m:sSupPr>
                          <m:e>
                            <m:r>
                              <w:rPr>
                                <w:rFonts w:ascii="Cambria Math" w:eastAsia="DengXian" w:hAnsi="Cambria Math"/>
                              </w:rPr>
                              <m:t>α</m:t>
                            </m:r>
                          </m:e>
                          <m:sup>
                            <m:r>
                              <w:rPr>
                                <w:rFonts w:ascii="Cambria Math" w:eastAsia="DengXian" w:hAnsi="Cambria Math"/>
                              </w:rPr>
                              <m:t>'</m:t>
                            </m:r>
                          </m:sup>
                        </m:sSup>
                        <m:r>
                          <w:rPr>
                            <w:rFonts w:ascii="Cambria Math" w:eastAsia="DengXian" w:hAnsi="Cambria Math"/>
                          </w:rPr>
                          <m:t>,</m:t>
                        </m:r>
                        <m:sSup>
                          <m:sSupPr>
                            <m:ctrlPr>
                              <w:rPr>
                                <w:rFonts w:ascii="Cambria Math" w:eastAsia="DengXian" w:hAnsi="Cambria Math"/>
                                <w:i/>
                              </w:rPr>
                            </m:ctrlPr>
                          </m:sSupPr>
                          <m:e>
                            <m:r>
                              <m:rPr>
                                <m:sty m:val="bi"/>
                              </m:rPr>
                              <w:rPr>
                                <w:rFonts w:ascii="Cambria Math" w:eastAsia="DengXian" w:hAnsi="Cambria Math"/>
                              </w:rPr>
                              <m:t>t</m:t>
                            </m:r>
                          </m:e>
                          <m:sup>
                            <m:r>
                              <w:rPr>
                                <w:rFonts w:ascii="Cambria Math" w:eastAsia="DengXian" w:hAnsi="Cambria Math"/>
                              </w:rPr>
                              <m:t>'</m:t>
                            </m:r>
                          </m:sup>
                        </m:sSup>
                      </m:e>
                    </m:d>
                  </m:e>
                </m:d>
                <m:r>
                  <w:rPr>
                    <w:rFonts w:ascii="Cambria Math" w:eastAsia="DengXian" w:hAnsi="Cambria Math"/>
                  </w:rPr>
                  <m:t>=</m:t>
                </m:r>
                <m:sSubSup>
                  <m:sSubSupPr>
                    <m:ctrlPr>
                      <w:rPr>
                        <w:rFonts w:ascii="Cambria Math" w:eastAsia="DengXian" w:hAnsi="Cambria Math"/>
                        <w:i/>
                      </w:rPr>
                    </m:ctrlPr>
                  </m:sSubSupPr>
                  <m:e>
                    <m:r>
                      <w:rPr>
                        <w:rFonts w:ascii="Cambria Math" w:eastAsia="DengXian" w:hAnsi="Cambria Math"/>
                      </w:rPr>
                      <m:t>σ</m:t>
                    </m:r>
                  </m:e>
                  <m:sub>
                    <m:r>
                      <w:rPr>
                        <w:rFonts w:ascii="Cambria Math" w:eastAsia="DengXian" w:hAnsi="Cambria Math"/>
                      </w:rPr>
                      <m:t>η</m:t>
                    </m:r>
                  </m:sub>
                  <m:sup>
                    <m:r>
                      <w:rPr>
                        <w:rFonts w:ascii="Cambria Math" w:eastAsia="DengXian" w:hAnsi="Cambria Math"/>
                      </w:rPr>
                      <m:t>2</m:t>
                    </m:r>
                  </m:sup>
                </m:sSubSup>
                <m:func>
                  <m:funcPr>
                    <m:ctrlPr>
                      <w:rPr>
                        <w:rFonts w:ascii="Cambria Math" w:eastAsia="DengXian" w:hAnsi="Cambria Math"/>
                        <w:i/>
                        <w:iCs/>
                      </w:rPr>
                    </m:ctrlPr>
                  </m:funcPr>
                  <m:fName>
                    <m:r>
                      <m:rPr>
                        <m:sty m:val="p"/>
                      </m:rPr>
                      <w:rPr>
                        <w:rFonts w:ascii="Cambria Math" w:eastAsia="DengXian" w:hAnsi="Cambria Math"/>
                      </w:rPr>
                      <m:t>exp</m:t>
                    </m:r>
                  </m:fName>
                  <m:e>
                    <m:d>
                      <m:dPr>
                        <m:ctrlPr>
                          <w:rPr>
                            <w:rFonts w:ascii="Cambria Math" w:eastAsia="DengXian" w:hAnsi="Cambria Math"/>
                            <w:i/>
                            <w:iCs/>
                          </w:rPr>
                        </m:ctrlPr>
                      </m:dPr>
                      <m:e>
                        <m:r>
                          <w:rPr>
                            <w:rFonts w:ascii="Cambria Math" w:eastAsia="DengXian" w:hAnsi="Cambria Math"/>
                          </w:rPr>
                          <m:t>-</m:t>
                        </m:r>
                        <m:sSup>
                          <m:sSupPr>
                            <m:ctrlPr>
                              <w:rPr>
                                <w:rFonts w:ascii="Cambria Math" w:eastAsia="DengXian" w:hAnsi="Cambria Math"/>
                                <w:i/>
                                <w:iCs/>
                              </w:rPr>
                            </m:ctrlPr>
                          </m:sSupPr>
                          <m:e>
                            <m:d>
                              <m:dPr>
                                <m:ctrlPr>
                                  <w:rPr>
                                    <w:rFonts w:ascii="Cambria Math" w:eastAsia="DengXian" w:hAnsi="Cambria Math"/>
                                    <w:i/>
                                    <w:iCs/>
                                  </w:rPr>
                                </m:ctrlPr>
                              </m:dPr>
                              <m:e>
                                <m:f>
                                  <m:fPr>
                                    <m:ctrlPr>
                                      <w:rPr>
                                        <w:rFonts w:ascii="Cambria Math" w:eastAsia="DengXian" w:hAnsi="Cambria Math"/>
                                        <w:i/>
                                        <w:iCs/>
                                      </w:rPr>
                                    </m:ctrlPr>
                                  </m:fPr>
                                  <m:num>
                                    <m:r>
                                      <w:rPr>
                                        <w:rFonts w:ascii="Cambria Math" w:eastAsia="DengXian" w:hAnsi="Cambria Math"/>
                                      </w:rPr>
                                      <m:t>P-</m:t>
                                    </m:r>
                                    <m:sSup>
                                      <m:sSupPr>
                                        <m:ctrlPr>
                                          <w:rPr>
                                            <w:rFonts w:ascii="Cambria Math" w:eastAsia="DengXian" w:hAnsi="Cambria Math"/>
                                            <w:i/>
                                            <w:iCs/>
                                          </w:rPr>
                                        </m:ctrlPr>
                                      </m:sSupPr>
                                      <m:e>
                                        <m:r>
                                          <w:rPr>
                                            <w:rFonts w:ascii="Cambria Math" w:eastAsia="DengXian" w:hAnsi="Cambria Math"/>
                                          </w:rPr>
                                          <m:t>P</m:t>
                                        </m:r>
                                        <m:ctrlPr>
                                          <w:rPr>
                                            <w:rFonts w:ascii="Cambria Math" w:eastAsia="DengXian" w:hAnsi="Cambria Math"/>
                                            <w:i/>
                                          </w:rPr>
                                        </m:ctrlPr>
                                      </m:e>
                                      <m:sup>
                                        <m:r>
                                          <w:rPr>
                                            <w:rFonts w:ascii="Cambria Math" w:eastAsia="DengXian" w:hAnsi="Cambria Math"/>
                                          </w:rPr>
                                          <m:t>'</m:t>
                                        </m:r>
                                      </m:sup>
                                    </m:sSup>
                                  </m:num>
                                  <m:den>
                                    <m:sSub>
                                      <m:sSubPr>
                                        <m:ctrlPr>
                                          <w:rPr>
                                            <w:rFonts w:ascii="Cambria Math" w:eastAsia="DengXian" w:hAnsi="Cambria Math"/>
                                            <w:i/>
                                            <w:iCs/>
                                          </w:rPr>
                                        </m:ctrlPr>
                                      </m:sSubPr>
                                      <m:e>
                                        <m:r>
                                          <w:rPr>
                                            <w:rFonts w:ascii="Cambria Math" w:eastAsia="DengXian" w:hAnsi="Cambria Math"/>
                                          </w:rPr>
                                          <m:t>λ</m:t>
                                        </m:r>
                                      </m:e>
                                      <m:sub>
                                        <m:r>
                                          <w:rPr>
                                            <w:rFonts w:ascii="Cambria Math" w:eastAsia="DengXian" w:hAnsi="Cambria Math"/>
                                          </w:rPr>
                                          <m:t>η,P</m:t>
                                        </m:r>
                                      </m:sub>
                                    </m:sSub>
                                  </m:den>
                                </m:f>
                              </m:e>
                            </m:d>
                          </m:e>
                          <m:sup>
                            <m:r>
                              <w:rPr>
                                <w:rFonts w:ascii="Cambria Math" w:eastAsia="DengXian" w:hAnsi="Cambria Math"/>
                              </w:rPr>
                              <m:t>2</m:t>
                            </m:r>
                          </m:sup>
                        </m:sSup>
                        <m:r>
                          <w:rPr>
                            <w:rFonts w:ascii="Cambria Math" w:eastAsia="DengXian" w:hAnsi="Cambria Math"/>
                          </w:rPr>
                          <m:t>-</m:t>
                        </m:r>
                        <m:sSup>
                          <m:sSupPr>
                            <m:ctrlPr>
                              <w:rPr>
                                <w:rFonts w:ascii="Cambria Math" w:eastAsia="DengXian" w:hAnsi="Cambria Math"/>
                                <w:i/>
                                <w:iCs/>
                              </w:rPr>
                            </m:ctrlPr>
                          </m:sSupPr>
                          <m:e>
                            <m:d>
                              <m:dPr>
                                <m:ctrlPr>
                                  <w:rPr>
                                    <w:rFonts w:ascii="Cambria Math" w:eastAsia="DengXian" w:hAnsi="Cambria Math"/>
                                    <w:i/>
                                    <w:iCs/>
                                  </w:rPr>
                                </m:ctrlPr>
                              </m:dPr>
                              <m:e>
                                <m:f>
                                  <m:fPr>
                                    <m:ctrlPr>
                                      <w:rPr>
                                        <w:rFonts w:ascii="Cambria Math" w:eastAsia="DengXian" w:hAnsi="Cambria Math"/>
                                        <w:i/>
                                        <w:iCs/>
                                      </w:rPr>
                                    </m:ctrlPr>
                                  </m:fPr>
                                  <m:num>
                                    <m:r>
                                      <w:rPr>
                                        <w:rFonts w:ascii="Cambria Math" w:eastAsia="DengXian" w:hAnsi="Cambria Math"/>
                                      </w:rPr>
                                      <m:t>α-</m:t>
                                    </m:r>
                                    <m:sSup>
                                      <m:sSupPr>
                                        <m:ctrlPr>
                                          <w:rPr>
                                            <w:rFonts w:ascii="Cambria Math" w:eastAsia="DengXian" w:hAnsi="Cambria Math"/>
                                            <w:i/>
                                            <w:iCs/>
                                          </w:rPr>
                                        </m:ctrlPr>
                                      </m:sSupPr>
                                      <m:e>
                                        <m:r>
                                          <w:rPr>
                                            <w:rFonts w:ascii="Cambria Math" w:eastAsia="DengXian" w:hAnsi="Cambria Math"/>
                                          </w:rPr>
                                          <m:t>α</m:t>
                                        </m:r>
                                        <m:ctrlPr>
                                          <w:rPr>
                                            <w:rFonts w:ascii="Cambria Math" w:eastAsia="DengXian" w:hAnsi="Cambria Math"/>
                                            <w:i/>
                                          </w:rPr>
                                        </m:ctrlPr>
                                      </m:e>
                                      <m:sup>
                                        <m:r>
                                          <w:rPr>
                                            <w:rFonts w:ascii="Cambria Math" w:eastAsia="DengXian" w:hAnsi="Cambria Math"/>
                                          </w:rPr>
                                          <m:t>'</m:t>
                                        </m:r>
                                      </m:sup>
                                    </m:sSup>
                                  </m:num>
                                  <m:den>
                                    <m:sSub>
                                      <m:sSubPr>
                                        <m:ctrlPr>
                                          <w:rPr>
                                            <w:rFonts w:ascii="Cambria Math" w:eastAsia="DengXian" w:hAnsi="Cambria Math"/>
                                            <w:i/>
                                            <w:iCs/>
                                          </w:rPr>
                                        </m:ctrlPr>
                                      </m:sSubPr>
                                      <m:e>
                                        <m:r>
                                          <w:rPr>
                                            <w:rFonts w:ascii="Cambria Math" w:eastAsia="DengXian" w:hAnsi="Cambria Math"/>
                                          </w:rPr>
                                          <m:t>λ</m:t>
                                        </m:r>
                                      </m:e>
                                      <m:sub>
                                        <m:r>
                                          <w:rPr>
                                            <w:rFonts w:ascii="Cambria Math" w:eastAsia="DengXian" w:hAnsi="Cambria Math"/>
                                          </w:rPr>
                                          <m:t>η,α</m:t>
                                        </m:r>
                                      </m:sub>
                                    </m:sSub>
                                  </m:den>
                                </m:f>
                              </m:e>
                            </m:d>
                          </m:e>
                          <m:sup>
                            <m:r>
                              <w:rPr>
                                <w:rFonts w:ascii="Cambria Math" w:eastAsia="DengXian" w:hAnsi="Cambria Math"/>
                              </w:rPr>
                              <m:t>2</m:t>
                            </m:r>
                          </m:sup>
                        </m:sSup>
                        <m:r>
                          <w:rPr>
                            <w:rFonts w:ascii="Cambria Math" w:eastAsia="DengXian" w:hAnsi="Cambria Math"/>
                          </w:rPr>
                          <m:t>-</m:t>
                        </m:r>
                        <m:nary>
                          <m:naryPr>
                            <m:chr m:val="∑"/>
                            <m:ctrlPr>
                              <w:rPr>
                                <w:rFonts w:ascii="Cambria Math" w:eastAsia="DengXian" w:hAnsi="Cambria Math"/>
                                <w:i/>
                                <w:iCs/>
                              </w:rPr>
                            </m:ctrlPr>
                          </m:naryPr>
                          <m:sub>
                            <m:r>
                              <w:rPr>
                                <w:rFonts w:ascii="Cambria Math" w:eastAsia="DengXian" w:hAnsi="Cambria Math"/>
                              </w:rPr>
                              <m:t>i=1</m:t>
                            </m:r>
                          </m:sub>
                          <m:sup>
                            <m:sSub>
                              <m:sSubPr>
                                <m:ctrlPr>
                                  <w:rPr>
                                    <w:rFonts w:ascii="Cambria Math" w:eastAsia="DengXian" w:hAnsi="Cambria Math"/>
                                    <w:i/>
                                    <w:iCs/>
                                  </w:rPr>
                                </m:ctrlPr>
                              </m:sSubPr>
                              <m:e>
                                <m:r>
                                  <w:rPr>
                                    <w:rFonts w:ascii="Cambria Math" w:eastAsia="DengXian" w:hAnsi="Cambria Math"/>
                                  </w:rPr>
                                  <m:t>n</m:t>
                                </m:r>
                              </m:e>
                              <m:sub>
                                <m:r>
                                  <w:rPr>
                                    <w:rFonts w:ascii="Cambria Math" w:eastAsia="DengXian" w:hAnsi="Cambria Math"/>
                                  </w:rPr>
                                  <m:t>t</m:t>
                                </m:r>
                              </m:sub>
                            </m:sSub>
                          </m:sup>
                          <m:e>
                            <m:d>
                              <m:dPr>
                                <m:ctrlPr>
                                  <w:rPr>
                                    <w:rFonts w:ascii="Cambria Math" w:eastAsia="DengXian" w:hAnsi="Cambria Math"/>
                                    <w:i/>
                                    <w:iCs/>
                                  </w:rPr>
                                </m:ctrlPr>
                              </m:dPr>
                              <m:e>
                                <m:f>
                                  <m:fPr>
                                    <m:ctrlPr>
                                      <w:rPr>
                                        <w:rFonts w:ascii="Cambria Math" w:eastAsia="DengXian" w:hAnsi="Cambria Math"/>
                                        <w:i/>
                                        <w:iCs/>
                                      </w:rPr>
                                    </m:ctrlPr>
                                  </m:fPr>
                                  <m:num>
                                    <m:sSub>
                                      <m:sSubPr>
                                        <m:ctrlPr>
                                          <w:rPr>
                                            <w:rFonts w:ascii="Cambria Math" w:eastAsia="DengXian" w:hAnsi="Cambria Math"/>
                                            <w:i/>
                                            <w:iCs/>
                                          </w:rPr>
                                        </m:ctrlPr>
                                      </m:sSubPr>
                                      <m:e>
                                        <m:r>
                                          <w:rPr>
                                            <w:rFonts w:ascii="Cambria Math" w:eastAsia="DengXian" w:hAnsi="Cambria Math"/>
                                          </w:rPr>
                                          <m:t>t</m:t>
                                        </m:r>
                                      </m:e>
                                      <m:sub>
                                        <m:r>
                                          <w:rPr>
                                            <w:rFonts w:ascii="Cambria Math" w:eastAsia="DengXian" w:hAnsi="Cambria Math"/>
                                          </w:rPr>
                                          <m:t>i</m:t>
                                        </m:r>
                                      </m:sub>
                                    </m:sSub>
                                    <m:r>
                                      <w:rPr>
                                        <w:rFonts w:ascii="Cambria Math" w:eastAsia="DengXian" w:hAnsi="Cambria Math"/>
                                      </w:rPr>
                                      <m:t>-</m:t>
                                    </m:r>
                                    <m:sSubSup>
                                      <m:sSubSupPr>
                                        <m:ctrlPr>
                                          <w:rPr>
                                            <w:rFonts w:ascii="Cambria Math" w:eastAsia="DengXian" w:hAnsi="Cambria Math"/>
                                            <w:i/>
                                            <w:iCs/>
                                          </w:rPr>
                                        </m:ctrlPr>
                                      </m:sSubSupPr>
                                      <m:e>
                                        <m:r>
                                          <w:rPr>
                                            <w:rFonts w:ascii="Cambria Math" w:eastAsia="DengXian" w:hAnsi="Cambria Math"/>
                                          </w:rPr>
                                          <m:t>t</m:t>
                                        </m:r>
                                      </m:e>
                                      <m:sub>
                                        <m:r>
                                          <w:rPr>
                                            <w:rFonts w:ascii="Cambria Math" w:eastAsia="DengXian" w:hAnsi="Cambria Math"/>
                                          </w:rPr>
                                          <m:t>i</m:t>
                                        </m:r>
                                      </m:sub>
                                      <m:sup>
                                        <m:r>
                                          <w:rPr>
                                            <w:rFonts w:ascii="Cambria Math" w:eastAsia="DengXian" w:hAnsi="Cambria Math"/>
                                          </w:rPr>
                                          <m:t>'</m:t>
                                        </m:r>
                                      </m:sup>
                                    </m:sSubSup>
                                  </m:num>
                                  <m:den>
                                    <m:sSub>
                                      <m:sSubPr>
                                        <m:ctrlPr>
                                          <w:rPr>
                                            <w:rFonts w:ascii="Cambria Math" w:eastAsia="DengXian" w:hAnsi="Cambria Math"/>
                                            <w:i/>
                                            <w:iCs/>
                                          </w:rPr>
                                        </m:ctrlPr>
                                      </m:sSubPr>
                                      <m:e>
                                        <m:r>
                                          <w:rPr>
                                            <w:rFonts w:ascii="Cambria Math" w:eastAsia="DengXian" w:hAnsi="Cambria Math"/>
                                          </w:rPr>
                                          <m:t>λ</m:t>
                                        </m:r>
                                      </m:e>
                                      <m:sub>
                                        <m:r>
                                          <w:rPr>
                                            <w:rFonts w:ascii="Cambria Math" w:eastAsia="DengXian" w:hAnsi="Cambria Math"/>
                                          </w:rPr>
                                          <m:t>η,</m:t>
                                        </m:r>
                                        <m:sSub>
                                          <m:sSubPr>
                                            <m:ctrlPr>
                                              <w:rPr>
                                                <w:rFonts w:ascii="Cambria Math" w:eastAsia="DengXian" w:hAnsi="Cambria Math"/>
                                                <w:i/>
                                              </w:rPr>
                                            </m:ctrlPr>
                                          </m:sSubPr>
                                          <m:e>
                                            <m:r>
                                              <w:rPr>
                                                <w:rFonts w:ascii="Cambria Math" w:eastAsia="DengXian" w:hAnsi="Cambria Math"/>
                                              </w:rPr>
                                              <m:t>t</m:t>
                                            </m:r>
                                          </m:e>
                                          <m:sub>
                                            <m:r>
                                              <w:rPr>
                                                <w:rFonts w:ascii="Cambria Math" w:eastAsia="DengXian" w:hAnsi="Cambria Math"/>
                                              </w:rPr>
                                              <m:t>i</m:t>
                                            </m:r>
                                          </m:sub>
                                        </m:sSub>
                                      </m:sub>
                                    </m:sSub>
                                  </m:den>
                                </m:f>
                              </m:e>
                            </m:d>
                          </m:e>
                        </m:nary>
                      </m:e>
                    </m:d>
                  </m:e>
                </m:func>
                <m:r>
                  <w:rPr>
                    <w:rFonts w:ascii="Cambria Math" w:eastAsia="DengXian" w:hAnsi="Cambria Math"/>
                  </w:rPr>
                  <m:t>,</m:t>
                </m:r>
              </m:oMath>
            </m:oMathPara>
          </w:p>
        </w:tc>
        <w:tc>
          <w:tcPr>
            <w:tcW w:w="511" w:type="dxa"/>
            <w:vAlign w:val="center"/>
          </w:tcPr>
          <w:p w14:paraId="43537CF5" w14:textId="77777777" w:rsidR="00C26399" w:rsidRDefault="00C26399" w:rsidP="00C26399">
            <w:pPr>
              <w:pStyle w:val="ListParagraph"/>
              <w:numPr>
                <w:ilvl w:val="0"/>
                <w:numId w:val="9"/>
              </w:numPr>
              <w:jc w:val="right"/>
            </w:pPr>
            <w:bookmarkStart w:id="231" w:name="_Ref133935867"/>
            <w:r>
              <w:t xml:space="preserve"> </w:t>
            </w:r>
            <w:bookmarkEnd w:id="231"/>
          </w:p>
        </w:tc>
      </w:tr>
    </w:tbl>
    <w:p w14:paraId="25089C67" w14:textId="77777777" w:rsidR="003B79D5" w:rsidRDefault="005247C8" w:rsidP="00E54C20">
      <w:pPr>
        <w:rPr>
          <w:iCs/>
        </w:rPr>
      </w:pPr>
      <w:r>
        <w:t xml:space="preserve">where </w:t>
      </w:r>
      <m:oMath>
        <m:sSubSup>
          <m:sSubSupPr>
            <m:ctrlPr>
              <w:rPr>
                <w:rFonts w:ascii="Cambria Math" w:eastAsia="DengXian" w:hAnsi="Cambria Math"/>
                <w:i/>
              </w:rPr>
            </m:ctrlPr>
          </m:sSubSupPr>
          <m:e>
            <m:r>
              <w:rPr>
                <w:rFonts w:ascii="Cambria Math" w:eastAsia="DengXian" w:hAnsi="Cambria Math"/>
              </w:rPr>
              <m:t>σ</m:t>
            </m:r>
          </m:e>
          <m:sub>
            <m:r>
              <w:rPr>
                <w:rFonts w:ascii="Cambria Math" w:eastAsia="DengXian" w:hAnsi="Cambria Math"/>
              </w:rPr>
              <m:t>η</m:t>
            </m:r>
          </m:sub>
          <m:sup>
            <m:r>
              <w:rPr>
                <w:rFonts w:ascii="Cambria Math" w:eastAsia="DengXian" w:hAnsi="Cambria Math"/>
              </w:rPr>
              <m:t>2</m:t>
            </m:r>
          </m:sup>
        </m:sSubSup>
      </m:oMath>
      <w:r>
        <w:t xml:space="preserve"> is the marginal variance of the GP,</w:t>
      </w:r>
      <w:r w:rsidR="00DA382F">
        <w:t xml:space="preserve"> </w:t>
      </w:r>
      <m:oMath>
        <m:sSub>
          <m:sSubPr>
            <m:ctrlPr>
              <w:rPr>
                <w:rFonts w:ascii="Cambria Math" w:eastAsia="DengXian" w:hAnsi="Cambria Math"/>
                <w:i/>
              </w:rPr>
            </m:ctrlPr>
          </m:sSubPr>
          <m:e>
            <m:r>
              <w:rPr>
                <w:rFonts w:ascii="Cambria Math" w:eastAsia="DengXian" w:hAnsi="Cambria Math"/>
              </w:rPr>
              <m:t>λ</m:t>
            </m:r>
          </m:e>
          <m:sub>
            <m:r>
              <w:rPr>
                <w:rFonts w:ascii="Cambria Math" w:eastAsia="DengXian" w:hAnsi="Cambria Math"/>
              </w:rPr>
              <m:t>η,*</m:t>
            </m:r>
          </m:sub>
        </m:sSub>
      </m:oMath>
      <w:r w:rsidR="006A1645">
        <w:t xml:space="preserve"> </w:t>
      </w:r>
      <w:r w:rsidR="00266A59">
        <w:t>is</w:t>
      </w:r>
      <w:r>
        <w:t xml:space="preserve"> the </w:t>
      </w:r>
      <w:r w:rsidR="00902884">
        <w:t xml:space="preserve">vector </w:t>
      </w:r>
      <w:r w:rsidR="006865BD">
        <w:t>with</w:t>
      </w:r>
      <w:r w:rsidR="00902884">
        <w:t xml:space="preserve"> </w:t>
      </w:r>
      <w:r>
        <w:t>correlation length</w:t>
      </w:r>
      <w:r w:rsidR="006865BD">
        <w:t>s</w:t>
      </w:r>
      <w:r>
        <w:t xml:space="preserve"> for</w:t>
      </w:r>
      <w:r w:rsidR="00041F7B">
        <w:t xml:space="preserve"> each input parameter</w:t>
      </w:r>
      <w:r w:rsidR="006076E3">
        <w:t xml:space="preserve">, </w:t>
      </w:r>
      <m:oMath>
        <m:sSub>
          <m:sSubPr>
            <m:ctrlPr>
              <w:rPr>
                <w:rFonts w:ascii="Cambria Math" w:eastAsia="DengXian" w:hAnsi="Cambria Math"/>
                <w:i/>
                <w:iCs/>
              </w:rPr>
            </m:ctrlPr>
          </m:sSubPr>
          <m:e>
            <m:r>
              <w:rPr>
                <w:rFonts w:ascii="Cambria Math" w:eastAsia="DengXian" w:hAnsi="Cambria Math"/>
              </w:rPr>
              <m:t>n</m:t>
            </m:r>
          </m:e>
          <m:sub>
            <m:r>
              <w:rPr>
                <w:rFonts w:ascii="Cambria Math" w:eastAsia="DengXian" w:hAnsi="Cambria Math"/>
              </w:rPr>
              <m:t>t</m:t>
            </m:r>
          </m:sub>
        </m:sSub>
        <m:r>
          <w:rPr>
            <w:rFonts w:ascii="Cambria Math" w:eastAsia="DengXian" w:hAnsi="Cambria Math"/>
          </w:rPr>
          <m:t xml:space="preserve"> </m:t>
        </m:r>
      </m:oMath>
      <w:r w:rsidR="000429BC">
        <w:rPr>
          <w:iCs/>
        </w:rPr>
        <w:t>denote</w:t>
      </w:r>
      <w:proofErr w:type="spellStart"/>
      <w:r w:rsidR="00C7335E">
        <w:rPr>
          <w:iCs/>
        </w:rPr>
        <w:t>s</w:t>
      </w:r>
      <w:proofErr w:type="spellEnd"/>
      <w:r w:rsidR="006076E3">
        <w:rPr>
          <w:iCs/>
        </w:rPr>
        <w:t xml:space="preserve"> the number of parameters in </w:t>
      </w:r>
      <m:oMath>
        <m:r>
          <m:rPr>
            <m:sty m:val="bi"/>
          </m:rPr>
          <w:rPr>
            <w:rFonts w:ascii="Cambria Math" w:eastAsia="DengXian" w:hAnsi="Cambria Math"/>
          </w:rPr>
          <m:t>t</m:t>
        </m:r>
      </m:oMath>
      <w:r w:rsidR="00FB792D">
        <w:rPr>
          <w:iCs/>
        </w:rPr>
        <w:t xml:space="preserve">, and </w:t>
      </w:r>
      <m:oMath>
        <m:sSub>
          <m:sSubPr>
            <m:ctrlPr>
              <w:rPr>
                <w:rFonts w:ascii="Cambria Math" w:hAnsi="Cambria Math"/>
                <w:i/>
                <w:iCs/>
              </w:rPr>
            </m:ctrlPr>
          </m:sSubPr>
          <m:e>
            <m:r>
              <w:rPr>
                <w:rFonts w:ascii="Cambria Math" w:hAnsi="Cambria Math"/>
              </w:rPr>
              <m:t>t</m:t>
            </m:r>
          </m:e>
          <m:sub>
            <m:r>
              <w:rPr>
                <w:rFonts w:ascii="Cambria Math" w:hAnsi="Cambria Math"/>
              </w:rPr>
              <m:t>i</m:t>
            </m:r>
          </m:sub>
        </m:sSub>
      </m:oMath>
      <w:r w:rsidR="005C6262">
        <w:rPr>
          <w:iCs/>
        </w:rPr>
        <w:t xml:space="preserve"> is the </w:t>
      </w:r>
      <m:oMath>
        <m:r>
          <w:rPr>
            <w:rFonts w:ascii="Cambria Math" w:hAnsi="Cambria Math"/>
          </w:rPr>
          <m:t>i</m:t>
        </m:r>
      </m:oMath>
      <w:r w:rsidR="005C6262">
        <w:rPr>
          <w:iCs/>
        </w:rPr>
        <w:t xml:space="preserve">th component of </w:t>
      </w:r>
      <m:oMath>
        <m:r>
          <m:rPr>
            <m:sty m:val="bi"/>
          </m:rPr>
          <w:rPr>
            <w:rFonts w:ascii="Cambria Math" w:hAnsi="Cambria Math"/>
          </w:rPr>
          <m:t>t</m:t>
        </m:r>
      </m:oMath>
      <w:r w:rsidR="005C6262">
        <w:rPr>
          <w:iCs/>
        </w:rPr>
        <w:t xml:space="preserve">. </w:t>
      </w:r>
      <w:r w:rsidR="00E75F34">
        <w:rPr>
          <w:iCs/>
        </w:rPr>
        <w:t xml:space="preserve">The </w:t>
      </w:r>
      <w:r w:rsidR="00E75F34" w:rsidRPr="00E75F34">
        <w:rPr>
          <w:iCs/>
        </w:rPr>
        <w:t xml:space="preserve">correlation length parameters </w:t>
      </w:r>
      <m:oMath>
        <m:sSub>
          <m:sSubPr>
            <m:ctrlPr>
              <w:rPr>
                <w:rFonts w:ascii="Cambria Math" w:eastAsia="DengXian" w:hAnsi="Cambria Math"/>
                <w:i/>
              </w:rPr>
            </m:ctrlPr>
          </m:sSubPr>
          <m:e>
            <m:r>
              <w:rPr>
                <w:rFonts w:ascii="Cambria Math" w:eastAsia="DengXian" w:hAnsi="Cambria Math"/>
              </w:rPr>
              <m:t>λ</m:t>
            </m:r>
          </m:e>
          <m:sub>
            <m:r>
              <w:rPr>
                <w:rFonts w:ascii="Cambria Math" w:eastAsia="DengXian" w:hAnsi="Cambria Math"/>
              </w:rPr>
              <m:t>η,*</m:t>
            </m:r>
          </m:sub>
        </m:sSub>
      </m:oMath>
      <w:r w:rsidR="00E75F34">
        <w:rPr>
          <w:iCs/>
        </w:rPr>
        <w:t xml:space="preserve"> </w:t>
      </w:r>
      <w:r w:rsidR="00E75F34" w:rsidRPr="00E75F34">
        <w:rPr>
          <w:iCs/>
        </w:rPr>
        <w:t xml:space="preserve">control the smoothness </w:t>
      </w:r>
      <w:r w:rsidR="00E75F34">
        <w:rPr>
          <w:iCs/>
        </w:rPr>
        <w:t xml:space="preserve">of </w:t>
      </w:r>
      <w:r w:rsidR="00F3056B">
        <w:rPr>
          <w:iCs/>
        </w:rPr>
        <w:t xml:space="preserve">the </w:t>
      </w:r>
      <w:r w:rsidR="00E75F34">
        <w:rPr>
          <w:iCs/>
        </w:rPr>
        <w:t xml:space="preserve">GP </w:t>
      </w:r>
      <w:r w:rsidR="00E75F34" w:rsidRPr="00E75F34">
        <w:rPr>
          <w:iCs/>
        </w:rPr>
        <w:t>in each parameter dimension</w:t>
      </w:r>
      <w:r w:rsidR="00E75F34">
        <w:rPr>
          <w:iCs/>
        </w:rPr>
        <w:t xml:space="preserve">, i.e., </w:t>
      </w:r>
      <w:r w:rsidR="00E75F34" w:rsidRPr="00E75F34">
        <w:rPr>
          <w:iCs/>
        </w:rPr>
        <w:t>large values of</w:t>
      </w:r>
      <w:r w:rsidR="00E75F34">
        <w:rPr>
          <w:iCs/>
        </w:rPr>
        <w:t xml:space="preserve"> </w:t>
      </w:r>
      <m:oMath>
        <m:sSub>
          <m:sSubPr>
            <m:ctrlPr>
              <w:rPr>
                <w:rFonts w:ascii="Cambria Math" w:eastAsia="DengXian" w:hAnsi="Cambria Math"/>
                <w:i/>
              </w:rPr>
            </m:ctrlPr>
          </m:sSubPr>
          <m:e>
            <m:r>
              <w:rPr>
                <w:rFonts w:ascii="Cambria Math" w:eastAsia="DengXian" w:hAnsi="Cambria Math"/>
              </w:rPr>
              <m:t>λ</m:t>
            </m:r>
          </m:e>
          <m:sub>
            <m:r>
              <w:rPr>
                <w:rFonts w:ascii="Cambria Math" w:eastAsia="DengXian" w:hAnsi="Cambria Math"/>
              </w:rPr>
              <m:t>η,*</m:t>
            </m:r>
          </m:sub>
        </m:sSub>
      </m:oMath>
      <w:r w:rsidR="00E75F34">
        <w:rPr>
          <w:iCs/>
        </w:rPr>
        <w:t xml:space="preserve"> </w:t>
      </w:r>
      <w:r w:rsidR="005253DF">
        <w:rPr>
          <w:iCs/>
        </w:rPr>
        <w:t>will lead to</w:t>
      </w:r>
      <w:r w:rsidR="00E75F34" w:rsidRPr="00E75F34">
        <w:rPr>
          <w:iCs/>
        </w:rPr>
        <w:t xml:space="preserve"> </w:t>
      </w:r>
      <w:r w:rsidR="00D546DA">
        <w:rPr>
          <w:iCs/>
        </w:rPr>
        <w:t>smoother</w:t>
      </w:r>
      <w:r w:rsidR="00E75F34" w:rsidRPr="00E75F34">
        <w:rPr>
          <w:iCs/>
        </w:rPr>
        <w:t xml:space="preserve"> functions.</w:t>
      </w:r>
      <w:r w:rsidR="00E17F8F">
        <w:rPr>
          <w:iCs/>
        </w:rPr>
        <w:t xml:space="preserve"> </w:t>
      </w:r>
    </w:p>
    <w:p w14:paraId="6398F7C0" w14:textId="60548C9A" w:rsidR="003B79D5" w:rsidRDefault="00E54C20" w:rsidP="00263E45">
      <w:r>
        <w:t>Th</w:t>
      </w:r>
      <w:r w:rsidR="003B79D5">
        <w:t>e</w:t>
      </w:r>
      <w:r>
        <w:t xml:space="preserve"> covariance function</w:t>
      </w:r>
      <w:r w:rsidR="003B79D5">
        <w:t xml:space="preserve"> given by Equation (6)</w:t>
      </w:r>
      <w:r>
        <w:t xml:space="preserve"> will </w:t>
      </w:r>
      <w:r w:rsidR="003B79D5">
        <w:t>provide</w:t>
      </w:r>
      <w:r w:rsidRPr="00E54C20">
        <w:t xml:space="preserve"> a</w:t>
      </w:r>
      <w:r w:rsidR="00F64C4A">
        <w:t xml:space="preserve"> sufficiently</w:t>
      </w:r>
      <w:r w:rsidRPr="00E54C20">
        <w:t xml:space="preserve"> smooth</w:t>
      </w:r>
      <w:r w:rsidR="00F64C4A">
        <w:t xml:space="preserve"> </w:t>
      </w:r>
      <w:r w:rsidRPr="00E54C20">
        <w:t xml:space="preserve">representation </w:t>
      </w:r>
      <w:r w:rsidR="00A06C84">
        <w:t>of</w:t>
      </w:r>
      <w:r>
        <w:t xml:space="preserve"> the unknown function</w:t>
      </w:r>
      <w:r w:rsidR="000824C0">
        <w:t>.</w:t>
      </w:r>
      <w:r w:rsidR="00A06C84">
        <w:t xml:space="preserve"> </w:t>
      </w:r>
      <w:r w:rsidR="00F175F1">
        <w:t>Th</w:t>
      </w:r>
      <w:r w:rsidR="003B79D5">
        <w:t>e</w:t>
      </w:r>
      <w:r w:rsidR="00F175F1">
        <w:t xml:space="preserve"> new set of parameters </w:t>
      </w:r>
      <w:r w:rsidR="003B79D5">
        <w:t xml:space="preserve">generated from Equation (6) </w:t>
      </w:r>
      <w:r w:rsidR="00E17F8F">
        <w:t xml:space="preserve">will be </w:t>
      </w:r>
      <w:r w:rsidR="00F175F1">
        <w:t>add</w:t>
      </w:r>
      <w:r w:rsidR="00E17F8F">
        <w:t>ed</w:t>
      </w:r>
      <w:r w:rsidR="00F175F1">
        <w:t xml:space="preserve"> to the list of parameter</w:t>
      </w:r>
      <w:r w:rsidR="002900AF">
        <w:t>s</w:t>
      </w:r>
      <w:r w:rsidR="00F175F1">
        <w:t xml:space="preserve"> for which the Bayesian approach </w:t>
      </w:r>
      <w:r w:rsidR="003C7E29">
        <w:t>de</w:t>
      </w:r>
      <w:r w:rsidR="002900AF">
        <w:t>a</w:t>
      </w:r>
      <w:r w:rsidR="003C7E29">
        <w:t>ls with the uncertainty and produces posterior distributions</w:t>
      </w:r>
      <w:r w:rsidR="002900AF">
        <w:t>.</w:t>
      </w:r>
      <w:r w:rsidR="003B79D5">
        <w:t xml:space="preserve"> Hence</w:t>
      </w:r>
      <w:r w:rsidR="0005724F">
        <w:t>, the</w:t>
      </w:r>
      <w:r w:rsidR="00D3314A">
        <w:t xml:space="preserve"> full</w:t>
      </w:r>
      <w:r w:rsidR="0005724F">
        <w:t xml:space="preserve"> </w:t>
      </w:r>
      <w:r w:rsidR="00B84CEB">
        <w:t xml:space="preserve">set </w:t>
      </w:r>
      <w:r w:rsidR="0005724F">
        <w:t>u</w:t>
      </w:r>
      <w:r w:rsidR="00A06887">
        <w:t>ncertain</w:t>
      </w:r>
      <w:r w:rsidR="0005724F">
        <w:t xml:space="preserve"> parameters </w:t>
      </w:r>
      <m:oMath>
        <m:r>
          <m:rPr>
            <m:sty m:val="bi"/>
          </m:rPr>
          <w:rPr>
            <w:rFonts w:ascii="Cambria Math" w:hAnsi="Cambria Math"/>
          </w:rPr>
          <m:t>θ</m:t>
        </m:r>
      </m:oMath>
      <w:r w:rsidR="0005724F">
        <w:t xml:space="preserve"> include</w:t>
      </w:r>
      <w:r w:rsidR="00A06887">
        <w:t xml:space="preserve"> the</w:t>
      </w:r>
      <w:r w:rsidR="0005724F">
        <w:t xml:space="preserve"> </w:t>
      </w:r>
      <w:r w:rsidR="00130B3C">
        <w:t xml:space="preserve">input </w:t>
      </w:r>
      <w:r w:rsidR="0005724F">
        <w:t xml:space="preserve">parameters </w:t>
      </w:r>
      <m:oMath>
        <m:r>
          <m:rPr>
            <m:sty m:val="bi"/>
          </m:rPr>
          <w:rPr>
            <w:rFonts w:ascii="Cambria Math" w:hAnsi="Cambria Math"/>
          </w:rPr>
          <m:t>τ</m:t>
        </m:r>
      </m:oMath>
      <w:r w:rsidR="0005724F">
        <w:t xml:space="preserve"> from the FE model, </w:t>
      </w:r>
      <w:r w:rsidR="00AE7D7C">
        <w:t>the p</w:t>
      </w:r>
      <w:r w:rsidR="00AE7D7C" w:rsidRPr="00AE7D7C">
        <w:t>arameters</w:t>
      </w:r>
      <w:r w:rsidR="0005724F" w:rsidRPr="00AE7D7C">
        <w:t xml:space="preserve"> </w:t>
      </w:r>
      <m:oMath>
        <m:sSub>
          <m:sSubPr>
            <m:ctrlPr>
              <w:rPr>
                <w:rFonts w:ascii="Cambria Math" w:hAnsi="Cambria Math"/>
              </w:rPr>
            </m:ctrlPr>
          </m:sSubPr>
          <m:e>
            <m:r>
              <m:rPr>
                <m:sty m:val="bi"/>
              </m:rPr>
              <w:rPr>
                <w:rFonts w:ascii="Cambria Math" w:hAnsi="Cambria Math"/>
              </w:rPr>
              <m:t>h</m:t>
            </m:r>
          </m:e>
          <m:sub>
            <m:r>
              <m:rPr>
                <m:sty m:val="bi"/>
              </m:rPr>
              <w:rPr>
                <w:rFonts w:ascii="Cambria Math" w:hAnsi="Cambria Math"/>
              </w:rPr>
              <m:t>η</m:t>
            </m:r>
          </m:sub>
        </m:sSub>
        <m: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σ</m:t>
                </m:r>
              </m:e>
              <m:sub>
                <m:r>
                  <w:rPr>
                    <w:rFonts w:ascii="Cambria Math" w:hAnsi="Cambria Math"/>
                  </w:rPr>
                  <m:t>η</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η,*</m:t>
                </m:r>
              </m:sub>
            </m:sSub>
          </m:e>
        </m:d>
      </m:oMath>
      <w:r w:rsidR="002E2667" w:rsidRPr="00AE7D7C">
        <w:t xml:space="preserve"> from the GP</w:t>
      </w:r>
      <w:r w:rsidR="00D3314A" w:rsidRPr="00AE7D7C">
        <w:t xml:space="preserve"> prior</w:t>
      </w:r>
      <w:r w:rsidR="002E2667" w:rsidRPr="00AE7D7C">
        <w:t xml:space="preserve"> </w:t>
      </w:r>
      <w:r w:rsidR="00B41595" w:rsidRPr="00AE7D7C">
        <w:t xml:space="preserve">and </w:t>
      </w:r>
      <w:r w:rsidR="00D3314A" w:rsidRPr="00AE7D7C">
        <w:t xml:space="preserve">the </w:t>
      </w:r>
      <w:r w:rsidR="00B41595" w:rsidRPr="00AE7D7C">
        <w:t xml:space="preserve">parameter </w:t>
      </w:r>
      <m:oMath>
        <m:sSub>
          <m:sSubPr>
            <m:ctrlPr>
              <w:rPr>
                <w:rFonts w:ascii="Cambria Math" w:hAnsi="Cambria Math"/>
              </w:rPr>
            </m:ctrlPr>
          </m:sSubPr>
          <m:e>
            <m:r>
              <w:rPr>
                <w:rFonts w:ascii="Cambria Math" w:hAnsi="Cambria Math"/>
              </w:rPr>
              <m:t>σ</m:t>
            </m:r>
          </m:e>
          <m:sub>
            <m:r>
              <w:rPr>
                <w:rFonts w:ascii="Cambria Math" w:hAnsi="Cambria Math"/>
              </w:rPr>
              <m:t>ε</m:t>
            </m:r>
          </m:sub>
        </m:sSub>
      </m:oMath>
      <w:r w:rsidR="00B41595" w:rsidRPr="00AE7D7C">
        <w:t xml:space="preserve"> from the </w:t>
      </w:r>
      <w:r w:rsidR="00247E39" w:rsidRPr="00AE7D7C">
        <w:t>residual</w:t>
      </w:r>
      <w:r w:rsidR="00B41595" w:rsidRPr="00AE7D7C">
        <w:t xml:space="preserve"> error, </w:t>
      </w:r>
      <w:r w:rsidR="00456C52" w:rsidRPr="00AE7D7C">
        <w:t>so that</w:t>
      </w:r>
      <w:r w:rsidR="006D5420">
        <w:t xml:space="preserve"> the full set of uncertain parameters can be represented as</w:t>
      </w:r>
      <w:r w:rsidR="00456C52" w:rsidRPr="00AE7D7C">
        <w:t xml:space="preserve"> </w:t>
      </w:r>
      <m:oMath>
        <m:r>
          <m:rPr>
            <m:sty m:val="bi"/>
          </m:rPr>
          <w:rPr>
            <w:rFonts w:ascii="Cambria Math" w:hAnsi="Cambria Math"/>
          </w:rPr>
          <m:t>θ</m:t>
        </m:r>
        <m:r>
          <w:rPr>
            <w:rFonts w:ascii="Cambria Math" w:hAnsi="Cambria Math"/>
          </w:rPr>
          <m:t>=(</m:t>
        </m:r>
        <m:r>
          <m:rPr>
            <m:sty m:val="bi"/>
          </m:rPr>
          <w:rPr>
            <w:rFonts w:ascii="Cambria Math" w:hAnsi="Cambria Math"/>
          </w:rPr>
          <m:t>τ</m:t>
        </m:r>
        <m: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η</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ε</m:t>
            </m:r>
          </m:sub>
        </m:sSub>
        <m:r>
          <w:rPr>
            <w:rFonts w:ascii="Cambria Math" w:hAnsi="Cambria Math"/>
          </w:rPr>
          <m:t>)</m:t>
        </m:r>
      </m:oMath>
      <w:r w:rsidR="00C66907" w:rsidRPr="00AE7D7C">
        <w:t xml:space="preserve">. </w:t>
      </w:r>
    </w:p>
    <w:p w14:paraId="08EA50A9" w14:textId="5CD053BE" w:rsidR="002243DD" w:rsidRDefault="0092460C" w:rsidP="00263E45">
      <w:r w:rsidRPr="00AE7D7C">
        <w:t xml:space="preserve">The </w:t>
      </w:r>
      <w:r w:rsidR="00CB588C" w:rsidRPr="00AE7D7C">
        <w:t xml:space="preserve">data </w:t>
      </w:r>
      <w:r w:rsidR="00BD1BB7">
        <w:t xml:space="preserve">yet </w:t>
      </w:r>
      <w:r w:rsidR="00CB588C" w:rsidRPr="00AE7D7C">
        <w:t xml:space="preserve">to be used in the Bayesian process are the </w:t>
      </w:r>
      <w:r w:rsidR="001C5576" w:rsidRPr="00AE7D7C">
        <w:t xml:space="preserve">experimental </w:t>
      </w:r>
      <w:r w:rsidR="00CB588C" w:rsidRPr="00AE7D7C">
        <w:t xml:space="preserve">load-extension curves </w:t>
      </w:r>
      <w:r w:rsidR="00CB588C">
        <w:t>denoted by</w:t>
      </w:r>
      <w:r w:rsidR="001C5576">
        <w:t xml:space="preserve"> </w:t>
      </w:r>
      <m:oMath>
        <m:r>
          <m:rPr>
            <m:sty m:val="bi"/>
          </m:rPr>
          <w:rPr>
            <w:rFonts w:ascii="Cambria Math" w:hAnsi="Cambria Math"/>
          </w:rPr>
          <m:t>y</m:t>
        </m:r>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e>
                </m:d>
                <m:r>
                  <w:rPr>
                    <w:rFonts w:ascii="Cambria Math" w:hAnsi="Cambria Math"/>
                  </w:rPr>
                  <m:t>,</m:t>
                </m:r>
                <m:r>
                  <m:rPr>
                    <m:lit/>
                  </m:rPr>
                  <w:rPr>
                    <w:rFonts w:ascii="Cambria Math" w:hAnsi="Cambria Math"/>
                  </w:rPr>
                  <m:t>…</m:t>
                </m:r>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e>
                </m:d>
              </m:e>
            </m:d>
          </m:e>
          <m:sup>
            <m:r>
              <w:rPr>
                <w:rFonts w:ascii="Cambria Math" w:hAnsi="Cambria Math"/>
              </w:rPr>
              <m:t>T</m:t>
            </m:r>
          </m:sup>
        </m:sSup>
      </m:oMath>
      <w:r w:rsidR="001C5576">
        <w:t xml:space="preserve"> and the </w:t>
      </w:r>
      <w:r w:rsidR="00112CA7">
        <w:t>FE model runs denoted by</w:t>
      </w:r>
      <w:r w:rsidR="008C418D">
        <w:t xml:space="preserve"> </w:t>
      </w:r>
      <m:oMath>
        <m:sSup>
          <m:sSupPr>
            <m:ctrlPr>
              <w:rPr>
                <w:rFonts w:ascii="Cambria Math" w:hAnsi="Cambria Math"/>
                <w:i/>
              </w:rPr>
            </m:ctrlPr>
          </m:sSupPr>
          <m:e>
            <m:r>
              <m:rPr>
                <m:sty m:val="bi"/>
              </m:rPr>
              <w:rPr>
                <w:rFonts w:ascii="Cambria Math" w:hAnsi="Cambria Math"/>
              </w:rPr>
              <m:t>η</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η</m:t>
                </m:r>
                <m:d>
                  <m:dPr>
                    <m:ctrlPr>
                      <w:rPr>
                        <w:rFonts w:ascii="Cambria Math" w:hAnsi="Cambria Math"/>
                        <w:i/>
                      </w:rPr>
                    </m:ctrlPr>
                  </m:dPr>
                  <m:e>
                    <m:sSubSup>
                      <m:sSubSupPr>
                        <m:ctrlPr>
                          <w:rPr>
                            <w:rFonts w:ascii="Cambria Math" w:eastAsia="DengXian" w:hAnsi="Cambria Math"/>
                            <w:i/>
                          </w:rPr>
                        </m:ctrlPr>
                      </m:sSubSupPr>
                      <m:e>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m:t>
                            </m:r>
                          </m:sup>
                        </m:sSubSup>
                        <m:r>
                          <w:rPr>
                            <w:rFonts w:ascii="Cambria Math" w:hAnsi="Cambria Math"/>
                          </w:rPr>
                          <m:t>,α</m:t>
                        </m:r>
                      </m:e>
                      <m:sub>
                        <m:r>
                          <w:rPr>
                            <w:rFonts w:ascii="Cambria Math" w:eastAsia="DengXian" w:hAnsi="Cambria Math"/>
                          </w:rPr>
                          <m:t>1</m:t>
                        </m:r>
                      </m:sub>
                      <m:sup>
                        <m:r>
                          <w:rPr>
                            <w:rFonts w:ascii="Cambria Math" w:eastAsia="DengXian"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m:t>
                        </m:r>
                      </m:sup>
                    </m:sSubSup>
                  </m:e>
                </m:d>
                <m:r>
                  <w:rPr>
                    <w:rFonts w:ascii="Cambria Math" w:hAnsi="Cambria Math"/>
                  </w:rPr>
                  <m:t>,…,η</m:t>
                </m:r>
                <m:d>
                  <m:dPr>
                    <m:ctrlPr>
                      <w:rPr>
                        <w:rFonts w:ascii="Cambria Math" w:hAnsi="Cambria Math"/>
                        <w:i/>
                      </w:rPr>
                    </m:ctrlPr>
                  </m:dPr>
                  <m:e>
                    <m:sSubSup>
                      <m:sSubSupPr>
                        <m:ctrlPr>
                          <w:rPr>
                            <w:rFonts w:ascii="Cambria Math" w:eastAsia="DengXian" w:hAnsi="Cambria Math"/>
                            <w:i/>
                          </w:rPr>
                        </m:ctrlPr>
                      </m:sSubSupPr>
                      <m:e>
                        <m:sSubSup>
                          <m:sSubSupPr>
                            <m:ctrlPr>
                              <w:rPr>
                                <w:rFonts w:ascii="Cambria Math" w:hAnsi="Cambria Math"/>
                                <w:i/>
                              </w:rPr>
                            </m:ctrlPr>
                          </m:sSubSupPr>
                          <m:e>
                            <m:r>
                              <w:rPr>
                                <w:rFonts w:ascii="Cambria Math" w:hAnsi="Cambria Math"/>
                              </w:rPr>
                              <m:t>P</m:t>
                            </m:r>
                          </m:e>
                          <m:sub>
                            <m:r>
                              <w:rPr>
                                <w:rFonts w:ascii="Cambria Math" w:hAnsi="Cambria Math"/>
                              </w:rPr>
                              <m:t>m</m:t>
                            </m:r>
                          </m:sub>
                          <m:sup>
                            <m:r>
                              <w:rPr>
                                <w:rFonts w:ascii="Cambria Math" w:hAnsi="Cambria Math"/>
                              </w:rPr>
                              <m:t>*</m:t>
                            </m:r>
                          </m:sup>
                        </m:sSubSup>
                        <m:r>
                          <w:rPr>
                            <w:rFonts w:ascii="Cambria Math" w:hAnsi="Cambria Math"/>
                          </w:rPr>
                          <m:t>,α</m:t>
                        </m:r>
                      </m:e>
                      <m:sub>
                        <m:r>
                          <w:rPr>
                            <w:rFonts w:ascii="Cambria Math" w:eastAsia="DengXian" w:hAnsi="Cambria Math"/>
                          </w:rPr>
                          <m:t>m</m:t>
                        </m:r>
                      </m:sub>
                      <m:sup>
                        <m:r>
                          <w:rPr>
                            <w:rFonts w:ascii="Cambria Math" w:eastAsia="DengXian"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e>
                </m:d>
              </m:e>
            </m:d>
          </m:e>
          <m:sup>
            <m:r>
              <w:rPr>
                <w:rFonts w:ascii="Cambria Math" w:hAnsi="Cambria Math"/>
              </w:rPr>
              <m:t>T</m:t>
            </m:r>
          </m:sup>
        </m:sSup>
      </m:oMath>
      <w:r w:rsidR="00420320">
        <w:t>.</w:t>
      </w:r>
      <w:r w:rsidR="003C4DFD">
        <w:t xml:space="preserve"> </w:t>
      </w:r>
      <w:r w:rsidR="00BD1BB7">
        <w:t xml:space="preserve">These are accommodated </w:t>
      </w:r>
      <w:r w:rsidR="00860A31">
        <w:t>in an</w:t>
      </w:r>
      <w:r w:rsidR="00F87459">
        <w:t xml:space="preserve"> </w:t>
      </w:r>
      <m:oMath>
        <m:r>
          <w:rPr>
            <w:rFonts w:ascii="Cambria Math" w:hAnsi="Cambria Math"/>
          </w:rPr>
          <m:t>n+m</m:t>
        </m:r>
      </m:oMath>
      <w:r w:rsidR="00583A35">
        <w:t xml:space="preserve">-vector </w:t>
      </w:r>
      <m:oMath>
        <m:r>
          <m:rPr>
            <m:sty m:val="bi"/>
          </m:rPr>
          <w:rPr>
            <w:rFonts w:ascii="Cambria Math" w:hAnsi="Cambria Math"/>
          </w:rPr>
          <m:t>z</m:t>
        </m:r>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bi"/>
                      </m:rPr>
                      <w:rPr>
                        <w:rFonts w:ascii="Cambria Math" w:hAnsi="Cambria Math"/>
                      </w:rPr>
                      <m:t>y</m:t>
                    </m:r>
                  </m:e>
                  <m:sup>
                    <m:r>
                      <w:rPr>
                        <w:rFonts w:ascii="Cambria Math" w:hAnsi="Cambria Math"/>
                      </w:rPr>
                      <m:t>T</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m:rPr>
                            <m:sty m:val="bi"/>
                          </m:rPr>
                          <w:rPr>
                            <w:rFonts w:ascii="Cambria Math" w:hAnsi="Cambria Math"/>
                          </w:rPr>
                          <m:t>η</m:t>
                        </m:r>
                      </m:e>
                      <m:sup>
                        <m:r>
                          <w:rPr>
                            <w:rFonts w:ascii="Cambria Math" w:hAnsi="Cambria Math"/>
                          </w:rPr>
                          <m:t>*</m:t>
                        </m:r>
                      </m:sup>
                    </m:sSup>
                  </m:e>
                  <m:sup>
                    <m:r>
                      <w:rPr>
                        <w:rFonts w:ascii="Cambria Math" w:hAnsi="Cambria Math"/>
                      </w:rPr>
                      <m:t>T</m:t>
                    </m:r>
                  </m:sup>
                </m:sSup>
              </m:e>
            </m:d>
          </m:e>
          <m:sup>
            <m:r>
              <w:rPr>
                <w:rFonts w:ascii="Cambria Math" w:hAnsi="Cambria Math"/>
              </w:rPr>
              <m:t>T</m:t>
            </m:r>
          </m:sup>
        </m:sSup>
      </m:oMath>
      <w:r w:rsidR="004579C3">
        <w:t xml:space="preserve"> </w:t>
      </w:r>
      <w:r w:rsidR="004579C3" w:rsidRPr="004579C3">
        <w:t xml:space="preserve">with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r>
          <m:rPr>
            <m:sty m:val="bi"/>
          </m:rPr>
          <w:rPr>
            <w:rFonts w:ascii="Cambria Math" w:hAnsi="Cambria Math"/>
          </w:rPr>
          <m:t>τ</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m:t>
        </m:r>
        <m:r>
          <m:rPr>
            <m:sty m:val="bi"/>
          </m:rPr>
          <w:rPr>
            <w:rFonts w:ascii="Cambria Math" w:hAnsi="Cambria Math"/>
          </w:rPr>
          <m:t>τ</m:t>
        </m:r>
        <m:r>
          <w:rPr>
            <w:rFonts w:ascii="Cambria Math" w:hAnsi="Cambria Math"/>
          </w:rPr>
          <m:t>)</m:t>
        </m:r>
      </m:oMath>
      <w:r w:rsidR="004579C3">
        <w:t xml:space="preserve"> </w:t>
      </w:r>
      <w:r w:rsidR="00F0789A">
        <w:t>corresponding to</w:t>
      </w:r>
      <w:r w:rsidR="004579C3">
        <w:t xml:space="preserve"> the first </w:t>
      </w:r>
      <m:oMath>
        <m:r>
          <w:rPr>
            <w:rFonts w:ascii="Cambria Math" w:hAnsi="Cambria Math"/>
          </w:rPr>
          <m:t>n</m:t>
        </m:r>
      </m:oMath>
      <w:r w:rsidR="004579C3">
        <w:t xml:space="preserve"> components and </w:t>
      </w:r>
      <m:oMath>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t</m:t>
                </m:r>
              </m:e>
              <m:sub>
                <m:r>
                  <w:rPr>
                    <w:rFonts w:ascii="Cambria Math" w:hAnsi="Cambria Math"/>
                  </w:rPr>
                  <m:t>1</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m</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m</m:t>
            </m:r>
          </m:sub>
          <m:sup>
            <m:r>
              <w:rPr>
                <w:rFonts w:ascii="Cambria Math" w:hAnsi="Cambria Math"/>
              </w:rPr>
              <m: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t</m:t>
            </m:r>
          </m:e>
          <m:sub>
            <m:r>
              <w:rPr>
                <w:rFonts w:ascii="Cambria Math" w:hAnsi="Cambria Math"/>
              </w:rPr>
              <m:t>m</m:t>
            </m:r>
          </m:sub>
          <m:sup>
            <m:r>
              <w:rPr>
                <w:rFonts w:ascii="Cambria Math" w:hAnsi="Cambria Math"/>
              </w:rPr>
              <m:t>*</m:t>
            </m:r>
          </m:sup>
        </m:sSubSup>
        <m:r>
          <w:rPr>
            <w:rFonts w:ascii="Cambria Math" w:hAnsi="Cambria Math"/>
          </w:rPr>
          <m:t>)</m:t>
        </m:r>
      </m:oMath>
      <w:r w:rsidR="007E771D">
        <w:t xml:space="preserve"> </w:t>
      </w:r>
      <w:r w:rsidR="00F0789A">
        <w:t>corresponding to</w:t>
      </w:r>
      <w:r w:rsidR="007E771D">
        <w:t xml:space="preserve"> the last </w:t>
      </w:r>
      <m:oMath>
        <m:r>
          <w:rPr>
            <w:rFonts w:ascii="Cambria Math" w:hAnsi="Cambria Math"/>
          </w:rPr>
          <m:t>m</m:t>
        </m:r>
      </m:oMath>
      <w:r w:rsidR="007E771D">
        <w:t xml:space="preserve"> components. </w:t>
      </w:r>
      <w:r w:rsidR="00334D29">
        <w:t>Based on the GP</w:t>
      </w:r>
      <w:r w:rsidR="00860A31">
        <w:t xml:space="preserve"> prior</w:t>
      </w:r>
      <w:r w:rsidR="00334D29">
        <w:t>, t</w:t>
      </w:r>
      <w:r w:rsidR="004B2F8E">
        <w:t>he likelihood connecting the</w:t>
      </w:r>
      <w:r w:rsidR="00515B1B">
        <w:t xml:space="preserve"> </w:t>
      </w:r>
      <w:r w:rsidR="00150CBD">
        <w:t>full</w:t>
      </w:r>
      <w:r w:rsidR="004B2F8E">
        <w:t xml:space="preserve"> data </w:t>
      </w:r>
      <m:oMath>
        <m:r>
          <m:rPr>
            <m:sty m:val="bi"/>
          </m:rPr>
          <w:rPr>
            <w:rFonts w:ascii="Cambria Math" w:hAnsi="Cambria Math"/>
          </w:rPr>
          <m:t>z</m:t>
        </m:r>
      </m:oMath>
      <w:r w:rsidR="004B2F8E">
        <w:t xml:space="preserve"> and the </w:t>
      </w:r>
      <w:r w:rsidR="00756531">
        <w:t xml:space="preserve">uncertain </w:t>
      </w:r>
      <w:r w:rsidR="004B2F8E">
        <w:t xml:space="preserve">parameters </w:t>
      </w:r>
      <m:oMath>
        <m:r>
          <m:rPr>
            <m:sty m:val="bi"/>
          </m:rPr>
          <w:rPr>
            <w:rFonts w:ascii="Cambria Math" w:hAnsi="Cambria Math"/>
          </w:rPr>
          <m:t>θ</m:t>
        </m:r>
      </m:oMath>
      <w:r w:rsidR="004B2F8E">
        <w:t xml:space="preserve"> can be represented as </w:t>
      </w:r>
      <w:r w:rsidR="00F0789A">
        <w:fldChar w:fldCharType="begin"/>
      </w:r>
      <w:r w:rsidR="00DD5A61">
        <w:instrText xml:space="preserve"> ADDIN EN.CITE &lt;EndNote&gt;&lt;Cite&gt;&lt;Author&gt;Higdon&lt;/Author&gt;&lt;Year&gt;2004&lt;/Year&gt;&lt;RecNum&gt;16&lt;/RecNum&gt;&lt;DisplayText&gt;[16]&lt;/DisplayText&gt;&lt;record&gt;&lt;rec-number&gt;16&lt;/rec-number&gt;&lt;foreign-keys&gt;&lt;key app="EN" db-id="ex50s9f2oazte6ed2zmxxx53tsxtfeaftxv2" timestamp="1724425770"&gt;16&lt;/key&gt;&lt;/foreign-keys&gt;&lt;ref-type name="Journal Article"&gt;17&lt;/ref-type&gt;&lt;contributors&gt;&lt;authors&gt;&lt;author&gt;Dave Higdon&lt;/author&gt;&lt;author&gt;Marc Kennedy&lt;/author&gt;&lt;author&gt;James C. Cavendish&lt;/author&gt;&lt;author&gt;John A. Cafeo&lt;/author&gt;&lt;author&gt;Robert D. Ryne&lt;/author&gt;&lt;/authors&gt;&lt;/contributors&gt;&lt;titles&gt;&lt;title&gt;Combining field data and computer simulations for calibration and prediction&lt;/title&gt;&lt;secondary-title&gt;SIAM Journal on Scientific Computing&lt;/secondary-title&gt;&lt;/titles&gt;&lt;periodical&gt;&lt;full-title&gt;SIAM Journal on Scientific Computing&lt;/full-title&gt;&lt;/periodical&gt;&lt;pages&gt;448-466&lt;/pages&gt;&lt;volume&gt;26&lt;/volume&gt;&lt;number&gt;2&lt;/number&gt;&lt;keywords&gt;&lt;keyword&gt;60G15,62F15,62M30,62P30,62P35,calibration,computer experiments,predictability,uncertainty quantification,Gaussian process,model validation,simulator science&lt;/keyword&gt;&lt;/keywords&gt;&lt;dates&gt;&lt;year&gt;2004&lt;/year&gt;&lt;/dates&gt;&lt;urls&gt;&lt;related-urls&gt;&lt;url&gt;https://epubs.siam.org/doi/abs/10.1137/S1064827503426693&lt;/url&gt;&lt;/related-urls&gt;&lt;/urls&gt;&lt;electronic-resource-num&gt;10.1137/s1064827503426693&lt;/electronic-resource-num&gt;&lt;/record&gt;&lt;/Cite&gt;&lt;/EndNote&gt;</w:instrText>
      </w:r>
      <w:r w:rsidR="00F0789A">
        <w:fldChar w:fldCharType="separate"/>
      </w:r>
      <w:r w:rsidR="002B12E2">
        <w:rPr>
          <w:noProof/>
        </w:rPr>
        <w:t>[</w:t>
      </w:r>
      <w:hyperlink w:anchor="_ENREF_16" w:tooltip="Higdon, 2004 #16" w:history="1">
        <w:r w:rsidR="009D5636" w:rsidRPr="009D5636">
          <w:rPr>
            <w:rStyle w:val="Hyperlink"/>
          </w:rPr>
          <w:t>16</w:t>
        </w:r>
      </w:hyperlink>
      <w:r w:rsidR="002B12E2">
        <w:rPr>
          <w:noProof/>
        </w:rPr>
        <w:t>]</w:t>
      </w:r>
      <w:r w:rsidR="00F0789A">
        <w:fldChar w:fldCharType="end"/>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0"/>
        <w:gridCol w:w="541"/>
      </w:tblGrid>
      <w:tr w:rsidR="004B2F8E" w14:paraId="0347AE18" w14:textId="77777777" w:rsidTr="009629A7">
        <w:trPr>
          <w:trHeight w:val="626"/>
        </w:trPr>
        <w:tc>
          <w:tcPr>
            <w:tcW w:w="8490" w:type="dxa"/>
            <w:vAlign w:val="center"/>
          </w:tcPr>
          <w:p w14:paraId="28107F3A" w14:textId="6A986831" w:rsidR="00474E31" w:rsidRPr="004B2ED7" w:rsidRDefault="00BD42BB" w:rsidP="00F06664">
            <w:pPr>
              <w:tabs>
                <w:tab w:val="center" w:pos="4111"/>
                <w:tab w:val="left" w:pos="9026"/>
              </w:tabs>
              <w:rPr>
                <w:rFonts w:eastAsia="DengXian"/>
              </w:rPr>
            </w:pPr>
            <m:oMathPara>
              <m:oMathParaPr>
                <m:jc m:val="center"/>
              </m:oMathParaPr>
              <m:oMath>
                <m:r>
                  <w:rPr>
                    <w:rFonts w:ascii="Cambria Math" w:eastAsia="DengXian" w:hAnsi="Cambria Math"/>
                  </w:rPr>
                  <m:t>p</m:t>
                </m:r>
                <m:d>
                  <m:dPr>
                    <m:ctrlPr>
                      <w:rPr>
                        <w:rFonts w:ascii="Cambria Math" w:eastAsia="DengXian" w:hAnsi="Cambria Math"/>
                        <w:i/>
                      </w:rPr>
                    </m:ctrlPr>
                  </m:dPr>
                  <m:e>
                    <m:r>
                      <m:rPr>
                        <m:sty m:val="bi"/>
                      </m:rPr>
                      <w:rPr>
                        <w:rFonts w:ascii="Cambria Math" w:eastAsia="DengXian" w:hAnsi="Cambria Math"/>
                      </w:rPr>
                      <m:t>z</m:t>
                    </m:r>
                  </m:e>
                  <m:e>
                    <m:r>
                      <m:rPr>
                        <m:sty m:val="bi"/>
                      </m:rPr>
                      <w:rPr>
                        <w:rFonts w:ascii="Cambria Math" w:eastAsia="DengXian" w:hAnsi="Cambria Math"/>
                      </w:rPr>
                      <m:t>θ</m:t>
                    </m:r>
                  </m:e>
                </m:d>
                <m:r>
                  <w:rPr>
                    <w:rFonts w:ascii="Cambria Math" w:eastAsia="DengXian" w:hAnsi="Cambria Math"/>
                  </w:rPr>
                  <m:t>∝</m:t>
                </m:r>
                <m:sSup>
                  <m:sSupPr>
                    <m:ctrlPr>
                      <w:rPr>
                        <w:rFonts w:ascii="Cambria Math" w:eastAsia="DengXian" w:hAnsi="Cambria Math"/>
                        <w:i/>
                      </w:rPr>
                    </m:ctrlPr>
                  </m:sSupPr>
                  <m:e>
                    <m:d>
                      <m:dPr>
                        <m:begChr m:val="|"/>
                        <m:endChr m:val="|"/>
                        <m:ctrlPr>
                          <w:rPr>
                            <w:rFonts w:ascii="Cambria Math" w:eastAsia="DengXian" w:hAnsi="Cambria Math"/>
                            <w:i/>
                          </w:rPr>
                        </m:ctrlPr>
                      </m:dPr>
                      <m:e>
                        <m:sSub>
                          <m:sSubPr>
                            <m:ctrlPr>
                              <w:rPr>
                                <w:rFonts w:ascii="Cambria Math" w:eastAsia="DengXian" w:hAnsi="Cambria Math"/>
                                <w:i/>
                              </w:rPr>
                            </m:ctrlPr>
                          </m:sSubPr>
                          <m:e>
                            <m:r>
                              <m:rPr>
                                <m:sty m:val="b"/>
                              </m:rPr>
                              <w:rPr>
                                <w:rFonts w:ascii="Cambria Math" w:eastAsia="DengXian" w:hAnsi="Cambria Math"/>
                              </w:rPr>
                              <m:t>Σ</m:t>
                            </m:r>
                            <m:ctrlPr>
                              <w:rPr>
                                <w:rFonts w:ascii="Cambria Math" w:eastAsia="DengXian" w:hAnsi="Cambria Math"/>
                              </w:rPr>
                            </m:ctrlPr>
                          </m:e>
                          <m:sub>
                            <m:r>
                              <m:rPr>
                                <m:sty m:val="bi"/>
                              </m:rPr>
                              <w:rPr>
                                <w:rFonts w:ascii="Cambria Math" w:eastAsia="DengXian" w:hAnsi="Cambria Math"/>
                              </w:rPr>
                              <m:t>z</m:t>
                            </m:r>
                          </m:sub>
                        </m:sSub>
                      </m:e>
                    </m:d>
                  </m:e>
                  <m:sup>
                    <m:r>
                      <w:rPr>
                        <w:rFonts w:ascii="Cambria Math" w:eastAsia="DengXian" w:hAnsi="Cambria Math"/>
                      </w:rPr>
                      <m:t>-</m:t>
                    </m:r>
                    <m:f>
                      <m:fPr>
                        <m:ctrlPr>
                          <w:rPr>
                            <w:rFonts w:ascii="Cambria Math" w:eastAsia="DengXian" w:hAnsi="Cambria Math"/>
                            <w:i/>
                          </w:rPr>
                        </m:ctrlPr>
                      </m:fPr>
                      <m:num>
                        <m:r>
                          <w:rPr>
                            <w:rFonts w:ascii="Cambria Math" w:eastAsia="DengXian" w:hAnsi="Cambria Math"/>
                          </w:rPr>
                          <m:t>1</m:t>
                        </m:r>
                      </m:num>
                      <m:den>
                        <m:r>
                          <w:rPr>
                            <w:rFonts w:ascii="Cambria Math" w:eastAsia="DengXian" w:hAnsi="Cambria Math"/>
                          </w:rPr>
                          <m:t>2</m:t>
                        </m:r>
                      </m:den>
                    </m:f>
                  </m:sup>
                </m:sSup>
                <m:func>
                  <m:funcPr>
                    <m:ctrlPr>
                      <w:rPr>
                        <w:rFonts w:ascii="Cambria Math" w:eastAsia="DengXian" w:hAnsi="Cambria Math"/>
                        <w:i/>
                      </w:rPr>
                    </m:ctrlPr>
                  </m:funcPr>
                  <m:fName>
                    <m:r>
                      <m:rPr>
                        <m:sty m:val="p"/>
                      </m:rPr>
                      <w:rPr>
                        <w:rFonts w:ascii="Cambria Math" w:eastAsia="DengXian" w:hAnsi="Cambria Math"/>
                      </w:rPr>
                      <m:t>exp</m:t>
                    </m:r>
                  </m:fName>
                  <m:e>
                    <m:d>
                      <m:dPr>
                        <m:ctrlPr>
                          <w:rPr>
                            <w:rFonts w:ascii="Cambria Math" w:eastAsia="DengXian" w:hAnsi="Cambria Math"/>
                            <w:i/>
                          </w:rPr>
                        </m:ctrlPr>
                      </m:dPr>
                      <m:e>
                        <m:r>
                          <w:rPr>
                            <w:rFonts w:ascii="Cambria Math" w:eastAsia="DengXian" w:hAnsi="Cambria Math"/>
                          </w:rPr>
                          <m:t>-</m:t>
                        </m:r>
                        <m:f>
                          <m:fPr>
                            <m:ctrlPr>
                              <w:rPr>
                                <w:rFonts w:ascii="Cambria Math" w:eastAsia="DengXian" w:hAnsi="Cambria Math"/>
                                <w:i/>
                              </w:rPr>
                            </m:ctrlPr>
                          </m:fPr>
                          <m:num>
                            <m:r>
                              <w:rPr>
                                <w:rFonts w:ascii="Cambria Math" w:eastAsia="DengXian" w:hAnsi="Cambria Math"/>
                              </w:rPr>
                              <m:t>1</m:t>
                            </m:r>
                          </m:num>
                          <m:den>
                            <m:r>
                              <w:rPr>
                                <w:rFonts w:ascii="Cambria Math" w:eastAsia="DengXian" w:hAnsi="Cambria Math"/>
                              </w:rPr>
                              <m:t>2</m:t>
                            </m:r>
                          </m:den>
                        </m:f>
                        <m:sSup>
                          <m:sSupPr>
                            <m:ctrlPr>
                              <w:rPr>
                                <w:rFonts w:ascii="Cambria Math" w:eastAsia="DengXian" w:hAnsi="Cambria Math"/>
                                <w:i/>
                              </w:rPr>
                            </m:ctrlPr>
                          </m:sSupPr>
                          <m:e>
                            <m:d>
                              <m:dPr>
                                <m:ctrlPr>
                                  <w:rPr>
                                    <w:rFonts w:ascii="Cambria Math" w:eastAsia="DengXian" w:hAnsi="Cambria Math"/>
                                    <w:i/>
                                  </w:rPr>
                                </m:ctrlPr>
                              </m:dPr>
                              <m:e>
                                <m:r>
                                  <m:rPr>
                                    <m:sty m:val="bi"/>
                                  </m:rPr>
                                  <w:rPr>
                                    <w:rFonts w:ascii="Cambria Math" w:eastAsia="DengXian" w:hAnsi="Cambria Math"/>
                                  </w:rPr>
                                  <m:t>z</m:t>
                                </m:r>
                                <m:r>
                                  <w:rPr>
                                    <w:rFonts w:ascii="Cambria Math" w:eastAsia="DengXian" w:hAnsi="Cambria Math"/>
                                  </w:rPr>
                                  <m:t>-</m:t>
                                </m:r>
                                <m:sSub>
                                  <m:sSubPr>
                                    <m:ctrlPr>
                                      <w:rPr>
                                        <w:rFonts w:ascii="Cambria Math" w:eastAsia="DengXian" w:hAnsi="Cambria Math"/>
                                        <w:i/>
                                      </w:rPr>
                                    </m:ctrlPr>
                                  </m:sSubPr>
                                  <m:e>
                                    <m:r>
                                      <m:rPr>
                                        <m:sty m:val="b"/>
                                      </m:rPr>
                                      <w:rPr>
                                        <w:rFonts w:ascii="Cambria Math" w:eastAsia="DengXian" w:hAnsi="Cambria Math"/>
                                      </w:rPr>
                                      <m:t>M</m:t>
                                    </m:r>
                                  </m:e>
                                  <m:sub>
                                    <m:r>
                                      <w:rPr>
                                        <w:rFonts w:ascii="Cambria Math" w:eastAsia="DengXian" w:hAnsi="Cambria Math"/>
                                      </w:rPr>
                                      <m:t>η</m:t>
                                    </m:r>
                                  </m:sub>
                                </m:sSub>
                              </m:e>
                            </m:d>
                          </m:e>
                          <m:sup>
                            <m:r>
                              <w:rPr>
                                <w:rFonts w:ascii="Cambria Math" w:eastAsia="DengXian" w:hAnsi="Cambria Math"/>
                              </w:rPr>
                              <m:t>T</m:t>
                            </m:r>
                          </m:sup>
                        </m:sSup>
                        <m:sSubSup>
                          <m:sSubSupPr>
                            <m:ctrlPr>
                              <w:rPr>
                                <w:rFonts w:ascii="Cambria Math" w:eastAsia="DengXian" w:hAnsi="Cambria Math"/>
                                <w:i/>
                              </w:rPr>
                            </m:ctrlPr>
                          </m:sSubSupPr>
                          <m:e>
                            <m:r>
                              <m:rPr>
                                <m:sty m:val="p"/>
                              </m:rPr>
                              <w:rPr>
                                <w:rFonts w:ascii="Cambria Math" w:eastAsia="DengXian" w:hAnsi="Cambria Math"/>
                              </w:rPr>
                              <m:t>Σ</m:t>
                            </m:r>
                            <m:ctrlPr>
                              <w:rPr>
                                <w:rFonts w:ascii="Cambria Math" w:eastAsia="DengXian" w:hAnsi="Cambria Math"/>
                              </w:rPr>
                            </m:ctrlPr>
                          </m:e>
                          <m:sub>
                            <m:r>
                              <m:rPr>
                                <m:sty m:val="bi"/>
                              </m:rPr>
                              <w:rPr>
                                <w:rFonts w:ascii="Cambria Math" w:eastAsia="DengXian" w:hAnsi="Cambria Math"/>
                              </w:rPr>
                              <m:t>z</m:t>
                            </m:r>
                          </m:sub>
                          <m:sup>
                            <m:r>
                              <w:rPr>
                                <w:rFonts w:ascii="Cambria Math" w:eastAsia="DengXian" w:hAnsi="Cambria Math"/>
                              </w:rPr>
                              <m:t>-1</m:t>
                            </m:r>
                          </m:sup>
                        </m:sSubSup>
                        <m:d>
                          <m:dPr>
                            <m:ctrlPr>
                              <w:rPr>
                                <w:rFonts w:ascii="Cambria Math" w:eastAsia="DengXian" w:hAnsi="Cambria Math"/>
                                <w:i/>
                              </w:rPr>
                            </m:ctrlPr>
                          </m:dPr>
                          <m:e>
                            <m:r>
                              <m:rPr>
                                <m:sty m:val="bi"/>
                              </m:rPr>
                              <w:rPr>
                                <w:rFonts w:ascii="Cambria Math" w:eastAsia="DengXian" w:hAnsi="Cambria Math"/>
                              </w:rPr>
                              <m:t>z</m:t>
                            </m:r>
                            <m:r>
                              <w:rPr>
                                <w:rFonts w:ascii="Cambria Math" w:eastAsia="DengXian" w:hAnsi="Cambria Math"/>
                              </w:rPr>
                              <m:t>-</m:t>
                            </m:r>
                            <m:sSub>
                              <m:sSubPr>
                                <m:ctrlPr>
                                  <w:rPr>
                                    <w:rFonts w:ascii="Cambria Math" w:eastAsia="DengXian" w:hAnsi="Cambria Math"/>
                                    <w:i/>
                                  </w:rPr>
                                </m:ctrlPr>
                              </m:sSubPr>
                              <m:e>
                                <m:r>
                                  <m:rPr>
                                    <m:sty m:val="b"/>
                                  </m:rPr>
                                  <w:rPr>
                                    <w:rFonts w:ascii="Cambria Math" w:eastAsia="DengXian" w:hAnsi="Cambria Math"/>
                                  </w:rPr>
                                  <m:t>M</m:t>
                                </m:r>
                              </m:e>
                              <m:sub>
                                <m:r>
                                  <w:rPr>
                                    <w:rFonts w:ascii="Cambria Math" w:eastAsia="DengXian" w:hAnsi="Cambria Math"/>
                                  </w:rPr>
                                  <m:t>η</m:t>
                                </m:r>
                              </m:sub>
                            </m:sSub>
                          </m:e>
                        </m:d>
                      </m:e>
                    </m:d>
                  </m:e>
                </m:func>
                <m:r>
                  <w:rPr>
                    <w:rFonts w:ascii="Cambria Math" w:eastAsia="DengXian" w:hAnsi="Cambria Math"/>
                  </w:rPr>
                  <m:t>,</m:t>
                </m:r>
                <m:r>
                  <m:rPr>
                    <m:sty m:val="p"/>
                  </m:rPr>
                  <w:rPr>
                    <w:rFonts w:ascii="Cambria Math" w:eastAsia="DengXian" w:hAnsi="Cambria Math"/>
                  </w:rPr>
                  <w:br/>
                </m:r>
              </m:oMath>
              <m:oMath>
                <m:sSub>
                  <m:sSubPr>
                    <m:ctrlPr>
                      <w:rPr>
                        <w:rFonts w:ascii="Cambria Math" w:eastAsia="DengXian" w:hAnsi="Cambria Math"/>
                        <w:i/>
                      </w:rPr>
                    </m:ctrlPr>
                  </m:sSubPr>
                  <m:e>
                    <m:r>
                      <m:rPr>
                        <m:sty m:val="b"/>
                      </m:rPr>
                      <w:rPr>
                        <w:rFonts w:ascii="Cambria Math" w:eastAsia="DengXian" w:hAnsi="Cambria Math"/>
                      </w:rPr>
                      <m:t>Σ</m:t>
                    </m:r>
                    <m:ctrlPr>
                      <w:rPr>
                        <w:rFonts w:ascii="Cambria Math" w:eastAsia="DengXian" w:hAnsi="Cambria Math"/>
                      </w:rPr>
                    </m:ctrlPr>
                  </m:e>
                  <m:sub>
                    <m:r>
                      <m:rPr>
                        <m:sty m:val="bi"/>
                      </m:rPr>
                      <w:rPr>
                        <w:rFonts w:ascii="Cambria Math" w:eastAsia="DengXian" w:hAnsi="Cambria Math"/>
                      </w:rPr>
                      <m:t>z</m:t>
                    </m:r>
                  </m:sub>
                </m:sSub>
                <m:r>
                  <w:rPr>
                    <w:rFonts w:ascii="Cambria Math" w:eastAsia="DengXian" w:hAnsi="Cambria Math"/>
                  </w:rPr>
                  <m:t>=</m:t>
                </m:r>
                <m:sSub>
                  <m:sSubPr>
                    <m:ctrlPr>
                      <w:rPr>
                        <w:rFonts w:ascii="Cambria Math" w:eastAsia="DengXian" w:hAnsi="Cambria Math"/>
                        <w:i/>
                      </w:rPr>
                    </m:ctrlPr>
                  </m:sSubPr>
                  <m:e>
                    <m:r>
                      <m:rPr>
                        <m:sty m:val="b"/>
                      </m:rPr>
                      <w:rPr>
                        <w:rFonts w:ascii="Cambria Math" w:eastAsia="DengXian" w:hAnsi="Cambria Math"/>
                      </w:rPr>
                      <m:t>Σ</m:t>
                    </m:r>
                    <m:ctrlPr>
                      <w:rPr>
                        <w:rFonts w:ascii="Cambria Math" w:eastAsia="DengXian" w:hAnsi="Cambria Math"/>
                      </w:rPr>
                    </m:ctrlPr>
                  </m:e>
                  <m:sub>
                    <m:r>
                      <w:rPr>
                        <w:rFonts w:ascii="Cambria Math" w:eastAsia="DengXian" w:hAnsi="Cambria Math"/>
                      </w:rPr>
                      <m:t>η</m:t>
                    </m:r>
                  </m:sub>
                </m:sSub>
                <m:r>
                  <w:rPr>
                    <w:rFonts w:ascii="Cambria Math" w:eastAsia="DengXian" w:hAnsi="Cambria Math"/>
                  </w:rPr>
                  <m:t>+</m:t>
                </m:r>
                <m:d>
                  <m:dPr>
                    <m:ctrlPr>
                      <w:rPr>
                        <w:rFonts w:ascii="Cambria Math" w:eastAsia="DengXian" w:hAnsi="Cambria Math"/>
                        <w:i/>
                      </w:rPr>
                    </m:ctrlPr>
                  </m:dPr>
                  <m:e>
                    <m:m>
                      <m:mPr>
                        <m:mcs>
                          <m:mc>
                            <m:mcPr>
                              <m:count m:val="2"/>
                              <m:mcJc m:val="center"/>
                            </m:mcPr>
                          </m:mc>
                        </m:mcs>
                        <m:ctrlPr>
                          <w:rPr>
                            <w:rFonts w:ascii="Cambria Math" w:eastAsia="DengXian" w:hAnsi="Cambria Math"/>
                            <w:i/>
                          </w:rPr>
                        </m:ctrlPr>
                      </m:mPr>
                      <m:mr>
                        <m:e>
                          <m:sSub>
                            <m:sSubPr>
                              <m:ctrlPr>
                                <w:rPr>
                                  <w:rFonts w:ascii="Cambria Math" w:eastAsia="DengXian" w:hAnsi="Cambria Math"/>
                                  <w:i/>
                                </w:rPr>
                              </m:ctrlPr>
                            </m:sSubPr>
                            <m:e>
                              <m:r>
                                <m:rPr>
                                  <m:sty m:val="b"/>
                                </m:rPr>
                                <w:rPr>
                                  <w:rFonts w:ascii="Cambria Math" w:eastAsia="DengXian" w:hAnsi="Cambria Math"/>
                                </w:rPr>
                                <m:t>Σ</m:t>
                              </m:r>
                              <m:ctrlPr>
                                <w:rPr>
                                  <w:rFonts w:ascii="Cambria Math" w:eastAsia="DengXian" w:hAnsi="Cambria Math"/>
                                </w:rPr>
                              </m:ctrlPr>
                            </m:e>
                            <m:sub>
                              <m:r>
                                <w:rPr>
                                  <w:rFonts w:ascii="Cambria Math" w:eastAsia="DengXian" w:hAnsi="Cambria Math"/>
                                </w:rPr>
                                <m:t>y</m:t>
                              </m:r>
                            </m:sub>
                          </m:sSub>
                        </m:e>
                        <m:e>
                          <m:r>
                            <w:rPr>
                              <w:rFonts w:ascii="Cambria Math" w:eastAsia="DengXian" w:hAnsi="Cambria Math"/>
                            </w:rPr>
                            <m:t>0</m:t>
                          </m:r>
                        </m:e>
                      </m:mr>
                      <m:mr>
                        <m:e>
                          <m:r>
                            <w:rPr>
                              <w:rFonts w:ascii="Cambria Math" w:eastAsia="DengXian" w:hAnsi="Cambria Math"/>
                            </w:rPr>
                            <m:t>0</m:t>
                          </m:r>
                        </m:e>
                        <m:e>
                          <m:r>
                            <w:rPr>
                              <w:rFonts w:ascii="Cambria Math" w:eastAsia="DengXian" w:hAnsi="Cambria Math"/>
                            </w:rPr>
                            <m:t>0</m:t>
                          </m:r>
                        </m:e>
                      </m:mr>
                    </m:m>
                  </m:e>
                </m:d>
                <m:r>
                  <w:rPr>
                    <w:rFonts w:ascii="Cambria Math" w:eastAsia="DengXian" w:hAnsi="Cambria Math"/>
                  </w:rPr>
                  <m:t>,</m:t>
                </m:r>
              </m:oMath>
            </m:oMathPara>
          </w:p>
        </w:tc>
        <w:tc>
          <w:tcPr>
            <w:tcW w:w="541" w:type="dxa"/>
            <w:vAlign w:val="center"/>
          </w:tcPr>
          <w:p w14:paraId="1BED8D05" w14:textId="77777777" w:rsidR="004B2F8E" w:rsidRDefault="004B2F8E" w:rsidP="004B2F8E">
            <w:pPr>
              <w:pStyle w:val="ListParagraph"/>
              <w:numPr>
                <w:ilvl w:val="0"/>
                <w:numId w:val="9"/>
              </w:numPr>
              <w:jc w:val="right"/>
            </w:pPr>
            <w:bookmarkStart w:id="232" w:name="_Ref151991058"/>
            <w:r>
              <w:t xml:space="preserve"> </w:t>
            </w:r>
            <w:bookmarkEnd w:id="232"/>
          </w:p>
        </w:tc>
      </w:tr>
    </w:tbl>
    <w:p w14:paraId="566F6C1D" w14:textId="73C64E67" w:rsidR="004B2F8E" w:rsidRDefault="003A358A" w:rsidP="003A358A">
      <w:r>
        <w:t>where</w:t>
      </w:r>
      <m:oMath>
        <m:sSub>
          <m:sSubPr>
            <m:ctrlPr>
              <w:rPr>
                <w:rFonts w:ascii="Cambria Math" w:eastAsia="DengXian" w:hAnsi="Cambria Math"/>
                <w:i/>
              </w:rPr>
            </m:ctrlPr>
          </m:sSubPr>
          <m:e>
            <m:r>
              <m:rPr>
                <m:sty m:val="b"/>
              </m:rPr>
              <w:rPr>
                <w:rFonts w:ascii="Cambria Math" w:eastAsia="DengXian" w:hAnsi="Cambria Math"/>
              </w:rPr>
              <m:t>Σ</m:t>
            </m:r>
            <m:ctrlPr>
              <w:rPr>
                <w:rFonts w:ascii="Cambria Math" w:eastAsia="DengXian" w:hAnsi="Cambria Math"/>
              </w:rPr>
            </m:ctrlPr>
          </m:e>
          <m:sub>
            <m:r>
              <w:rPr>
                <w:rFonts w:ascii="Cambria Math" w:eastAsia="DengXian" w:hAnsi="Cambria Math"/>
              </w:rPr>
              <m:t>η</m:t>
            </m:r>
          </m:sub>
        </m:sSub>
      </m:oMath>
      <w:r w:rsidR="003B7F03">
        <w:t xml:space="preserve"> is the covariance matrix</w:t>
      </w:r>
      <w:r w:rsidR="00800F58">
        <w:t xml:space="preserve"> </w:t>
      </w:r>
      <w:r w:rsidR="00800F58" w:rsidRPr="00800F58">
        <w:t xml:space="preserve">obtained by applying </w:t>
      </w:r>
      <w:r w:rsidR="009A25F9">
        <w:t xml:space="preserve">Equation </w:t>
      </w:r>
      <w:r w:rsidR="00244FC4">
        <w:fldChar w:fldCharType="begin"/>
      </w:r>
      <w:r w:rsidR="00244FC4">
        <w:instrText xml:space="preserve"> REF _Ref133935867 \r \h </w:instrText>
      </w:r>
      <w:r w:rsidR="00244FC4">
        <w:fldChar w:fldCharType="separate"/>
      </w:r>
      <w:r w:rsidR="003A15B7">
        <w:t>(6)</w:t>
      </w:r>
      <w:r w:rsidR="00244FC4">
        <w:fldChar w:fldCharType="end"/>
      </w:r>
      <w:r w:rsidR="00244FC4">
        <w:t xml:space="preserve"> to </w:t>
      </w:r>
      <w:r w:rsidR="00304F48" w:rsidRPr="00304F48">
        <w:t xml:space="preserve">each pair of the </w:t>
      </w:r>
      <m:oMath>
        <m:r>
          <w:rPr>
            <w:rFonts w:ascii="Cambria Math" w:hAnsi="Cambria Math"/>
          </w:rPr>
          <m:t>n+m</m:t>
        </m:r>
      </m:oMath>
      <w:r w:rsidR="00304F48" w:rsidRPr="00304F48">
        <w:t xml:space="preserve"> values</w:t>
      </w:r>
      <w:r w:rsidR="00264B29">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r>
              <m:rPr>
                <m:sty m:val="bi"/>
              </m:rPr>
              <w:rPr>
                <w:rFonts w:ascii="Cambria Math" w:hAnsi="Cambria Math"/>
              </w:rPr>
              <m:t>τ</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r>
              <w:rPr>
                <w:rFonts w:ascii="Cambria Math" w:hAnsi="Cambria Math"/>
              </w:rPr>
              <m:t>,</m:t>
            </m:r>
            <m:r>
              <m:rPr>
                <m:sty m:val="bi"/>
              </m:rPr>
              <w:rPr>
                <w:rFonts w:ascii="Cambria Math" w:hAnsi="Cambria Math"/>
              </w:rPr>
              <m:t>τ</m:t>
            </m:r>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m</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m</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r>
          <w:rPr>
            <w:rFonts w:ascii="Cambria Math" w:hAnsi="Cambria Math"/>
          </w:rPr>
          <m:t>)</m:t>
        </m:r>
      </m:oMath>
      <w:r w:rsidR="003B7F03">
        <w:t>,</w:t>
      </w:r>
      <w:r w:rsidR="00C4793C">
        <w:t xml:space="preserv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sSubSup>
          <m:sSubSupPr>
            <m:ctrlPr>
              <w:rPr>
                <w:rFonts w:ascii="Cambria Math" w:hAnsi="Cambria Math"/>
                <w:i/>
              </w:rPr>
            </m:ctrlPr>
          </m:sSubSupPr>
          <m:e>
            <m:r>
              <w:rPr>
                <w:rFonts w:ascii="Cambria Math" w:hAnsi="Cambria Math"/>
              </w:rPr>
              <m:t>σ</m:t>
            </m:r>
          </m:e>
          <m:sub>
            <m:r>
              <w:rPr>
                <w:rFonts w:ascii="Cambria Math" w:hAnsi="Cambria Math"/>
              </w:rPr>
              <m:t>ε</m:t>
            </m:r>
          </m:sub>
          <m:sup>
            <m:r>
              <w:rPr>
                <w:rFonts w:ascii="Cambria Math" w:hAnsi="Cambria Math"/>
              </w:rPr>
              <m:t>2</m:t>
            </m:r>
          </m:sup>
        </m:sSubSup>
      </m:oMath>
      <w:r w:rsidR="004F5ECF" w:rsidRPr="004F5ECF">
        <w:t xml:space="preserve"> is the covariance matrix</w:t>
      </w:r>
      <w:r w:rsidR="00C35F40">
        <w:t xml:space="preserve"> related to the residual error</w:t>
      </w:r>
      <w:r w:rsidR="004F5ECF" w:rsidRPr="004F5ECF">
        <w:t xml:space="preserve"> </w:t>
      </w:r>
      <w:r w:rsidR="003B7F03">
        <w:t>(</w:t>
      </w:r>
      <w:r w:rsidR="004F5ECF" w:rsidRPr="004F5ECF">
        <w:t xml:space="preserve">where </w:t>
      </w:r>
      <m:oMath>
        <m:sSub>
          <m:sSubPr>
            <m:ctrlPr>
              <w:rPr>
                <w:rFonts w:ascii="Cambria Math" w:hAnsi="Cambria Math"/>
                <w:i/>
              </w:rPr>
            </m:ctrlPr>
          </m:sSubPr>
          <m:e>
            <m:r>
              <w:rPr>
                <w:rFonts w:ascii="Cambria Math" w:hAnsi="Cambria Math"/>
              </w:rPr>
              <m:t>D</m:t>
            </m:r>
          </m:e>
          <m:sub>
            <m:r>
              <w:rPr>
                <w:rFonts w:ascii="Cambria Math" w:hAnsi="Cambria Math"/>
              </w:rPr>
              <m:t>n</m:t>
            </m:r>
          </m:sub>
        </m:sSub>
      </m:oMath>
      <w:r w:rsidR="004F5ECF" w:rsidRPr="004F5ECF">
        <w:t xml:space="preserve"> denotes the </w:t>
      </w:r>
      <m:oMath>
        <m:r>
          <w:rPr>
            <w:rFonts w:ascii="Cambria Math" w:hAnsi="Cambria Math"/>
          </w:rPr>
          <m:t>n</m:t>
        </m:r>
      </m:oMath>
      <w:r w:rsidR="004F5ECF" w:rsidRPr="004F5ECF">
        <w:t>-dimensional diagonal matrix with corresponding loads as the diagonal elements</w:t>
      </w:r>
      <w:r w:rsidR="003B7F03">
        <w:t>) and</w:t>
      </w:r>
      <w:r w:rsidR="001B212D">
        <w:t xml:space="preserve"> </w:t>
      </w:r>
      <m:oMath>
        <m:sSub>
          <m:sSubPr>
            <m:ctrlPr>
              <w:rPr>
                <w:rFonts w:ascii="Cambria Math" w:eastAsia="DengXian" w:hAnsi="Cambria Math"/>
                <w:i/>
              </w:rPr>
            </m:ctrlPr>
          </m:sSubPr>
          <m:e>
            <m:r>
              <m:rPr>
                <m:sty m:val="b"/>
              </m:rPr>
              <w:rPr>
                <w:rFonts w:ascii="Cambria Math" w:eastAsia="DengXian" w:hAnsi="Cambria Math"/>
              </w:rPr>
              <m:t>M</m:t>
            </m:r>
          </m:e>
          <m:sub>
            <m:r>
              <w:rPr>
                <w:rFonts w:ascii="Cambria Math" w:eastAsia="DengXian" w:hAnsi="Cambria Math"/>
              </w:rPr>
              <m:t>η</m:t>
            </m:r>
          </m:sub>
        </m:sSub>
      </m:oMath>
      <w:r w:rsidR="0059203B">
        <w:t xml:space="preserve"> is</w:t>
      </w:r>
      <w:r w:rsidR="000A24E3">
        <w:t xml:space="preserve"> the mean vector</w:t>
      </w:r>
      <w:r w:rsidR="0059203B">
        <w:t xml:space="preserve"> obtained by </w:t>
      </w:r>
      <w:r w:rsidR="007A71C9" w:rsidRPr="00800F58">
        <w:t xml:space="preserve">applying </w:t>
      </w:r>
      <w:r w:rsidR="009A25F9">
        <w:t>Equation</w:t>
      </w:r>
      <w:r w:rsidR="007A71C9">
        <w:t xml:space="preserve"> </w:t>
      </w:r>
      <w:r w:rsidR="007A71C9">
        <w:fldChar w:fldCharType="begin"/>
      </w:r>
      <w:r w:rsidR="007A71C9">
        <w:instrText xml:space="preserve"> REF _Ref138327461 \r \h </w:instrText>
      </w:r>
      <w:r w:rsidR="007A71C9">
        <w:fldChar w:fldCharType="separate"/>
      </w:r>
      <w:r w:rsidR="003A15B7">
        <w:t>(4)</w:t>
      </w:r>
      <w:r w:rsidR="007A71C9">
        <w:fldChar w:fldCharType="end"/>
      </w:r>
      <w:r w:rsidR="007A71C9">
        <w:t xml:space="preserve"> </w:t>
      </w:r>
      <w:r w:rsidR="005A2E7C">
        <w:t xml:space="preserve">to the </w:t>
      </w:r>
      <m:oMath>
        <m:r>
          <w:rPr>
            <w:rFonts w:ascii="Cambria Math" w:hAnsi="Cambria Math"/>
          </w:rPr>
          <m:t>n+m</m:t>
        </m:r>
      </m:oMath>
      <w:r w:rsidR="00F82727" w:rsidRPr="00304F48">
        <w:t xml:space="preserve"> values</w:t>
      </w:r>
      <w:r w:rsidR="00586DA0">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m</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m</m:t>
            </m:r>
          </m:sub>
          <m:sup>
            <m:r>
              <w:rPr>
                <w:rFonts w:ascii="Cambria Math" w:hAnsi="Cambria Math"/>
              </w:rPr>
              <m:t>*</m:t>
            </m:r>
          </m:sup>
        </m:sSubSup>
        <m:r>
          <w:rPr>
            <w:rFonts w:ascii="Cambria Math" w:hAnsi="Cambria Math"/>
          </w:rPr>
          <m:t>)</m:t>
        </m:r>
      </m:oMath>
      <w:r w:rsidR="005648A4">
        <w:t>.</w:t>
      </w:r>
      <w:r w:rsidR="008C32A3">
        <w:t xml:space="preserve"> </w:t>
      </w:r>
    </w:p>
    <w:p w14:paraId="4CED1C5B" w14:textId="20CB6F2E" w:rsidR="00477E9E" w:rsidRPr="002D5289" w:rsidRDefault="00950FBC" w:rsidP="002D5289">
      <w:pPr>
        <w:pStyle w:val="subsection"/>
        <w:outlineLvl w:val="1"/>
      </w:pPr>
      <w:bookmarkStart w:id="233" w:name="_Ref151992833"/>
      <w:r w:rsidRPr="002D5289">
        <w:t xml:space="preserve">Bayesian inference with </w:t>
      </w:r>
      <w:r w:rsidR="0095554E">
        <w:t>latent</w:t>
      </w:r>
      <w:r w:rsidR="00C01B06">
        <w:t xml:space="preserve"> </w:t>
      </w:r>
      <w:r w:rsidRPr="002D5289">
        <w:t>bias</w:t>
      </w:r>
      <w:bookmarkEnd w:id="233"/>
    </w:p>
    <w:p w14:paraId="3CB2E15F" w14:textId="44F991F4" w:rsidR="0020554C" w:rsidRDefault="00F423D6" w:rsidP="00BC0358">
      <w:r>
        <w:t>The experimental load</w:t>
      </w:r>
      <w:r w:rsidR="00C55C1B">
        <w:t>-</w:t>
      </w:r>
      <w:r>
        <w:t xml:space="preserve">extension curves are obtained </w:t>
      </w:r>
      <w:r w:rsidR="00C55C1B">
        <w:t>from</w:t>
      </w:r>
      <w:r>
        <w:t xml:space="preserve"> </w:t>
      </w:r>
      <w:r w:rsidR="00C55C1B">
        <w:t xml:space="preserve">eight different, but nominally identical, </w:t>
      </w:r>
      <w:r w:rsidR="00A1113C">
        <w:t xml:space="preserve">coupon specimens. </w:t>
      </w:r>
      <w:r w:rsidR="00C55C1B">
        <w:t>Importantly</w:t>
      </w:r>
      <w:r w:rsidR="00DC3F38">
        <w:t>,</w:t>
      </w:r>
      <w:r w:rsidR="00FF6387">
        <w:t xml:space="preserve"> the </w:t>
      </w:r>
      <w:r w:rsidR="00A536E7">
        <w:t>statistical model</w:t>
      </w:r>
      <w:r w:rsidR="00FF6387">
        <w:t xml:space="preserve"> </w:t>
      </w:r>
      <w:r w:rsidR="00F6767D">
        <w:t xml:space="preserve">in </w:t>
      </w:r>
      <w:r w:rsidR="0011589B">
        <w:t xml:space="preserve">equation </w:t>
      </w:r>
      <w:r w:rsidR="00A536E7">
        <w:fldChar w:fldCharType="begin"/>
      </w:r>
      <w:r w:rsidR="00A536E7">
        <w:instrText xml:space="preserve"> REF _Ref134204163 \r \h </w:instrText>
      </w:r>
      <w:r w:rsidR="00A536E7">
        <w:fldChar w:fldCharType="separate"/>
      </w:r>
      <w:r w:rsidR="003A15B7">
        <w:t>(2)</w:t>
      </w:r>
      <w:r w:rsidR="00A536E7">
        <w:fldChar w:fldCharType="end"/>
      </w:r>
      <w:r w:rsidR="00FF6387">
        <w:t xml:space="preserve"> assumes the uncertain</w:t>
      </w:r>
      <w:r w:rsidR="00235D1C">
        <w:t xml:space="preserve"> material parameters in </w:t>
      </w:r>
      <m:oMath>
        <m:r>
          <m:rPr>
            <m:sty m:val="bi"/>
          </m:rPr>
          <w:rPr>
            <w:rFonts w:ascii="Cambria Math" w:hAnsi="Cambria Math"/>
          </w:rPr>
          <m:t>τ</m:t>
        </m:r>
      </m:oMath>
      <w:r w:rsidR="00235D1C" w:rsidRPr="007D77D6">
        <w:t xml:space="preserve"> </w:t>
      </w:r>
      <w:r w:rsidR="00235D1C">
        <w:t>are common to all specimens</w:t>
      </w:r>
      <w:r w:rsidR="00C55C1B">
        <w:t xml:space="preserve">, but this may not be the case as the individual specimens </w:t>
      </w:r>
      <w:r w:rsidR="00F6767D">
        <w:t xml:space="preserve">may </w:t>
      </w:r>
      <w:r w:rsidR="00C55C1B">
        <w:t>contain specific but small</w:t>
      </w:r>
      <w:r w:rsidR="00F17114">
        <w:t xml:space="preserve"> </w:t>
      </w:r>
      <w:r w:rsidR="00EA6CCD">
        <w:t xml:space="preserve">material variability </w:t>
      </w:r>
      <w:r w:rsidR="00C55C1B">
        <w:t xml:space="preserve">caused by local variations in fibre distribution and </w:t>
      </w:r>
      <w:r w:rsidR="00EA6CCD">
        <w:t>uncertainties in the manufacturing process.</w:t>
      </w:r>
      <w:r w:rsidR="00934D2E">
        <w:t xml:space="preserve"> </w:t>
      </w:r>
      <w:r w:rsidR="00C55C1B">
        <w:t xml:space="preserve">Hence, </w:t>
      </w:r>
      <w:r w:rsidR="00C22B50" w:rsidRPr="00C22B50">
        <w:t xml:space="preserve">the possibility </w:t>
      </w:r>
      <w:r w:rsidR="00C55C1B">
        <w:t xml:space="preserve">of heterogeneity </w:t>
      </w:r>
      <w:r w:rsidR="00286BDF">
        <w:t>in</w:t>
      </w:r>
      <w:r w:rsidR="004B5533">
        <w:t xml:space="preserve"> </w:t>
      </w:r>
      <w:r w:rsidR="00EA6CCD">
        <w:t>materia</w:t>
      </w:r>
      <w:r w:rsidR="00C55C1B">
        <w:t>l pr</w:t>
      </w:r>
      <w:r w:rsidR="00EA6CCD">
        <w:t>operties across</w:t>
      </w:r>
      <w:r w:rsidR="005F41A1">
        <w:t xml:space="preserve"> specimens</w:t>
      </w:r>
      <w:r w:rsidR="002E6DB1">
        <w:t xml:space="preserve"> </w:t>
      </w:r>
      <w:r w:rsidR="00286BDF">
        <w:t>is</w:t>
      </w:r>
      <w:r w:rsidR="002E6DB1">
        <w:t xml:space="preserve"> </w:t>
      </w:r>
      <w:r w:rsidR="00EA6CCD">
        <w:t xml:space="preserve">accounted for </w:t>
      </w:r>
      <w:r w:rsidR="00C55C1B">
        <w:t xml:space="preserve">by </w:t>
      </w:r>
      <w:r w:rsidR="00EA6CCD">
        <w:t>using</w:t>
      </w:r>
      <w:r w:rsidR="00C72A6A">
        <w:t xml:space="preserve"> </w:t>
      </w:r>
      <w:r w:rsidR="00387250">
        <w:t>latent</w:t>
      </w:r>
      <w:r w:rsidR="00C72A6A">
        <w:t xml:space="preserve"> random variables</w:t>
      </w:r>
      <w:r w:rsidR="004B5533">
        <w:t>. The</w:t>
      </w:r>
      <w:r w:rsidR="00B4533D">
        <w:t xml:space="preserve"> random variables are</w:t>
      </w:r>
      <w:r w:rsidR="00F2191A">
        <w:t xml:space="preserve"> defined as </w:t>
      </w:r>
      <w:r w:rsidR="00C55C1B">
        <w:t>latent</w:t>
      </w:r>
      <w:r w:rsidR="004B5533">
        <w:t xml:space="preserve"> biases</w:t>
      </w:r>
      <w:r w:rsidR="00C55C1B">
        <w:t>,</w:t>
      </w:r>
      <w:r w:rsidR="00C72A6A">
        <w:t xml:space="preserve"> </w:t>
      </w:r>
      <w:r w:rsidR="00C55C1B">
        <w:t>with respect to</w:t>
      </w:r>
      <w:r w:rsidR="00115D29">
        <w:t xml:space="preserve"> an overall unknown mean that represents the true material propert</w:t>
      </w:r>
      <w:r w:rsidR="005F41A1">
        <w:t>y</w:t>
      </w:r>
      <w:r w:rsidR="00EA6CCD">
        <w:t xml:space="preserve">, </w:t>
      </w:r>
      <w:r w:rsidR="00C55C1B">
        <w:t>which ideally should be uniform across all specimens.</w:t>
      </w:r>
      <w:r w:rsidR="001E7C95">
        <w:t xml:space="preserve"> </w:t>
      </w:r>
      <w:r w:rsidR="00BB1144">
        <w:t>It is</w:t>
      </w:r>
      <w:r w:rsidR="001E7C95">
        <w:t xml:space="preserve"> also </w:t>
      </w:r>
      <w:r w:rsidR="00BB1144">
        <w:t xml:space="preserve">important to </w:t>
      </w:r>
      <w:r w:rsidR="001E7C95">
        <w:t>consider the possibility that</w:t>
      </w:r>
      <w:r w:rsidR="00A96CE3">
        <w:t xml:space="preserve"> </w:t>
      </w:r>
      <w:r w:rsidR="001E7C95">
        <w:t xml:space="preserve">a </w:t>
      </w:r>
      <w:r w:rsidR="00A96CE3">
        <w:t xml:space="preserve">latent bias exists in </w:t>
      </w:r>
      <w:r w:rsidR="00D23C9F">
        <w:t xml:space="preserve">the applied loading angle </w:t>
      </w:r>
      <m:oMath>
        <m:r>
          <w:rPr>
            <w:rFonts w:ascii="Cambria Math" w:hAnsi="Cambria Math" w:cs="Calibri"/>
          </w:rPr>
          <m:t>α</m:t>
        </m:r>
      </m:oMath>
      <w:r w:rsidR="00D23C9F">
        <w:t xml:space="preserve"> </w:t>
      </w:r>
      <w:r w:rsidR="00142628">
        <w:t xml:space="preserve">where a </w:t>
      </w:r>
      <w:r w:rsidR="00D23C9F">
        <w:t xml:space="preserve">nominal </w:t>
      </w:r>
      <w:r w:rsidR="00142628">
        <w:t xml:space="preserve">intended </w:t>
      </w:r>
      <w:r w:rsidR="00D23C9F">
        <w:t>loading angle might not be achieved</w:t>
      </w:r>
      <w:r w:rsidR="00BC0358">
        <w:t xml:space="preserve">, </w:t>
      </w:r>
      <w:ins w:id="234" w:author="Tobias Laux" w:date="2024-09-09T15:35:00Z" w16du:dateUtc="2024-09-09T14:35:00Z">
        <w:r w:rsidR="00540AEC">
          <w:t xml:space="preserve">due to tolerances in the MAF and specimen </w:t>
        </w:r>
      </w:ins>
      <w:ins w:id="235" w:author="Tobias Laux" w:date="2024-09-11T09:30:00Z" w16du:dateUtc="2024-09-11T08:30:00Z">
        <w:r w:rsidR="0003548F">
          <w:t>misalignment</w:t>
        </w:r>
      </w:ins>
      <w:r w:rsidR="00714039">
        <w:t>.</w:t>
      </w:r>
      <w:r w:rsidR="005A12B8">
        <w:t xml:space="preserve"> </w:t>
      </w:r>
      <w:r w:rsidR="00BC0358">
        <w:t>Therefore, a</w:t>
      </w:r>
      <w:r w:rsidR="00CD6355">
        <w:t xml:space="preserve"> different uncertain bias </w:t>
      </w:r>
      <w:r w:rsidR="00A257EA">
        <w:t xml:space="preserve">is modelled </w:t>
      </w:r>
      <w:r w:rsidR="00CD6355">
        <w:t xml:space="preserve">for each specimen </w:t>
      </w:r>
      <w:r w:rsidR="0085444A">
        <w:t xml:space="preserve">as latent random variables </w:t>
      </w:r>
      <w:r w:rsidR="00F909BD">
        <w:t xml:space="preserve">representing </w:t>
      </w:r>
      <w:r w:rsidR="00714039">
        <w:t>deviations from</w:t>
      </w:r>
      <w:r w:rsidR="00F909BD">
        <w:t xml:space="preserve"> the intended </w:t>
      </w:r>
      <w:r w:rsidR="00714039">
        <w:t xml:space="preserve">nominal </w:t>
      </w:r>
      <w:r w:rsidR="00F909BD">
        <w:t xml:space="preserve">loading </w:t>
      </w:r>
      <w:r w:rsidR="00D80541">
        <w:t>angle.</w:t>
      </w:r>
      <w:r w:rsidR="00BC0358">
        <w:t xml:space="preserve"> </w:t>
      </w:r>
      <w:r w:rsidR="0020554C">
        <w:t xml:space="preserve">The </w:t>
      </w:r>
      <w:r w:rsidR="0025784C">
        <w:t xml:space="preserve">latent </w:t>
      </w:r>
      <w:r w:rsidR="0073627E">
        <w:t>bias</w:t>
      </w:r>
      <w:r w:rsidR="00613EF1">
        <w:t xml:space="preserve"> in the material properties</w:t>
      </w:r>
      <w:r w:rsidR="0020554C">
        <w:t xml:space="preserve"> </w:t>
      </w:r>
      <w:r w:rsidR="0020554C">
        <w:lastRenderedPageBreak/>
        <w:t>is related to the uncontrollable parameters</w:t>
      </w:r>
      <w:r w:rsidR="00BC0358">
        <w:t>,</w:t>
      </w:r>
      <w:r w:rsidR="0073627E">
        <w:t xml:space="preserve"> </w:t>
      </w:r>
      <w:r w:rsidR="00613EF1">
        <w:t xml:space="preserve">while </w:t>
      </w:r>
      <w:r w:rsidR="0025784C">
        <w:t>the loading angle</w:t>
      </w:r>
      <w:r w:rsidR="0020554C">
        <w:t xml:space="preserve"> </w:t>
      </w:r>
      <w:r w:rsidR="0073627E">
        <w:t>bias</w:t>
      </w:r>
      <w:r w:rsidR="0020554C">
        <w:t xml:space="preserve"> is related to </w:t>
      </w:r>
      <w:r w:rsidR="0073627E">
        <w:t>the</w:t>
      </w:r>
      <w:r w:rsidR="0020554C">
        <w:t xml:space="preserve"> controllable parameters</w:t>
      </w:r>
      <w:r w:rsidR="00CA2167">
        <w:t>.</w:t>
      </w:r>
      <w:r w:rsidR="005F24BF">
        <w:t xml:space="preserve"> </w:t>
      </w:r>
      <w:r w:rsidR="00BC0358">
        <w:t>Hence</w:t>
      </w:r>
      <w:r w:rsidR="008C0C8E">
        <w:t xml:space="preserve">, these two </w:t>
      </w:r>
      <w:r w:rsidR="00BC0358">
        <w:t>different</w:t>
      </w:r>
      <w:r w:rsidR="008C0C8E">
        <w:t xml:space="preserve"> biases </w:t>
      </w:r>
      <w:r w:rsidR="00BC0358">
        <w:t>must</w:t>
      </w:r>
      <w:r w:rsidR="00681125">
        <w:t xml:space="preserve"> </w:t>
      </w:r>
      <w:r w:rsidR="005F24BF">
        <w:t>be accounted for separately in the statistical framework.</w:t>
      </w:r>
    </w:p>
    <w:p w14:paraId="6710783F" w14:textId="2B3B1785" w:rsidR="00F244B9" w:rsidRPr="008C3A8F" w:rsidRDefault="00413F2D" w:rsidP="00B17BD9">
      <w:r>
        <w:t xml:space="preserve">For </w:t>
      </w:r>
      <w:r w:rsidR="00681125">
        <w:t xml:space="preserve">the purposes of demonstration and </w:t>
      </w:r>
      <w:r>
        <w:t xml:space="preserve">computational efficiency, </w:t>
      </w:r>
      <w:r w:rsidR="00681125">
        <w:t xml:space="preserve">the </w:t>
      </w:r>
      <w:r w:rsidR="001A062F">
        <w:t>material property latent bias is only included for the most sensitive materi</w:t>
      </w:r>
      <w:r w:rsidR="0072634C">
        <w:t>a</w:t>
      </w:r>
      <w:r w:rsidR="001A062F">
        <w:t>l property</w:t>
      </w:r>
      <w:r w:rsidR="001365A8">
        <w:t xml:space="preserve">, i.e. the property </w:t>
      </w:r>
      <w:r w:rsidR="008C0C8E">
        <w:t>that</w:t>
      </w:r>
      <w:r w:rsidR="001365A8">
        <w:t xml:space="preserve"> has the largest effect on the predictions. To this end,</w:t>
      </w:r>
      <w:ins w:id="236" w:author="Karim Anaya-Izquierdo" w:date="2024-09-26T09:53:00Z" w16du:dateUtc="2024-09-26T08:53:00Z">
        <w:r w:rsidR="00D52C6F">
          <w:t xml:space="preserve"> and before the Bayesian analysis</w:t>
        </w:r>
        <w:r w:rsidR="00652452">
          <w:t>,</w:t>
        </w:r>
      </w:ins>
      <w:r w:rsidR="001365A8">
        <w:t xml:space="preserve"> a</w:t>
      </w:r>
      <w:r w:rsidR="00A24B8A">
        <w:t xml:space="preserve"> sensitivity analysis with </w:t>
      </w:r>
      <w:r w:rsidR="00854487" w:rsidRPr="008C3A8F">
        <w:t xml:space="preserve">the </w:t>
      </w:r>
      <w:r w:rsidR="00AB51F1">
        <w:t>E</w:t>
      </w:r>
      <w:r w:rsidR="00AB51F1" w:rsidRPr="00AC7E6B">
        <w:t xml:space="preserve">lementary </w:t>
      </w:r>
      <w:r w:rsidR="00AB51F1">
        <w:t>E</w:t>
      </w:r>
      <w:r w:rsidR="00AB51F1" w:rsidRPr="00AC7E6B">
        <w:t xml:space="preserve">ffects </w:t>
      </w:r>
      <w:r w:rsidR="00AC7E6B" w:rsidRPr="00AC7E6B">
        <w:t xml:space="preserve">(EE) method </w:t>
      </w:r>
      <w:r w:rsidR="00477E9E" w:rsidRPr="008C3A8F">
        <w:fldChar w:fldCharType="begin"/>
      </w:r>
      <w:r w:rsidR="00F74FF1">
        <w:instrText xml:space="preserve"> ADDIN EN.CITE &lt;EndNote&gt;&lt;Cite&gt;&lt;Author&gt;Morris&lt;/Author&gt;&lt;Year&gt;1991&lt;/Year&gt;&lt;RecNum&gt;32&lt;/RecNum&gt;&lt;DisplayText&gt;[34]&lt;/DisplayText&gt;&lt;record&gt;&lt;rec-number&gt;32&lt;/rec-number&gt;&lt;foreign-keys&gt;&lt;key app="EN" db-id="ex50s9f2oazte6ed2zmxxx53tsxtfeaftxv2" timestamp="1724425771"&gt;32&lt;/key&gt;&lt;/foreign-keys&gt;&lt;ref-type name="Journal Article"&gt;17&lt;/ref-type&gt;&lt;contributors&gt;&lt;authors&gt;&lt;author&gt;Morris, Max D.&lt;/author&gt;&lt;/authors&gt;&lt;/contributors&gt;&lt;titles&gt;&lt;title&gt;Factorial Sampling Plans for Preliminary Computational Experiments&lt;/title&gt;&lt;secondary-title&gt;Technometrics&lt;/secondary-title&gt;&lt;/titles&gt;&lt;periodical&gt;&lt;full-title&gt;Technometrics&lt;/full-title&gt;&lt;/periodical&gt;&lt;pages&gt;161-174&lt;/pages&gt;&lt;volume&gt;33&lt;/volume&gt;&lt;number&gt;2&lt;/number&gt;&lt;dates&gt;&lt;year&gt;1991&lt;/year&gt;&lt;pub-dates&gt;&lt;date&gt;1991/05/01&lt;/date&gt;&lt;/pub-dates&gt;&lt;/dates&gt;&lt;publisher&gt;Taylor &amp;amp; Francis&lt;/publisher&gt;&lt;isbn&gt;0040-1706&lt;/isbn&gt;&lt;urls&gt;&lt;related-urls&gt;&lt;url&gt;https://www.tandfonline.com/doi/abs/10.1080/00401706.1991.10484804&lt;/url&gt;&lt;/related-urls&gt;&lt;/urls&gt;&lt;electronic-resource-num&gt;10.1080/00401706.1991.10484804&lt;/electronic-resource-num&gt;&lt;/record&gt;&lt;/Cite&gt;&lt;/EndNote&gt;</w:instrText>
      </w:r>
      <w:r w:rsidR="00477E9E" w:rsidRPr="008C3A8F">
        <w:fldChar w:fldCharType="separate"/>
      </w:r>
      <w:r w:rsidR="00F74FF1">
        <w:rPr>
          <w:noProof/>
        </w:rPr>
        <w:t>[</w:t>
      </w:r>
      <w:hyperlink w:anchor="_ENREF_34" w:tooltip="Morris, 1991 #32" w:history="1">
        <w:r w:rsidR="009D5636" w:rsidRPr="009D5636">
          <w:rPr>
            <w:rStyle w:val="Hyperlink"/>
          </w:rPr>
          <w:t>34</w:t>
        </w:r>
      </w:hyperlink>
      <w:r w:rsidR="00F74FF1">
        <w:rPr>
          <w:noProof/>
        </w:rPr>
        <w:t>]</w:t>
      </w:r>
      <w:r w:rsidR="00477E9E" w:rsidRPr="008C3A8F">
        <w:fldChar w:fldCharType="end"/>
      </w:r>
      <w:r w:rsidR="00A24B8A">
        <w:t xml:space="preserve"> </w:t>
      </w:r>
      <w:r w:rsidR="00681125">
        <w:t>wa</w:t>
      </w:r>
      <w:r w:rsidR="00A24B8A">
        <w:t xml:space="preserve">s </w:t>
      </w:r>
      <w:r w:rsidR="003F7F16">
        <w:t xml:space="preserve">conducted </w:t>
      </w:r>
      <w:r w:rsidR="00A24B8A">
        <w:t xml:space="preserve">to </w:t>
      </w:r>
      <w:r w:rsidR="003F7F16">
        <w:t xml:space="preserve">assess </w:t>
      </w:r>
      <w:r w:rsidR="007F3738">
        <w:t xml:space="preserve">the sensitivity of </w:t>
      </w:r>
      <w:r w:rsidR="003F7F16">
        <w:t xml:space="preserve">the predictions to </w:t>
      </w:r>
      <w:r w:rsidR="007F3738">
        <w:t xml:space="preserve">all </w:t>
      </w:r>
      <w:r w:rsidR="001169B9">
        <w:t>input material parameters</w:t>
      </w:r>
      <w:r w:rsidR="00464FDA">
        <w:t xml:space="preserve">. </w:t>
      </w:r>
      <w:r w:rsidR="003F7F16">
        <w:t>The</w:t>
      </w:r>
      <w:r w:rsidR="00267FA5">
        <w:t xml:space="preserve"> EE analysis results </w:t>
      </w:r>
      <w:r w:rsidR="008C0C8E">
        <w:t>are shown</w:t>
      </w:r>
      <w:r w:rsidR="009D7350">
        <w:t xml:space="preserve"> in </w:t>
      </w:r>
      <w:r w:rsidR="00220A7E">
        <w:fldChar w:fldCharType="begin"/>
      </w:r>
      <w:r w:rsidR="00220A7E">
        <w:instrText xml:space="preserve"> REF _Ref150354493 \h </w:instrText>
      </w:r>
      <w:r w:rsidR="00220A7E">
        <w:fldChar w:fldCharType="separate"/>
      </w:r>
      <w:r w:rsidR="009F6D6B">
        <w:t xml:space="preserve">Figure </w:t>
      </w:r>
      <w:r w:rsidR="009F6D6B">
        <w:rPr>
          <w:noProof/>
        </w:rPr>
        <w:t>5</w:t>
      </w:r>
      <w:r w:rsidR="00220A7E">
        <w:fldChar w:fldCharType="end"/>
      </w:r>
      <w:r w:rsidR="009D08F3">
        <w:t xml:space="preserve"> where large mean</w:t>
      </w:r>
      <w:r w:rsidR="00681125">
        <w:t xml:space="preserve"> values</w:t>
      </w:r>
      <w:r w:rsidR="009D08F3">
        <w:t xml:space="preserve"> and standard deviations indicate high sensitivity</w:t>
      </w:r>
      <w:r w:rsidR="00B85E10">
        <w:t xml:space="preserve">. </w:t>
      </w:r>
      <w:ins w:id="237" w:author="Karim Anaya-Izquierdo" w:date="2024-09-26T09:54:00Z" w16du:dateUtc="2024-09-26T08:54:00Z">
        <w:r w:rsidR="00760D4C">
          <w:fldChar w:fldCharType="begin"/>
        </w:r>
        <w:r w:rsidR="00760D4C">
          <w:instrText xml:space="preserve"> REF _Ref150354493 \h </w:instrText>
        </w:r>
      </w:ins>
      <w:ins w:id="238" w:author="Karim Anaya-Izquierdo" w:date="2024-09-26T09:54:00Z" w16du:dateUtc="2024-09-26T08:54:00Z">
        <w:r w:rsidR="00760D4C">
          <w:fldChar w:fldCharType="separate"/>
        </w:r>
        <w:r w:rsidR="00760D4C">
          <w:t xml:space="preserve">Figure </w:t>
        </w:r>
        <w:r w:rsidR="00760D4C">
          <w:rPr>
            <w:noProof/>
          </w:rPr>
          <w:t>5</w:t>
        </w:r>
        <w:r w:rsidR="00760D4C">
          <w:fldChar w:fldCharType="end"/>
        </w:r>
      </w:ins>
      <w:r w:rsidR="008C0C8E">
        <w:t xml:space="preserve"> </w:t>
      </w:r>
      <w:r w:rsidR="004C21BB">
        <w:t xml:space="preserve">shows </w:t>
      </w:r>
      <w:r w:rsidR="00515C6C">
        <w:t xml:space="preserve">that </w:t>
      </w:r>
      <w:r w:rsidR="00A46B4E">
        <w:t>the</w:t>
      </w:r>
      <w:r w:rsidR="00BA3D04">
        <w:t xml:space="preserve"> </w:t>
      </w:r>
      <w:r w:rsidR="009D08F3">
        <w:t xml:space="preserve">fibre </w:t>
      </w:r>
      <w:r w:rsidR="0048343F">
        <w:t xml:space="preserve">longitudinal </w:t>
      </w:r>
      <w:r w:rsidR="00BA3D04">
        <w:t>modulus</w:t>
      </w:r>
      <w:r w:rsidR="00A46B4E">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515C6C" w:rsidRPr="00B85E10">
        <w:t xml:space="preserve"> </w:t>
      </w:r>
      <w:r w:rsidR="00515C6C">
        <w:t>is the most sensitive</w:t>
      </w:r>
      <w:r w:rsidR="00A46B4E">
        <w:t xml:space="preserve"> input </w:t>
      </w:r>
      <w:r w:rsidR="0048343F">
        <w:t>parameter</w:t>
      </w:r>
      <w:r w:rsidR="00F408AB">
        <w:t>, both on the prediction of the normal and shear extension</w:t>
      </w:r>
      <w:r w:rsidR="00515C6C" w:rsidRPr="00B85E10">
        <w:t>.</w:t>
      </w:r>
      <w:r w:rsidR="00F408AB">
        <w:t xml:space="preserve"> </w:t>
      </w:r>
      <w:r w:rsidR="00905362">
        <w:t xml:space="preserve">This is </w:t>
      </w:r>
      <w:r w:rsidR="008521D9">
        <w:t>expected as</w:t>
      </w:r>
      <w:r w:rsidR="00905362">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905362">
        <w:t xml:space="preserve"> is an order of magnitude greater than </w:t>
      </w:r>
      <w:bookmarkStart w:id="239" w:name="_Hlk174960989"/>
      <m:oMath>
        <m:sSub>
          <m:sSubPr>
            <m:ctrlPr>
              <w:rPr>
                <w:rFonts w:ascii="Cambria Math" w:hAnsi="Cambria Math"/>
                <w:i/>
              </w:rPr>
            </m:ctrlPr>
          </m:sSubPr>
          <m:e>
            <m:r>
              <w:rPr>
                <w:rFonts w:ascii="Cambria Math" w:hAnsi="Cambria Math"/>
              </w:rPr>
              <m:t>G</m:t>
            </m:r>
          </m:e>
          <m:sub>
            <m:r>
              <w:rPr>
                <w:rFonts w:ascii="Cambria Math" w:hAnsi="Cambria Math"/>
              </w:rPr>
              <m:t>12</m:t>
            </m:r>
          </m:sub>
        </m:sSub>
      </m:oMath>
      <w:bookmarkEnd w:id="239"/>
      <w:r w:rsidR="00905362">
        <w:t xml:space="preserve"> and </w:t>
      </w:r>
      <m:oMath>
        <m:sSub>
          <m:sSubPr>
            <m:ctrlPr>
              <w:rPr>
                <w:rFonts w:ascii="Cambria Math" w:hAnsi="Cambria Math"/>
                <w:i/>
              </w:rPr>
            </m:ctrlPr>
          </m:sSubPr>
          <m:e>
            <m:r>
              <w:rPr>
                <w:rFonts w:ascii="Cambria Math" w:hAnsi="Cambria Math"/>
              </w:rPr>
              <m:t>E</m:t>
            </m:r>
          </m:e>
          <m:sub>
            <m:r>
              <w:rPr>
                <w:rFonts w:ascii="Cambria Math" w:hAnsi="Cambria Math"/>
              </w:rPr>
              <m:t>2</m:t>
            </m:r>
          </m:sub>
        </m:sSub>
      </m:oMath>
      <w:r w:rsidR="00905362">
        <w:t xml:space="preserve"> and any proportionate change in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905362">
        <w:t xml:space="preserve"> will therefore </w:t>
      </w:r>
      <w:r w:rsidR="00605E61">
        <w:t xml:space="preserve">significantly </w:t>
      </w:r>
      <w:r w:rsidR="00905362">
        <w:t>affect the predicted apparent stiffness of the specimen.</w:t>
      </w:r>
      <w:r w:rsidR="008908AB">
        <w:t xml:space="preserve"> </w:t>
      </w:r>
      <w:r w:rsidR="00275C45">
        <w:t>Consequently</w:t>
      </w:r>
      <w:r w:rsidR="0048343F">
        <w:t>, a</w:t>
      </w:r>
      <w:r w:rsidR="00782701">
        <w:t xml:space="preserve"> </w:t>
      </w:r>
      <w:r w:rsidR="00C36D56">
        <w:t xml:space="preserve">corresponding </w:t>
      </w:r>
      <w:r w:rsidR="00515C6C" w:rsidRPr="00B85E10">
        <w:t xml:space="preserve">latent bias </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,i</m:t>
            </m:r>
          </m:sub>
        </m:sSub>
      </m:oMath>
      <w:r w:rsidR="00515C6C" w:rsidRPr="00B85E10">
        <w:t xml:space="preserve"> </w:t>
      </w:r>
      <w:r w:rsidR="00027491">
        <w:t>(</w:t>
      </w:r>
      <m:oMath>
        <m:r>
          <w:rPr>
            <w:rFonts w:ascii="Cambria Math" w:hAnsi="Cambria Math"/>
          </w:rPr>
          <m:t>i=1,…,</m:t>
        </m:r>
        <m:sSub>
          <m:sSubPr>
            <m:ctrlPr>
              <w:rPr>
                <w:rFonts w:ascii="Cambria Math" w:hAnsi="Cambria Math"/>
                <w:i/>
              </w:rPr>
            </m:ctrlPr>
          </m:sSubPr>
          <m:e>
            <m:r>
              <w:rPr>
                <w:rFonts w:ascii="Cambria Math" w:hAnsi="Cambria Math"/>
              </w:rPr>
              <m:t>n</m:t>
            </m:r>
          </m:e>
          <m:sub>
            <m:r>
              <w:rPr>
                <w:rFonts w:ascii="Cambria Math" w:hAnsi="Cambria Math"/>
              </w:rPr>
              <m:t>e</m:t>
            </m:r>
          </m:sub>
        </m:sSub>
      </m:oMath>
      <w:r w:rsidR="00027491">
        <w:t xml:space="preserve">) </w:t>
      </w:r>
      <w:r w:rsidR="000E0A52">
        <w:t>is added</w:t>
      </w:r>
      <w:r w:rsidR="00515C6C">
        <w:t xml:space="preserve"> to</w:t>
      </w:r>
      <w:r w:rsidR="004400E6">
        <w:t xml:space="preserve"> the unknown true material property</w:t>
      </w:r>
      <w:r w:rsidR="00515C6C">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515C6C" w:rsidRPr="00B85E10">
        <w:t xml:space="preserve"> for each specimen</w:t>
      </w:r>
      <w:r w:rsidR="009B5D04" w:rsidRPr="00B85E10">
        <w:t>.</w:t>
      </w:r>
      <w:r w:rsidR="00BA3D04">
        <w:t xml:space="preserve"> </w:t>
      </w:r>
      <w:r w:rsidR="00674ED3">
        <w:t xml:space="preserve">The </w:t>
      </w:r>
      <w:r w:rsidR="00BA3D04">
        <w:t xml:space="preserve"> probabilistic model for the latent bias </w:t>
      </w:r>
      <w:r w:rsidR="00674ED3">
        <w:t>i</w:t>
      </w:r>
      <w:r w:rsidR="00BA3D04">
        <w:t>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,i</m:t>
            </m:r>
          </m:sub>
        </m:sSub>
        <m:r>
          <w:rPr>
            <w:rFonts w:ascii="Cambria Math" w:hAnsi="Cambria Math"/>
          </w:rPr>
          <m:t>,</m:t>
        </m:r>
      </m:oMath>
      <w:r w:rsidR="00BA3D04">
        <w:t xml:space="preserve"> </w:t>
      </w:r>
      <m:oMath>
        <m:d>
          <m:dPr>
            <m:ctrlPr>
              <w:rPr>
                <w:rFonts w:ascii="Cambria Math" w:hAnsi="Cambria Math"/>
                <w:i/>
              </w:rPr>
            </m:ctrlPr>
          </m:dPr>
          <m:e>
            <m:r>
              <w:rPr>
                <w:rFonts w:ascii="Cambria Math" w:hAnsi="Cambria Math"/>
              </w:rPr>
              <m:t>i=1,…,</m:t>
            </m:r>
            <m:sSub>
              <m:sSubPr>
                <m:ctrlPr>
                  <w:rPr>
                    <w:rFonts w:ascii="Cambria Math" w:hAnsi="Cambria Math"/>
                    <w:i/>
                  </w:rPr>
                </m:ctrlPr>
              </m:sSubPr>
              <m:e>
                <m:r>
                  <w:rPr>
                    <w:rFonts w:ascii="Cambria Math" w:hAnsi="Cambria Math"/>
                  </w:rPr>
                  <m:t>n</m:t>
                </m:r>
              </m:e>
              <m:sub>
                <m:r>
                  <w:rPr>
                    <w:rFonts w:ascii="Cambria Math" w:hAnsi="Cambria Math"/>
                  </w:rPr>
                  <m:t>e</m:t>
                </m:r>
              </m:sub>
            </m:sSub>
          </m:e>
        </m:d>
      </m:oMath>
      <w:r w:rsidR="00BA3D04">
        <w:t xml:space="preserve"> 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1,i</m:t>
            </m:r>
          </m:sub>
        </m:sSub>
      </m:oMath>
      <w:r w:rsidR="00BA3D04">
        <w:t xml:space="preserve"> is a random variable modelling the material property in specimen </w:t>
      </w:r>
      <m:oMath>
        <m:r>
          <w:rPr>
            <w:rFonts w:ascii="Cambria Math" w:hAnsi="Cambria Math"/>
          </w:rPr>
          <m:t>i</m:t>
        </m:r>
      </m:oMath>
      <w:r w:rsidR="005C283F">
        <w:t xml:space="preserve">, </w:t>
      </w:r>
      <m:oMath>
        <m:sSub>
          <m:sSubPr>
            <m:ctrlPr>
              <w:rPr>
                <w:rFonts w:ascii="Cambria Math" w:hAnsi="Cambria Math"/>
                <w:i/>
              </w:rPr>
            </m:ctrlPr>
          </m:sSubPr>
          <m:e>
            <m:r>
              <w:rPr>
                <w:rFonts w:ascii="Cambria Math" w:hAnsi="Cambria Math"/>
              </w:rPr>
              <m:t>n</m:t>
            </m:r>
          </m:e>
          <m:sub>
            <m:r>
              <w:rPr>
                <w:rFonts w:ascii="Cambria Math" w:hAnsi="Cambria Math"/>
              </w:rPr>
              <m:t>e</m:t>
            </m:r>
          </m:sub>
        </m:sSub>
      </m:oMath>
      <w:r w:rsidR="005C283F">
        <w:t xml:space="preserve"> </w:t>
      </w:r>
      <w:r w:rsidR="006363C6" w:rsidRPr="00B85E10">
        <w:t>denotes the number of specimens</w:t>
      </w:r>
      <w:r w:rsidR="006363C6">
        <w:t xml:space="preserve">, </w:t>
      </w:r>
      <w:r w:rsidR="00BA3D04">
        <w:t>and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BA3D04">
        <w:t xml:space="preserve"> is the true </w:t>
      </w:r>
      <w:r w:rsidR="008E723B">
        <w:t>uncertain</w:t>
      </w:r>
      <w:r w:rsidR="00BA3D04">
        <w:t xml:space="preserve"> modulus in the population of all possible coupons.</w:t>
      </w:r>
    </w:p>
    <w:p w14:paraId="21E65BA6" w14:textId="2E134FFA" w:rsidR="003B4889" w:rsidRDefault="0011589B" w:rsidP="00235571">
      <w:pPr>
        <w:keepNext/>
        <w:jc w:val="center"/>
      </w:pPr>
      <w:commentRangeStart w:id="240"/>
      <w:commentRangeEnd w:id="240"/>
      <w:r>
        <w:rPr>
          <w:rStyle w:val="CommentReference"/>
          <w:rFonts w:ascii="Calibri" w:eastAsiaTheme="minorEastAsia" w:hAnsi="Calibri" w:cstheme="minorBidi"/>
          <w:lang w:eastAsia="zh-CN"/>
        </w:rPr>
        <w:commentReference w:id="240"/>
      </w:r>
      <w:ins w:id="241" w:author="Karim Anaya-Izquierdo" w:date="2024-09-26T14:02:00Z" w16du:dateUtc="2024-09-26T13:02:00Z">
        <w:r w:rsidR="00CD3B7F">
          <w:rPr>
            <w:noProof/>
          </w:rPr>
          <w:drawing>
            <wp:inline distT="0" distB="0" distL="0" distR="0" wp14:anchorId="35EFEC5C" wp14:editId="124D7E75">
              <wp:extent cx="5731510" cy="2865755"/>
              <wp:effectExtent l="0" t="0" r="0" b="4445"/>
              <wp:docPr id="123179468" name="Picture 19" descr="A graph of different types of sh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9468" name="Picture 19" descr="A graph of different types of shear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ins>
    </w:p>
    <w:p w14:paraId="3C6DED52" w14:textId="73A8C3C6" w:rsidR="002B6B67" w:rsidRPr="00DB170E" w:rsidRDefault="009D7350" w:rsidP="009D7350">
      <w:pPr>
        <w:pStyle w:val="Caption"/>
        <w:rPr>
          <w:highlight w:val="yellow"/>
        </w:rPr>
      </w:pPr>
      <w:bookmarkStart w:id="242" w:name="_Ref150354493"/>
      <w:r>
        <w:t xml:space="preserve">Figure </w:t>
      </w:r>
      <w:fldSimple w:instr=" SEQ Figure \* ARABIC ">
        <w:ins w:id="243" w:author="Tobias Laux" w:date="2024-09-09T14:37:00Z" w16du:dateUtc="2024-09-09T13:37:00Z">
          <w:r w:rsidR="00F14821">
            <w:rPr>
              <w:noProof/>
            </w:rPr>
            <w:t>5</w:t>
          </w:r>
        </w:ins>
      </w:fldSimple>
      <w:bookmarkEnd w:id="242"/>
      <w:r w:rsidR="00765354">
        <w:t xml:space="preserve">. Results of sensitivity analysis </w:t>
      </w:r>
      <w:r w:rsidR="00E43B25">
        <w:t>using the</w:t>
      </w:r>
      <w:r w:rsidR="00E43B25" w:rsidRPr="00AC7E6B">
        <w:t xml:space="preserve"> </w:t>
      </w:r>
      <w:r w:rsidR="00275C45">
        <w:t>E</w:t>
      </w:r>
      <w:r w:rsidR="00275C45" w:rsidRPr="00AC7E6B">
        <w:t xml:space="preserve">lementary </w:t>
      </w:r>
      <w:r w:rsidR="00275C45">
        <w:t>E</w:t>
      </w:r>
      <w:r w:rsidR="00275C45" w:rsidRPr="00AC7E6B">
        <w:t xml:space="preserve">ffects </w:t>
      </w:r>
      <w:r w:rsidR="00AC7E6B" w:rsidRPr="00AC7E6B">
        <w:t>(EE) method</w:t>
      </w:r>
      <w:r w:rsidR="00765354">
        <w:t xml:space="preserve"> </w:t>
      </w:r>
      <w:r w:rsidR="00765354" w:rsidRPr="008C3A8F">
        <w:fldChar w:fldCharType="begin"/>
      </w:r>
      <w:r w:rsidR="00F74FF1">
        <w:instrText xml:space="preserve"> ADDIN EN.CITE &lt;EndNote&gt;&lt;Cite&gt;&lt;Author&gt;Morris&lt;/Author&gt;&lt;Year&gt;1991&lt;/Year&gt;&lt;RecNum&gt;32&lt;/RecNum&gt;&lt;DisplayText&gt;[34]&lt;/DisplayText&gt;&lt;record&gt;&lt;rec-number&gt;32&lt;/rec-number&gt;&lt;foreign-keys&gt;&lt;key app="EN" db-id="ex50s9f2oazte6ed2zmxxx53tsxtfeaftxv2" timestamp="1724425771"&gt;32&lt;/key&gt;&lt;/foreign-keys&gt;&lt;ref-type name="Journal Article"&gt;17&lt;/ref-type&gt;&lt;contributors&gt;&lt;authors&gt;&lt;author&gt;Morris, Max D.&lt;/author&gt;&lt;/authors&gt;&lt;/contributors&gt;&lt;titles&gt;&lt;title&gt;Factorial Sampling Plans for Preliminary Computational Experiments&lt;/title&gt;&lt;secondary-title&gt;Technometrics&lt;/secondary-title&gt;&lt;/titles&gt;&lt;periodical&gt;&lt;full-title&gt;Technometrics&lt;/full-title&gt;&lt;/periodical&gt;&lt;pages&gt;161-174&lt;/pages&gt;&lt;volume&gt;33&lt;/volume&gt;&lt;number&gt;2&lt;/number&gt;&lt;dates&gt;&lt;year&gt;1991&lt;/year&gt;&lt;pub-dates&gt;&lt;date&gt;1991/05/01&lt;/date&gt;&lt;/pub-dates&gt;&lt;/dates&gt;&lt;publisher&gt;Taylor &amp;amp; Francis&lt;/publisher&gt;&lt;isbn&gt;0040-1706&lt;/isbn&gt;&lt;urls&gt;&lt;related-urls&gt;&lt;url&gt;https://www.tandfonline.com/doi/abs/10.1080/00401706.1991.10484804&lt;/url&gt;&lt;/related-urls&gt;&lt;/urls&gt;&lt;electronic-resource-num&gt;10.1080/00401706.1991.10484804&lt;/electronic-resource-num&gt;&lt;/record&gt;&lt;/Cite&gt;&lt;/EndNote&gt;</w:instrText>
      </w:r>
      <w:r w:rsidR="00765354" w:rsidRPr="008C3A8F">
        <w:fldChar w:fldCharType="separate"/>
      </w:r>
      <w:r w:rsidR="00F74FF1">
        <w:rPr>
          <w:noProof/>
        </w:rPr>
        <w:t>[</w:t>
      </w:r>
      <w:hyperlink w:anchor="_ENREF_34" w:tooltip="Morris, 1991 #32" w:history="1">
        <w:r w:rsidR="009D5636" w:rsidRPr="009D5636">
          <w:rPr>
            <w:rStyle w:val="Hyperlink"/>
            <w:iCs w:val="0"/>
            <w:sz w:val="20"/>
            <w:szCs w:val="22"/>
          </w:rPr>
          <w:t>34</w:t>
        </w:r>
      </w:hyperlink>
      <w:r w:rsidR="00F74FF1">
        <w:rPr>
          <w:noProof/>
        </w:rPr>
        <w:t>]</w:t>
      </w:r>
      <w:r w:rsidR="00765354" w:rsidRPr="008C3A8F">
        <w:fldChar w:fldCharType="end"/>
      </w:r>
      <w:r w:rsidR="00801D82">
        <w:t>.</w:t>
      </w:r>
    </w:p>
    <w:p w14:paraId="2BDF8DCF" w14:textId="65A08FEA" w:rsidR="00A24DB8" w:rsidRDefault="00F944D0" w:rsidP="004A54E0">
      <w:r>
        <w:t xml:space="preserve">As </w:t>
      </w:r>
      <w:r w:rsidR="00D2077F">
        <w:t>the latent biases</w:t>
      </w:r>
      <w:r>
        <w:t xml:space="preserve"> are </w:t>
      </w:r>
      <w:r w:rsidR="00801D82">
        <w:t>uncertain, prior</w:t>
      </w:r>
      <w:r w:rsidR="00D2077F">
        <w:t xml:space="preserve"> distribution</w:t>
      </w:r>
      <w:r w:rsidR="00BB155B">
        <w:t>s</w:t>
      </w:r>
      <w:r w:rsidR="00D2077F">
        <w:t xml:space="preserve"> </w:t>
      </w:r>
      <w:r w:rsidR="00BB155B">
        <w:t xml:space="preserve">need </w:t>
      </w:r>
      <w:r w:rsidR="00D2077F">
        <w:t xml:space="preserve">to be assigned. </w:t>
      </w:r>
      <w:r w:rsidR="00F24FDF">
        <w:t>It is</w:t>
      </w:r>
      <w:r w:rsidR="00477E9E">
        <w:t xml:space="preserve"> assume</w:t>
      </w:r>
      <w:r w:rsidR="00F24FDF">
        <w:t xml:space="preserve">d </w:t>
      </w:r>
      <w:r w:rsidR="00DB170E">
        <w:t>that</w:t>
      </w:r>
      <w:r w:rsidR="00477E9E">
        <w:t xml:space="preserve"> the </w:t>
      </w:r>
      <w:r w:rsidR="007B7120">
        <w:t>latent</w:t>
      </w:r>
      <w:r w:rsidR="00477E9E">
        <w:t xml:space="preserve"> </w:t>
      </w:r>
      <w:r w:rsidR="0090433A">
        <w:t>biases</w:t>
      </w:r>
      <w:r w:rsidR="00477E9E">
        <w:t xml:space="preserve"> </w:t>
      </w:r>
      <m:oMath>
        <m:sSub>
          <m:sSubPr>
            <m:ctrlPr>
              <w:rPr>
                <w:rFonts w:ascii="Cambria Math" w:hAnsi="Cambria Math"/>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,i</m:t>
            </m:r>
          </m:sub>
        </m:sSub>
      </m:oMath>
      <w:r w:rsidR="00477E9E">
        <w:t xml:space="preserve"> </w:t>
      </w:r>
      <m:oMath>
        <m:d>
          <m:dPr>
            <m:ctrlPr>
              <w:rPr>
                <w:rFonts w:ascii="Cambria Math" w:hAnsi="Cambria Math"/>
                <w:i/>
              </w:rPr>
            </m:ctrlPr>
          </m:dPr>
          <m:e>
            <m:r>
              <w:rPr>
                <w:rFonts w:ascii="Cambria Math" w:hAnsi="Cambria Math"/>
              </w:rPr>
              <m:t>i=1,…,</m:t>
            </m:r>
            <m:sSub>
              <m:sSubPr>
                <m:ctrlPr>
                  <w:rPr>
                    <w:rFonts w:ascii="Cambria Math" w:hAnsi="Cambria Math"/>
                    <w:i/>
                  </w:rPr>
                </m:ctrlPr>
              </m:sSubPr>
              <m:e>
                <m:r>
                  <w:rPr>
                    <w:rFonts w:ascii="Cambria Math" w:hAnsi="Cambria Math"/>
                  </w:rPr>
                  <m:t>n</m:t>
                </m:r>
              </m:e>
              <m:sub>
                <m:r>
                  <w:rPr>
                    <w:rFonts w:ascii="Cambria Math" w:hAnsi="Cambria Math"/>
                  </w:rPr>
                  <m:t>e</m:t>
                </m:r>
              </m:sub>
            </m:sSub>
          </m:e>
        </m:d>
      </m:oMath>
      <w:r w:rsidR="00477E9E" w:rsidRPr="0079717E">
        <w:t xml:space="preserve"> </w:t>
      </w:r>
      <w:r w:rsidR="00477E9E">
        <w:t>are</w:t>
      </w:r>
      <w:r w:rsidR="00EF36BA">
        <w:t xml:space="preserve"> </w:t>
      </w:r>
      <w:r w:rsidR="00477E9E" w:rsidRPr="004B3444">
        <w:t>independent and identically distributed</w:t>
      </w:r>
      <w:r w:rsidR="00477E9E">
        <w:t xml:space="preserve"> </w:t>
      </w:r>
      <w:r w:rsidR="003B11FA">
        <w:t xml:space="preserve">random variables </w:t>
      </w:r>
      <w:r w:rsidR="00477E9E">
        <w:t>follow</w:t>
      </w:r>
      <w:r w:rsidR="003B11FA">
        <w:t>ing</w:t>
      </w:r>
      <w:r w:rsidR="00477E9E">
        <w:t xml:space="preserve"> a </w:t>
      </w:r>
      <w:r w:rsidR="00F47FFB">
        <w:t>Gaussian</w:t>
      </w:r>
      <w:r w:rsidR="00477E9E" w:rsidRPr="00B8775C">
        <w:t xml:space="preserve"> </w:t>
      </w:r>
      <w:r w:rsidR="00477E9E">
        <w:t xml:space="preserve">distribution </w:t>
      </w:r>
      <w:r w:rsidR="00477E9E" w:rsidRPr="00B8775C">
        <w:t xml:space="preserve">with </w:t>
      </w:r>
      <w:r w:rsidR="00DB170E" w:rsidRPr="00B8775C">
        <w:t xml:space="preserve">mean </w:t>
      </w:r>
      <w:r w:rsidR="00477E9E">
        <w:t>zero</w:t>
      </w:r>
      <w:r w:rsidR="00DB170E">
        <w:t xml:space="preserve"> </w:t>
      </w:r>
      <w:r w:rsidR="00477E9E" w:rsidRPr="00B8775C">
        <w:t xml:space="preserve">and </w:t>
      </w:r>
      <w:r w:rsidR="004E3371">
        <w:t>choosing a narrow value for</w:t>
      </w:r>
      <w:r w:rsidR="004E3371" w:rsidRPr="00B8775C">
        <w:t xml:space="preserve"> </w:t>
      </w:r>
      <w:ins w:id="244" w:author="Karim Anaya-Izquierdo" w:date="2024-09-26T10:04:00Z" w16du:dateUtc="2024-09-26T09:04:00Z">
        <w:r w:rsidR="003E67C2">
          <w:t xml:space="preserve">the standard </w:t>
        </w:r>
      </w:ins>
      <w:r w:rsidR="00477E9E" w:rsidRPr="00B8775C">
        <w:t xml:space="preserve">deviation </w:t>
      </w: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sub>
            </m:sSub>
          </m:sub>
        </m:sSub>
        <m:r>
          <w:rPr>
            <w:rFonts w:ascii="Cambria Math" w:hAnsi="Cambria Math"/>
          </w:rPr>
          <m:t xml:space="preserve">=1000 </m:t>
        </m:r>
        <m:r>
          <m:rPr>
            <m:sty m:val="p"/>
          </m:rPr>
          <w:rPr>
            <w:rFonts w:ascii="Cambria Math" w:hAnsi="Cambria Math"/>
          </w:rPr>
          <m:t>MPa</m:t>
        </m:r>
      </m:oMath>
      <w:r w:rsidR="00477E9E" w:rsidRPr="00B8775C">
        <w:t>.</w:t>
      </w:r>
      <w:r w:rsidR="00477E9E">
        <w:t xml:space="preserve"> </w:t>
      </w:r>
      <w:r w:rsidR="00BB155B">
        <w:t>Their</w:t>
      </w:r>
      <w:r w:rsidR="00C820C5">
        <w:t xml:space="preserve"> zero mean indicates </w:t>
      </w:r>
      <w:r w:rsidR="00BB155B">
        <w:t xml:space="preserve">that </w:t>
      </w:r>
      <w:r w:rsidR="00C820C5">
        <w:t>th</w:t>
      </w:r>
      <w:r w:rsidR="00370AC7">
        <w:t>ey are modelled as</w:t>
      </w:r>
      <w:r w:rsidR="00CE2FF6">
        <w:t xml:space="preserve"> deviations</w:t>
      </w:r>
      <w:r w:rsidR="00370AC7">
        <w:t xml:space="preserve"> with respect to </w:t>
      </w:r>
      <w:r w:rsidR="0063630A">
        <w:t>true unknown modulus</w:t>
      </w:r>
      <w:r w:rsidR="00347635">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477E9E">
        <w:t xml:space="preserve">. </w:t>
      </w:r>
      <w:r w:rsidR="008521D9">
        <w:t>The predictions are not significantly influenced by t</w:t>
      </w:r>
      <w:r w:rsidR="00477E9E">
        <w:t xml:space="preserve">he </w:t>
      </w:r>
      <w:r w:rsidR="00477E9E" w:rsidRPr="00B8775C">
        <w:t xml:space="preserve">standard deviation </w:t>
      </w:r>
      <w:r w:rsidR="00650818">
        <w:t xml:space="preserve">of the latent biases </w:t>
      </w: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sub>
            </m:sSub>
          </m:sub>
        </m:sSub>
      </m:oMath>
      <w:r w:rsidR="008521D9">
        <w:t>, so</w:t>
      </w:r>
      <w:r w:rsidR="005363E5">
        <w:t xml:space="preserve"> it</w:t>
      </w:r>
      <w:r w:rsidR="00477E9E">
        <w:t xml:space="preserve"> is </w:t>
      </w:r>
      <w:r w:rsidR="000E15F2">
        <w:t>assumed constant</w:t>
      </w:r>
      <w:r w:rsidR="00650818">
        <w:t xml:space="preserve"> </w:t>
      </w:r>
      <w:r w:rsidR="000E15F2">
        <w:t>and set to a</w:t>
      </w:r>
      <w:r w:rsidR="00650818">
        <w:t xml:space="preserve"> value</w:t>
      </w:r>
      <w:r w:rsidR="000E15F2">
        <w:t xml:space="preserve"> </w:t>
      </w:r>
      <w:r w:rsidR="00E935A5">
        <w:t xml:space="preserve">based on prior </w:t>
      </w:r>
      <w:r w:rsidR="00DF2008">
        <w:t xml:space="preserve">engineering </w:t>
      </w:r>
      <w:r w:rsidR="00E935A5">
        <w:t>knowledge</w:t>
      </w:r>
      <w:r w:rsidR="00933565">
        <w:t>.</w:t>
      </w:r>
    </w:p>
    <w:p w14:paraId="2123FF28" w14:textId="045F334D" w:rsidR="00477E9E" w:rsidRDefault="00256096" w:rsidP="00477E9E">
      <w:r>
        <w:t>Including the uncertainty in the</w:t>
      </w:r>
      <w:r w:rsidR="00477E9E">
        <w:t xml:space="preserve"> </w:t>
      </w:r>
      <w:r w:rsidR="00E37A29">
        <w:t>latent</w:t>
      </w:r>
      <w:r w:rsidR="00477E9E">
        <w:t xml:space="preserve"> </w:t>
      </w:r>
      <w:r w:rsidR="00A934E9">
        <w:t>biases</w:t>
      </w:r>
      <w:r w:rsidR="00477E9E">
        <w:t xml:space="preserve">, </w:t>
      </w:r>
      <w:r>
        <w:t>the full Bayesian model becomes a</w:t>
      </w:r>
      <w:r w:rsidR="00477E9E">
        <w:t xml:space="preserve"> hierarchical model</w:t>
      </w:r>
      <w:r w:rsidR="007415D7">
        <w:t xml:space="preserve"> with two levels. On the </w:t>
      </w:r>
      <w:r w:rsidR="008016C2">
        <w:t>first</w:t>
      </w:r>
      <w:r w:rsidR="007415D7">
        <w:t xml:space="preserve"> level</w:t>
      </w:r>
      <w:r w:rsidR="008016C2">
        <w:t>,</w:t>
      </w:r>
      <w:r w:rsidR="007415D7">
        <w:t xml:space="preserve"> the experimentally </w:t>
      </w:r>
      <w:r w:rsidR="00477E9E">
        <w:t>observed extensions are modelled conditional</w:t>
      </w:r>
      <w:r w:rsidR="00C10B0D">
        <w:t>ly</w:t>
      </w:r>
      <w:r w:rsidR="00477E9E">
        <w:t xml:space="preserve"> on</w:t>
      </w:r>
      <w:r w:rsidR="008016C2">
        <w:t xml:space="preserve"> the latent biases </w:t>
      </w:r>
      <w:r w:rsidR="00477E9E">
        <w:t xml:space="preserve"> </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,i</m:t>
            </m:r>
          </m:sub>
        </m:sSub>
      </m:oMath>
      <w:r w:rsidR="00477E9E">
        <w:t xml:space="preserve"> </w:t>
      </w:r>
      <m:oMath>
        <m:d>
          <m:dPr>
            <m:ctrlPr>
              <w:rPr>
                <w:rFonts w:ascii="Cambria Math" w:hAnsi="Cambria Math"/>
                <w:i/>
              </w:rPr>
            </m:ctrlPr>
          </m:dPr>
          <m:e>
            <m:r>
              <w:rPr>
                <w:rFonts w:ascii="Cambria Math" w:hAnsi="Cambria Math"/>
              </w:rPr>
              <m:t>i=1,…,</m:t>
            </m:r>
            <m:sSub>
              <m:sSubPr>
                <m:ctrlPr>
                  <w:rPr>
                    <w:rFonts w:ascii="Cambria Math" w:hAnsi="Cambria Math"/>
                    <w:i/>
                  </w:rPr>
                </m:ctrlPr>
              </m:sSubPr>
              <m:e>
                <m:r>
                  <w:rPr>
                    <w:rFonts w:ascii="Cambria Math" w:hAnsi="Cambria Math"/>
                  </w:rPr>
                  <m:t>n</m:t>
                </m:r>
              </m:e>
              <m:sub>
                <m:r>
                  <w:rPr>
                    <w:rFonts w:ascii="Cambria Math" w:hAnsi="Cambria Math"/>
                  </w:rPr>
                  <m:t>e</m:t>
                </m:r>
              </m:sub>
            </m:sSub>
          </m:e>
        </m:d>
      </m:oMath>
      <w:r w:rsidR="00477E9E">
        <w:t xml:space="preserve">, i.e., </w:t>
      </w:r>
      <w:r w:rsidR="009A25F9">
        <w:t xml:space="preserve">Equation </w:t>
      </w:r>
      <w:r w:rsidR="00477E9E" w:rsidRPr="00B15227">
        <w:t xml:space="preserve"> </w:t>
      </w:r>
      <w:r w:rsidR="00477E9E" w:rsidRPr="00B15227">
        <w:fldChar w:fldCharType="begin"/>
      </w:r>
      <w:r w:rsidR="00477E9E" w:rsidRPr="00B15227">
        <w:instrText xml:space="preserve"> REF _Ref134204163 \r \h  \* MERGEFORMAT </w:instrText>
      </w:r>
      <w:r w:rsidR="00477E9E" w:rsidRPr="00B15227">
        <w:fldChar w:fldCharType="separate"/>
      </w:r>
      <w:r w:rsidR="003A15B7">
        <w:t>(2)</w:t>
      </w:r>
      <w:r w:rsidR="00477E9E" w:rsidRPr="00B15227">
        <w:fldChar w:fldCharType="end"/>
      </w:r>
      <w:r w:rsidR="00477E9E" w:rsidRPr="00B15227">
        <w:t xml:space="preserve"> can be modified as</w:t>
      </w:r>
      <w:r w:rsidR="00477E9E">
        <w:t xml:space="preserve"> </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11"/>
      </w:tblGrid>
      <w:tr w:rsidR="00477E9E" w14:paraId="78A88DAA" w14:textId="77777777" w:rsidTr="007F462B">
        <w:trPr>
          <w:trHeight w:val="626"/>
        </w:trPr>
        <w:tc>
          <w:tcPr>
            <w:tcW w:w="8505" w:type="dxa"/>
            <w:vAlign w:val="center"/>
          </w:tcPr>
          <w:p w14:paraId="7D006AE2" w14:textId="65B115C9" w:rsidR="00477E9E" w:rsidRPr="006C3DB5" w:rsidRDefault="00477E9E" w:rsidP="007F462B">
            <w:pPr>
              <w:tabs>
                <w:tab w:val="center" w:pos="4111"/>
                <w:tab w:val="left" w:pos="9026"/>
              </w:tabs>
              <w:jc w:val="center"/>
              <w:rPr>
                <w:rFonts w:eastAsia="DengXian"/>
              </w:rPr>
            </w:pPr>
            <m:oMathPara>
              <m:oMath>
                <m:r>
                  <w:rPr>
                    <w:rFonts w:ascii="Cambria Math" w:eastAsia="DengXian" w:hAnsi="Cambria Math"/>
                  </w:rPr>
                  <w:lastRenderedPageBreak/>
                  <m:t>y</m:t>
                </m:r>
                <m:d>
                  <m:dPr>
                    <m:ctrlPr>
                      <w:rPr>
                        <w:rFonts w:ascii="Cambria Math" w:eastAsia="DengXian" w:hAnsi="Cambria Math"/>
                        <w:i/>
                      </w:rPr>
                    </m:ctrlPr>
                  </m:dPr>
                  <m:e>
                    <m:r>
                      <w:rPr>
                        <w:rFonts w:ascii="Cambria Math" w:hAnsi="Cambria Math"/>
                      </w:rPr>
                      <m:t>P,α|</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,i</m:t>
                        </m:r>
                      </m:sub>
                    </m:sSub>
                  </m:e>
                </m:d>
                <m:r>
                  <w:rPr>
                    <w:rFonts w:ascii="Cambria Math" w:eastAsia="DengXian" w:hAnsi="Cambria Math"/>
                  </w:rPr>
                  <m:t>=η</m:t>
                </m:r>
                <m:d>
                  <m:dPr>
                    <m:ctrlPr>
                      <w:rPr>
                        <w:rFonts w:ascii="Cambria Math" w:eastAsia="DengXian" w:hAnsi="Cambria Math"/>
                        <w:i/>
                      </w:rPr>
                    </m:ctrlPr>
                  </m:dPr>
                  <m:e>
                    <m:r>
                      <w:rPr>
                        <w:rFonts w:ascii="Cambria Math" w:hAnsi="Cambria Math"/>
                      </w:rPr>
                      <m:t>P,α</m:t>
                    </m:r>
                    <m:r>
                      <w:rPr>
                        <w:rFonts w:ascii="Cambria Math" w:eastAsia="DengXian" w:hAnsi="Cambria Math"/>
                      </w:rPr>
                      <m:t>,</m:t>
                    </m:r>
                    <m:acc>
                      <m:accPr>
                        <m:chr m:val="̃"/>
                        <m:ctrlPr>
                          <w:rPr>
                            <w:rFonts w:ascii="Cambria Math" w:eastAsia="DengXian" w:hAnsi="Cambria Math"/>
                            <w:b/>
                            <w:i/>
                          </w:rPr>
                        </m:ctrlPr>
                      </m:accPr>
                      <m:e>
                        <m:r>
                          <m:rPr>
                            <m:sty m:val="bi"/>
                          </m:rPr>
                          <w:rPr>
                            <w:rFonts w:ascii="Cambria Math" w:eastAsia="DengXian" w:hAnsi="Cambria Math"/>
                          </w:rPr>
                          <m:t>τ</m:t>
                        </m:r>
                      </m:e>
                    </m:acc>
                  </m:e>
                </m:d>
                <m:r>
                  <w:rPr>
                    <w:rFonts w:ascii="Cambria Math" w:eastAsia="DengXian" w:hAnsi="Cambria Math"/>
                  </w:rPr>
                  <m:t>+ε</m:t>
                </m:r>
                <m:d>
                  <m:dPr>
                    <m:ctrlPr>
                      <w:rPr>
                        <w:rFonts w:ascii="Cambria Math" w:eastAsia="DengXian" w:hAnsi="Cambria Math"/>
                        <w:i/>
                      </w:rPr>
                    </m:ctrlPr>
                  </m:dPr>
                  <m:e>
                    <m:r>
                      <w:rPr>
                        <w:rFonts w:ascii="Cambria Math" w:hAnsi="Cambria Math"/>
                      </w:rPr>
                      <m:t>P</m:t>
                    </m:r>
                  </m:e>
                </m:d>
                <m:r>
                  <w:rPr>
                    <w:rFonts w:ascii="Cambria Math" w:eastAsia="DengXian" w:hAnsi="Cambria Math"/>
                  </w:rPr>
                  <m:t xml:space="preserve">,  i=1,…, </m:t>
                </m:r>
                <m:sSub>
                  <m:sSubPr>
                    <m:ctrlPr>
                      <w:rPr>
                        <w:rFonts w:ascii="Cambria Math" w:eastAsia="DengXian" w:hAnsi="Cambria Math"/>
                        <w:i/>
                      </w:rPr>
                    </m:ctrlPr>
                  </m:sSubPr>
                  <m:e>
                    <m:r>
                      <w:rPr>
                        <w:rFonts w:ascii="Cambria Math" w:eastAsia="DengXian" w:hAnsi="Cambria Math"/>
                      </w:rPr>
                      <m:t>n</m:t>
                    </m:r>
                  </m:e>
                  <m:sub>
                    <m:r>
                      <w:rPr>
                        <w:rFonts w:ascii="Cambria Math" w:eastAsia="DengXian" w:hAnsi="Cambria Math"/>
                      </w:rPr>
                      <m:t>e</m:t>
                    </m:r>
                  </m:sub>
                </m:sSub>
                <m:r>
                  <w:rPr>
                    <w:rFonts w:ascii="Cambria Math" w:eastAsia="DengXian" w:hAnsi="Cambria Math"/>
                  </w:rPr>
                  <m:t>,</m:t>
                </m:r>
              </m:oMath>
            </m:oMathPara>
          </w:p>
        </w:tc>
        <w:tc>
          <w:tcPr>
            <w:tcW w:w="511" w:type="dxa"/>
            <w:vAlign w:val="center"/>
          </w:tcPr>
          <w:p w14:paraId="141159A3" w14:textId="77777777" w:rsidR="00477E9E" w:rsidRDefault="00477E9E" w:rsidP="00477E9E">
            <w:pPr>
              <w:pStyle w:val="ListParagraph"/>
              <w:numPr>
                <w:ilvl w:val="0"/>
                <w:numId w:val="9"/>
              </w:numPr>
              <w:jc w:val="right"/>
            </w:pPr>
            <w:r>
              <w:t xml:space="preserve"> </w:t>
            </w:r>
          </w:p>
        </w:tc>
      </w:tr>
    </w:tbl>
    <w:p w14:paraId="6D72A1DD" w14:textId="2FFBDDDE" w:rsidR="005342D7" w:rsidRDefault="00477E9E" w:rsidP="005342D7">
      <w:r>
        <w:t xml:space="preserve">where </w:t>
      </w:r>
      <m:oMath>
        <m:acc>
          <m:accPr>
            <m:chr m:val="̃"/>
            <m:ctrlPr>
              <w:rPr>
                <w:rFonts w:ascii="Cambria Math" w:eastAsia="DengXian" w:hAnsi="Cambria Math"/>
                <w:b/>
                <w:i/>
              </w:rPr>
            </m:ctrlPr>
          </m:accPr>
          <m:e>
            <m:r>
              <m:rPr>
                <m:sty m:val="bi"/>
              </m:rPr>
              <w:rPr>
                <w:rFonts w:ascii="Cambria Math" w:eastAsia="DengXian" w:hAnsi="Cambria Math"/>
              </w:rPr>
              <m:t>τ</m:t>
            </m:r>
          </m:e>
        </m:acc>
      </m:oMath>
      <w:r w:rsidR="005342D7">
        <w:rPr>
          <w:b/>
        </w:rPr>
        <w:t xml:space="preserve"> </w:t>
      </w:r>
      <w:r w:rsidR="005342D7" w:rsidRPr="005342D7">
        <w:rPr>
          <w:bCs/>
        </w:rPr>
        <w:t>is obtained by</w:t>
      </w:r>
      <w:r w:rsidR="005342D7">
        <w:rPr>
          <w:bCs/>
        </w:rPr>
        <w:t xml:space="preserve"> </w:t>
      </w:r>
      <m:oMath>
        <m:r>
          <m:rPr>
            <m:sty m:val="bi"/>
          </m:rPr>
          <w:rPr>
            <w:rFonts w:ascii="Cambria Math" w:hAnsi="Cambria Math"/>
          </w:rPr>
          <m:t>τ</m:t>
        </m:r>
      </m:oMath>
      <w:r w:rsidR="005342D7">
        <w:rPr>
          <w:bCs/>
        </w:rPr>
        <w:t xml:space="preserve"> with</w:t>
      </w:r>
      <w:r w:rsidR="005342D7">
        <w:rPr>
          <w:b/>
        </w:rPr>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5342D7">
        <w:t xml:space="preserve"> replaced by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1,i</m:t>
            </m:r>
          </m:sub>
        </m:sSub>
      </m:oMath>
      <w:r w:rsidR="005342D7">
        <w:t>.</w:t>
      </w:r>
      <w:r w:rsidR="00D978B7">
        <w:t xml:space="preserve"> On the second level</w:t>
      </w:r>
      <w:r w:rsidR="006B315B">
        <w:t>,</w:t>
      </w:r>
      <w:r w:rsidR="00D978B7">
        <w:t xml:space="preserve"> the </w:t>
      </w:r>
      <w:r w:rsidR="00782701">
        <w:t>uncertain</w:t>
      </w:r>
      <w:r w:rsidR="00277E9D">
        <w:t xml:space="preserve"> moduli</w:t>
      </w:r>
      <w:r w:rsidR="00D978B7">
        <w:t xml:space="preserve"> </w:t>
      </w:r>
      <w:r w:rsidR="006B315B">
        <w:t xml:space="preserve">are modelled as </w:t>
      </w:r>
      <w:r w:rsidR="00D978B7">
        <w: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1,i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,i</m:t>
            </m:r>
          </m:sub>
        </m:sSub>
        <m:r>
          <w:rPr>
            <w:rFonts w:ascii="Cambria Math" w:hAnsi="Cambria Math"/>
          </w:rPr>
          <m:t>,</m:t>
        </m:r>
      </m:oMath>
      <w:r w:rsidR="00D978B7">
        <w:t xml:space="preserve"> </w:t>
      </w:r>
      <m:oMath>
        <m:d>
          <m:dPr>
            <m:ctrlPr>
              <w:rPr>
                <w:rFonts w:ascii="Cambria Math" w:hAnsi="Cambria Math"/>
                <w:i/>
              </w:rPr>
            </m:ctrlPr>
          </m:dPr>
          <m:e>
            <m:r>
              <w:rPr>
                <w:rFonts w:ascii="Cambria Math" w:hAnsi="Cambria Math"/>
              </w:rPr>
              <m:t>i=1,…,</m:t>
            </m:r>
            <m:sSub>
              <m:sSubPr>
                <m:ctrlPr>
                  <w:rPr>
                    <w:rFonts w:ascii="Cambria Math" w:hAnsi="Cambria Math"/>
                    <w:i/>
                  </w:rPr>
                </m:ctrlPr>
              </m:sSubPr>
              <m:e>
                <m:r>
                  <w:rPr>
                    <w:rFonts w:ascii="Cambria Math" w:hAnsi="Cambria Math"/>
                  </w:rPr>
                  <m:t>n</m:t>
                </m:r>
              </m:e>
              <m:sub>
                <m:r>
                  <w:rPr>
                    <w:rFonts w:ascii="Cambria Math" w:hAnsi="Cambria Math"/>
                  </w:rPr>
                  <m:t>e</m:t>
                </m:r>
              </m:sub>
            </m:sSub>
          </m:e>
        </m:d>
      </m:oMath>
      <w:r w:rsidR="00D978B7">
        <w:t xml:space="preserve"> described above</w:t>
      </w:r>
      <w:r w:rsidR="00277E9D">
        <w:t>.</w:t>
      </w:r>
    </w:p>
    <w:p w14:paraId="35A74A04" w14:textId="4E2FBAAB" w:rsidR="00CC282B" w:rsidRDefault="00076D49" w:rsidP="003F4B22">
      <w:r>
        <w:t>T</w:t>
      </w:r>
      <w:r w:rsidR="00277E9D">
        <w:t>he</w:t>
      </w:r>
      <w:r w:rsidR="00EA6228">
        <w:t xml:space="preserve"> probabilistic model for</w:t>
      </w:r>
      <w:r w:rsidR="00782701">
        <w:t xml:space="preserve"> </w:t>
      </w:r>
      <w:r w:rsidR="00277E9D">
        <w:t xml:space="preserve">latent </w:t>
      </w:r>
      <w:r w:rsidR="00C156F1">
        <w:t>bias</w:t>
      </w:r>
      <w:r w:rsidR="00277E9D">
        <w:t xml:space="preserve"> in the loading angle</w:t>
      </w:r>
      <w:r w:rsidR="00DA43AF">
        <w:t xml:space="preserve"> (</w:t>
      </w:r>
      <w:r w:rsidR="00277E9D">
        <w:t>denote</w:t>
      </w:r>
      <w:r w:rsidR="00DA43AF">
        <w:t>d</w:t>
      </w:r>
      <w:r w:rsidR="00277E9D">
        <w:t xml:space="preserve"> here as</w:t>
      </w:r>
      <w:r w:rsidR="00C156F1">
        <w:t xml:space="preserve"> </w:t>
      </w:r>
      <m:oMath>
        <m:sSub>
          <m:sSubPr>
            <m:ctrlPr>
              <w:rPr>
                <w:rFonts w:ascii="Cambria Math" w:hAnsi="Cambria Math"/>
                <w:i/>
              </w:rPr>
            </m:ctrlPr>
          </m:sSubPr>
          <m:e>
            <m:r>
              <w:rPr>
                <w:rFonts w:ascii="Cambria Math" w:hAnsi="Cambria Math"/>
              </w:rPr>
              <m:t>b</m:t>
            </m:r>
          </m:e>
          <m:sub>
            <m:r>
              <w:rPr>
                <w:rFonts w:ascii="Cambria Math" w:hAnsi="Cambria Math"/>
              </w:rPr>
              <m:t>α,i</m:t>
            </m:r>
          </m:sub>
        </m:sSub>
      </m:oMath>
      <w:r w:rsidR="00DA43AF">
        <w:t xml:space="preserve">, </w:t>
      </w:r>
      <m:oMath>
        <m:r>
          <w:rPr>
            <w:rFonts w:ascii="Cambria Math" w:hAnsi="Cambria Math"/>
          </w:rPr>
          <m:t>i=1,…,</m:t>
        </m:r>
        <m:sSub>
          <m:sSubPr>
            <m:ctrlPr>
              <w:rPr>
                <w:rFonts w:ascii="Cambria Math" w:hAnsi="Cambria Math"/>
                <w:i/>
              </w:rPr>
            </m:ctrlPr>
          </m:sSubPr>
          <m:e>
            <m:r>
              <w:rPr>
                <w:rFonts w:ascii="Cambria Math" w:hAnsi="Cambria Math"/>
              </w:rPr>
              <m:t>n</m:t>
            </m:r>
          </m:e>
          <m:sub>
            <m:r>
              <w:rPr>
                <w:rFonts w:ascii="Cambria Math" w:hAnsi="Cambria Math"/>
              </w:rPr>
              <m:t>e</m:t>
            </m:r>
          </m:sub>
        </m:sSub>
      </m:oMath>
      <w:r w:rsidR="00855ED9">
        <w:t>)</w:t>
      </w:r>
      <w:r w:rsidR="00EA6228">
        <w:t xml:space="preserve"> is given by</w:t>
      </w:r>
      <w: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α</m:t>
                </m:r>
              </m:e>
            </m:acc>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α,i</m:t>
            </m:r>
          </m:sub>
        </m:sSub>
        <m:r>
          <w:rPr>
            <w:rFonts w:ascii="Cambria Math" w:hAnsi="Cambria Math"/>
          </w:rPr>
          <m:t>,</m:t>
        </m:r>
      </m:oMath>
      <w:r w:rsidR="00EA6228">
        <w:t xml:space="preserve"> </w:t>
      </w:r>
      <m:oMath>
        <m:d>
          <m:dPr>
            <m:ctrlPr>
              <w:rPr>
                <w:rFonts w:ascii="Cambria Math" w:hAnsi="Cambria Math"/>
                <w:i/>
              </w:rPr>
            </m:ctrlPr>
          </m:dPr>
          <m:e>
            <m:r>
              <w:rPr>
                <w:rFonts w:ascii="Cambria Math" w:hAnsi="Cambria Math"/>
              </w:rPr>
              <m:t>i=1,…,</m:t>
            </m:r>
            <m:sSub>
              <m:sSubPr>
                <m:ctrlPr>
                  <w:rPr>
                    <w:rFonts w:ascii="Cambria Math" w:hAnsi="Cambria Math"/>
                    <w:i/>
                  </w:rPr>
                </m:ctrlPr>
              </m:sSubPr>
              <m:e>
                <m:r>
                  <w:rPr>
                    <w:rFonts w:ascii="Cambria Math" w:hAnsi="Cambria Math"/>
                  </w:rPr>
                  <m:t>n</m:t>
                </m:r>
              </m:e>
              <m:sub>
                <m:r>
                  <w:rPr>
                    <w:rFonts w:ascii="Cambria Math" w:hAnsi="Cambria Math"/>
                  </w:rPr>
                  <m:t>e</m:t>
                </m:r>
              </m:sub>
            </m:sSub>
          </m:e>
        </m:d>
      </m:oMath>
      <w:r w:rsidR="00DA43AF">
        <w:t>.</w:t>
      </w:r>
      <w:r w:rsidR="00EF5F82">
        <w: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α</m:t>
                </m:r>
              </m:e>
            </m:acc>
          </m:e>
          <m:sub>
            <m:r>
              <w:rPr>
                <w:rFonts w:ascii="Cambria Math" w:hAnsi="Cambria Math"/>
              </w:rPr>
              <m:t>i</m:t>
            </m:r>
          </m:sub>
        </m:sSub>
      </m:oMath>
      <w:r w:rsidR="00EF5F82">
        <w:t xml:space="preserve"> </w:t>
      </w:r>
      <w:r w:rsidR="00142C18">
        <w:t>is</w:t>
      </w:r>
      <w:r w:rsidR="00EF5F82">
        <w:t xml:space="preserve"> the</w:t>
      </w:r>
      <w:r w:rsidR="00142C18">
        <w:t xml:space="preserve"> random variable modelling the uncertain loading angle in specimen </w:t>
      </w:r>
      <m:oMath>
        <m:r>
          <w:rPr>
            <w:rFonts w:ascii="Cambria Math" w:hAnsi="Cambria Math"/>
          </w:rPr>
          <m:t>i</m:t>
        </m:r>
      </m:oMath>
      <w:r w:rsidR="00142C18">
        <w:t xml:space="preserve"> </w:t>
      </w:r>
      <w:r w:rsidR="00644B9C">
        <w:t xml:space="preserve">and </w:t>
      </w:r>
      <m:oMath>
        <m:r>
          <w:rPr>
            <w:rFonts w:ascii="Cambria Math" w:hAnsi="Cambria Math"/>
          </w:rPr>
          <m:t>α</m:t>
        </m:r>
      </m:oMath>
      <w:r w:rsidR="00644B9C">
        <w:t xml:space="preserve"> is the intended loading angle</w:t>
      </w:r>
      <w:r w:rsidR="00B84412">
        <w:t xml:space="preserve"> which</w:t>
      </w:r>
      <w:r w:rsidR="00C669EC">
        <w:t>,</w:t>
      </w:r>
      <w:r w:rsidR="00B84412">
        <w:t xml:space="preserve"> </w:t>
      </w:r>
      <w:r w:rsidR="008521D9">
        <w:t>in contrast to</w:t>
      </w:r>
      <w:r w:rsidR="00B84412">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C669EC">
        <w:t>, is known</w:t>
      </w:r>
      <w:r w:rsidR="001A5908">
        <w:t xml:space="preserve"> </w:t>
      </w:r>
      <w:r w:rsidR="008521D9">
        <w:t>as it is defined by the MAF set-up</w:t>
      </w:r>
      <w:r w:rsidR="00C669EC">
        <w:t>.</w:t>
      </w:r>
      <w:r w:rsidR="00644B9C">
        <w:t xml:space="preserve"> </w:t>
      </w:r>
      <w:r w:rsidR="008521D9">
        <w:t>Based on experience with the MAF</w:t>
      </w:r>
      <w:r w:rsidR="00C669EC">
        <w:t>, i</w:t>
      </w:r>
      <w:r w:rsidR="002F13F1">
        <w:t xml:space="preserve">t is </w:t>
      </w:r>
      <w:r w:rsidR="00AA22F0">
        <w:t>assume</w:t>
      </w:r>
      <w:r w:rsidR="001366E7">
        <w:t>d</w:t>
      </w:r>
      <w:r w:rsidR="0001650F">
        <w:t xml:space="preserve"> that</w:t>
      </w:r>
      <w:r w:rsidR="00AA22F0">
        <w:t xml:space="preserve"> the</w:t>
      </w:r>
      <w:r w:rsidR="00C1312A">
        <w:t xml:space="preserve"> loading angle</w:t>
      </w:r>
      <w:r w:rsidR="00AA22F0">
        <w:t xml:space="preserve"> </w:t>
      </w:r>
      <w:r w:rsidR="00CF085B">
        <w:t>latent</w:t>
      </w:r>
      <w:r w:rsidR="00AA22F0">
        <w:t xml:space="preserve"> </w:t>
      </w:r>
      <w:r w:rsidR="00A934E9">
        <w:t>biases</w:t>
      </w:r>
      <w:r w:rsidR="00AA22F0">
        <w:t xml:space="preserve"> </w:t>
      </w:r>
      <m:oMath>
        <m:sSub>
          <m:sSubPr>
            <m:ctrlPr>
              <w:rPr>
                <w:rFonts w:ascii="Cambria Math" w:hAnsi="Cambria Math"/>
              </w:rPr>
            </m:ctrlPr>
          </m:sSubPr>
          <m:e>
            <m:r>
              <w:rPr>
                <w:rFonts w:ascii="Cambria Math" w:hAnsi="Cambria Math"/>
              </w:rPr>
              <m:t>b</m:t>
            </m:r>
          </m:e>
          <m:sub>
            <m:r>
              <w:rPr>
                <w:rFonts w:ascii="Cambria Math" w:hAnsi="Cambria Math"/>
              </w:rPr>
              <m:t>α,i</m:t>
            </m:r>
          </m:sub>
        </m:sSub>
      </m:oMath>
      <w:r w:rsidR="00AA22F0">
        <w:t xml:space="preserve"> </w:t>
      </w:r>
      <m:oMath>
        <m:d>
          <m:dPr>
            <m:ctrlPr>
              <w:rPr>
                <w:rFonts w:ascii="Cambria Math" w:hAnsi="Cambria Math"/>
                <w:i/>
              </w:rPr>
            </m:ctrlPr>
          </m:dPr>
          <m:e>
            <m:r>
              <w:rPr>
                <w:rFonts w:ascii="Cambria Math" w:hAnsi="Cambria Math"/>
              </w:rPr>
              <m:t>i=1,…,</m:t>
            </m:r>
            <m:sSub>
              <m:sSubPr>
                <m:ctrlPr>
                  <w:rPr>
                    <w:rFonts w:ascii="Cambria Math" w:hAnsi="Cambria Math"/>
                    <w:i/>
                  </w:rPr>
                </m:ctrlPr>
              </m:sSubPr>
              <m:e>
                <m:r>
                  <w:rPr>
                    <w:rFonts w:ascii="Cambria Math" w:hAnsi="Cambria Math"/>
                  </w:rPr>
                  <m:t>n</m:t>
                </m:r>
              </m:e>
              <m:sub>
                <m:r>
                  <w:rPr>
                    <w:rFonts w:ascii="Cambria Math" w:hAnsi="Cambria Math"/>
                  </w:rPr>
                  <m:t>e</m:t>
                </m:r>
              </m:sub>
            </m:sSub>
          </m:e>
        </m:d>
      </m:oMath>
      <w:r w:rsidR="00AA22F0" w:rsidRPr="0079717E">
        <w:t xml:space="preserve"> </w:t>
      </w:r>
      <w:r w:rsidR="00AA22F0">
        <w:t xml:space="preserve">are </w:t>
      </w:r>
      <w:r w:rsidR="00AA22F0" w:rsidRPr="004B3444">
        <w:t>independent and identically distributed</w:t>
      </w:r>
      <w:r w:rsidR="00AA22F0">
        <w:t xml:space="preserve"> </w:t>
      </w:r>
      <w:r w:rsidR="00C1312A">
        <w:t>f</w:t>
      </w:r>
      <w:r w:rsidR="00AA22F0">
        <w:t>ollow</w:t>
      </w:r>
      <w:r w:rsidR="00C1312A">
        <w:t>ing</w:t>
      </w:r>
      <w:r w:rsidR="00AA22F0">
        <w:t xml:space="preserve"> a </w:t>
      </w:r>
      <w:r w:rsidR="00D70E38">
        <w:t>Gaussian</w:t>
      </w:r>
      <w:r w:rsidR="00AA22F0" w:rsidRPr="00B8775C">
        <w:t xml:space="preserve"> </w:t>
      </w:r>
      <w:r w:rsidR="00AA22F0">
        <w:t xml:space="preserve">distribution </w:t>
      </w:r>
      <w:r w:rsidR="00AA22F0" w:rsidRPr="00B8775C">
        <w:t xml:space="preserve">with mean </w:t>
      </w:r>
      <w:r w:rsidR="00C64142">
        <w:t>zero</w:t>
      </w:r>
      <w:r w:rsidR="00C64142" w:rsidRPr="00B8775C">
        <w:t xml:space="preserve"> </w:t>
      </w:r>
      <w:r w:rsidR="00AA22F0" w:rsidRPr="00B8775C">
        <w:t xml:space="preserve">and standard deviation </w:t>
      </w:r>
      <m:oMath>
        <m:sSub>
          <m:sSubPr>
            <m:ctrlPr>
              <w:rPr>
                <w:rFonts w:ascii="Cambria Math" w:hAnsi="Cambria Math"/>
                <w:i/>
              </w:rPr>
            </m:ctrlPr>
          </m:sSubPr>
          <m:e>
            <m:r>
              <w:rPr>
                <w:rFonts w:ascii="Cambria Math" w:hAnsi="Cambria Math"/>
              </w:rPr>
              <m:t>σ</m:t>
            </m:r>
          </m:e>
          <m:sub>
            <m:sSub>
              <m:sSubPr>
                <m:ctrlPr>
                  <w:rPr>
                    <w:rFonts w:ascii="Cambria Math" w:hAnsi="Cambria Math"/>
                    <w:i/>
                  </w:rPr>
                </m:ctrlPr>
              </m:sSubPr>
              <m:e>
                <m:r>
                  <w:rPr>
                    <w:rFonts w:ascii="Cambria Math" w:hAnsi="Cambria Math"/>
                  </w:rPr>
                  <m:t>b</m:t>
                </m:r>
              </m:e>
              <m:sub>
                <m:r>
                  <w:rPr>
                    <w:rFonts w:ascii="Cambria Math" w:hAnsi="Cambria Math"/>
                  </w:rPr>
                  <m:t>α</m:t>
                </m:r>
              </m:sub>
            </m:sSub>
          </m:sub>
        </m:sSub>
        <m:r>
          <w:rPr>
            <w:rFonts w:ascii="Cambria Math" w:hAnsi="Cambria Math"/>
          </w:rPr>
          <m:t>=1</m:t>
        </m:r>
        <m:r>
          <m:rPr>
            <m:sty m:val="p"/>
          </m:rPr>
          <w:rPr>
            <w:rFonts w:ascii="Cambria Math" w:hAnsi="Cambria Math"/>
          </w:rPr>
          <m:t>deg</m:t>
        </m:r>
      </m:oMath>
      <w:r w:rsidR="008521D9">
        <w:rPr>
          <w:iCs/>
        </w:rPr>
        <w:t>.</w:t>
      </w:r>
      <w:r w:rsidR="003F4B22">
        <w:rPr>
          <w:iCs/>
        </w:rPr>
        <w:t xml:space="preserve"> </w:t>
      </w:r>
      <w:r w:rsidR="008C6AFC">
        <w:t>T</w:t>
      </w:r>
      <w:r w:rsidR="000B23E1">
        <w:t xml:space="preserve">he consequent hierarchical </w:t>
      </w:r>
      <w:r w:rsidR="006B315B">
        <w:t>model</w:t>
      </w:r>
      <w:r w:rsidR="00862BE0">
        <w:t xml:space="preserve"> </w:t>
      </w:r>
      <w:r w:rsidR="006B315B">
        <w:t xml:space="preserve">can be </w:t>
      </w:r>
      <w:r w:rsidR="008521D9">
        <w:t xml:space="preserve">developed </w:t>
      </w:r>
      <w:r w:rsidR="006B315B">
        <w:t>based on</w:t>
      </w:r>
      <w:r w:rsidR="00A12D4E">
        <w:t xml:space="preserve"> </w:t>
      </w:r>
      <w:r w:rsidR="006E7E31" w:rsidRPr="00B15227">
        <w:t xml:space="preserve">equation </w:t>
      </w:r>
      <w:r w:rsidR="006E7E31" w:rsidRPr="00B15227">
        <w:fldChar w:fldCharType="begin"/>
      </w:r>
      <w:r w:rsidR="006E7E31" w:rsidRPr="00B15227">
        <w:instrText xml:space="preserve"> REF _Ref134204163 \r \h  \* MERGEFORMAT </w:instrText>
      </w:r>
      <w:r w:rsidR="006E7E31" w:rsidRPr="00B15227">
        <w:fldChar w:fldCharType="separate"/>
      </w:r>
      <w:r w:rsidR="003A15B7">
        <w:t>(2)</w:t>
      </w:r>
      <w:r w:rsidR="006E7E31" w:rsidRPr="00B15227">
        <w:fldChar w:fldCharType="end"/>
      </w:r>
      <w:r w:rsidR="006E7E31" w:rsidRPr="00B15227">
        <w:t xml:space="preserve"> </w:t>
      </w:r>
      <w:r w:rsidR="00A12D4E">
        <w:t>as follows: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11"/>
      </w:tblGrid>
      <w:tr w:rsidR="005342D7" w14:paraId="541BE087" w14:textId="77777777" w:rsidTr="007F462B">
        <w:trPr>
          <w:trHeight w:val="626"/>
        </w:trPr>
        <w:tc>
          <w:tcPr>
            <w:tcW w:w="8505" w:type="dxa"/>
            <w:vAlign w:val="center"/>
          </w:tcPr>
          <w:p w14:paraId="29E660C4" w14:textId="69DA9C18" w:rsidR="005342D7" w:rsidRPr="006C3DB5" w:rsidRDefault="005342D7" w:rsidP="007F462B">
            <w:pPr>
              <w:tabs>
                <w:tab w:val="center" w:pos="4111"/>
                <w:tab w:val="left" w:pos="9026"/>
              </w:tabs>
              <w:jc w:val="center"/>
              <w:rPr>
                <w:rFonts w:eastAsia="DengXian"/>
              </w:rPr>
            </w:pPr>
            <m:oMathPara>
              <m:oMath>
                <m:r>
                  <w:rPr>
                    <w:rFonts w:ascii="Cambria Math" w:eastAsia="DengXian" w:hAnsi="Cambria Math"/>
                  </w:rPr>
                  <m:t>y</m:t>
                </m:r>
                <m:d>
                  <m:dPr>
                    <m:ctrlPr>
                      <w:rPr>
                        <w:rFonts w:ascii="Cambria Math" w:eastAsia="DengXian" w:hAnsi="Cambria Math"/>
                        <w:i/>
                      </w:rPr>
                    </m:ctrlPr>
                  </m:dPr>
                  <m:e>
                    <m:r>
                      <w:rPr>
                        <w:rFonts w:ascii="Cambria Math" w:hAnsi="Cambria Math"/>
                      </w:rPr>
                      <m:t>P,α|</m:t>
                    </m:r>
                    <m:sSub>
                      <m:sSubPr>
                        <m:ctrlPr>
                          <w:rPr>
                            <w:rFonts w:ascii="Cambria Math" w:hAnsi="Cambria Math"/>
                            <w:i/>
                          </w:rPr>
                        </m:ctrlPr>
                      </m:sSubPr>
                      <m:e>
                        <m:r>
                          <w:rPr>
                            <w:rFonts w:ascii="Cambria Math" w:hAnsi="Cambria Math"/>
                          </w:rPr>
                          <m:t>b</m:t>
                        </m:r>
                      </m:e>
                      <m:sub>
                        <m:r>
                          <w:rPr>
                            <w:rFonts w:ascii="Cambria Math" w:hAnsi="Cambria Math"/>
                          </w:rPr>
                          <m:t>α,i</m:t>
                        </m:r>
                      </m:sub>
                    </m:sSub>
                  </m:e>
                </m:d>
                <m:r>
                  <w:rPr>
                    <w:rFonts w:ascii="Cambria Math" w:eastAsia="DengXian" w:hAnsi="Cambria Math"/>
                  </w:rPr>
                  <m:t>=η</m:t>
                </m:r>
                <m:d>
                  <m:dPr>
                    <m:ctrlPr>
                      <w:rPr>
                        <w:rFonts w:ascii="Cambria Math" w:eastAsia="DengXian" w:hAnsi="Cambria Math"/>
                        <w:i/>
                      </w:rPr>
                    </m:ctrlPr>
                  </m:dPr>
                  <m:e>
                    <m:r>
                      <w:rPr>
                        <w:rFonts w:ascii="Cambria Math" w:hAnsi="Cambria Math"/>
                      </w:rPr>
                      <m:t>P,</m:t>
                    </m:r>
                    <m:sSub>
                      <m:sSubPr>
                        <m:ctrlPr>
                          <w:rPr>
                            <w:rFonts w:ascii="Cambria Math" w:hAnsi="Cambria Math"/>
                            <w:i/>
                          </w:rPr>
                        </m:ctrlPr>
                      </m:sSubPr>
                      <m:e>
                        <m:acc>
                          <m:accPr>
                            <m:chr m:val="̃"/>
                            <m:ctrlPr>
                              <w:rPr>
                                <w:rFonts w:ascii="Cambria Math" w:hAnsi="Cambria Math"/>
                                <w:i/>
                              </w:rPr>
                            </m:ctrlPr>
                          </m:accPr>
                          <m:e>
                            <m:r>
                              <w:rPr>
                                <w:rFonts w:ascii="Cambria Math" w:hAnsi="Cambria Math"/>
                              </w:rPr>
                              <m:t>α</m:t>
                            </m:r>
                          </m:e>
                        </m:acc>
                      </m:e>
                      <m:sub>
                        <m:r>
                          <w:rPr>
                            <w:rFonts w:ascii="Cambria Math" w:hAnsi="Cambria Math"/>
                          </w:rPr>
                          <m:t>i</m:t>
                        </m:r>
                      </m:sub>
                    </m:sSub>
                    <m:r>
                      <w:rPr>
                        <w:rFonts w:ascii="Cambria Math" w:eastAsia="DengXian" w:hAnsi="Cambria Math"/>
                      </w:rPr>
                      <m:t>,</m:t>
                    </m:r>
                    <m:r>
                      <m:rPr>
                        <m:sty m:val="bi"/>
                      </m:rPr>
                      <w:rPr>
                        <w:rFonts w:ascii="Cambria Math" w:eastAsia="DengXian" w:hAnsi="Cambria Math"/>
                      </w:rPr>
                      <m:t>τ</m:t>
                    </m:r>
                  </m:e>
                </m:d>
                <m:r>
                  <w:rPr>
                    <w:rFonts w:ascii="Cambria Math" w:eastAsia="DengXian" w:hAnsi="Cambria Math"/>
                  </w:rPr>
                  <m:t>+ε</m:t>
                </m:r>
                <m:d>
                  <m:dPr>
                    <m:ctrlPr>
                      <w:rPr>
                        <w:rFonts w:ascii="Cambria Math" w:eastAsia="DengXian" w:hAnsi="Cambria Math"/>
                        <w:i/>
                      </w:rPr>
                    </m:ctrlPr>
                  </m:dPr>
                  <m:e>
                    <m:r>
                      <w:rPr>
                        <w:rFonts w:ascii="Cambria Math" w:hAnsi="Cambria Math"/>
                      </w:rPr>
                      <m:t>P</m:t>
                    </m:r>
                  </m:e>
                </m:d>
                <m:r>
                  <w:rPr>
                    <w:rFonts w:ascii="Cambria Math" w:eastAsia="DengXian" w:hAnsi="Cambria Math"/>
                  </w:rPr>
                  <m:t xml:space="preserve">,  i=1,…, </m:t>
                </m:r>
                <m:sSub>
                  <m:sSubPr>
                    <m:ctrlPr>
                      <w:rPr>
                        <w:rFonts w:ascii="Cambria Math" w:eastAsia="DengXian" w:hAnsi="Cambria Math"/>
                        <w:i/>
                      </w:rPr>
                    </m:ctrlPr>
                  </m:sSubPr>
                  <m:e>
                    <m:r>
                      <w:rPr>
                        <w:rFonts w:ascii="Cambria Math" w:eastAsia="DengXian" w:hAnsi="Cambria Math"/>
                      </w:rPr>
                      <m:t>n</m:t>
                    </m:r>
                  </m:e>
                  <m:sub>
                    <m:r>
                      <w:rPr>
                        <w:rFonts w:ascii="Cambria Math" w:eastAsia="DengXian" w:hAnsi="Cambria Math"/>
                      </w:rPr>
                      <m:t>e</m:t>
                    </m:r>
                  </m:sub>
                </m:sSub>
                <m:r>
                  <w:rPr>
                    <w:rFonts w:ascii="Cambria Math" w:eastAsia="DengXian" w:hAnsi="Cambria Math"/>
                  </w:rPr>
                  <m:t>.</m:t>
                </m:r>
              </m:oMath>
            </m:oMathPara>
          </w:p>
        </w:tc>
        <w:tc>
          <w:tcPr>
            <w:tcW w:w="511" w:type="dxa"/>
            <w:vAlign w:val="center"/>
          </w:tcPr>
          <w:p w14:paraId="061AFB00" w14:textId="77777777" w:rsidR="005342D7" w:rsidRDefault="005342D7" w:rsidP="007F462B">
            <w:pPr>
              <w:pStyle w:val="ListParagraph"/>
              <w:numPr>
                <w:ilvl w:val="0"/>
                <w:numId w:val="9"/>
              </w:numPr>
              <w:jc w:val="right"/>
            </w:pPr>
            <w:r>
              <w:t xml:space="preserve"> </w:t>
            </w:r>
          </w:p>
        </w:tc>
      </w:tr>
    </w:tbl>
    <w:p w14:paraId="37479408" w14:textId="4B52C93B" w:rsidR="00021F3A" w:rsidRDefault="00D076AA" w:rsidP="00021F3A">
      <w:r>
        <w:t>U</w:t>
      </w:r>
      <w:r w:rsidR="0070775E">
        <w:t xml:space="preserve">ncertainty in </w:t>
      </w:r>
      <w:r>
        <w:t>both</w:t>
      </w:r>
      <w:ins w:id="245" w:author="Karim Anaya-Izquierdo" w:date="2024-09-26T10:07:00Z" w16du:dateUtc="2024-09-26T09:07:00Z">
        <w:r w:rsidR="002951EA">
          <w:t xml:space="preserve"> types of </w:t>
        </w:r>
      </w:ins>
      <w:del w:id="246" w:author="Karim Anaya-Izquierdo" w:date="2024-09-26T10:07:00Z" w16du:dateUtc="2024-09-26T09:07:00Z">
        <w:r w:rsidDel="002951EA">
          <w:delText xml:space="preserve"> of</w:delText>
        </w:r>
      </w:del>
      <w:del w:id="247" w:author="Karim Anaya-Izquierdo" w:date="2024-09-26T10:06:00Z" w16du:dateUtc="2024-09-26T09:06:00Z">
        <w:r w:rsidDel="002951EA">
          <w:delText xml:space="preserve"> the</w:delText>
        </w:r>
      </w:del>
      <w:del w:id="248" w:author="Karim Anaya-Izquierdo" w:date="2024-09-26T10:07:00Z" w16du:dateUtc="2024-09-26T09:07:00Z">
        <w:r w:rsidR="0070775E" w:rsidDel="002951EA">
          <w:delText xml:space="preserve"> </w:delText>
        </w:r>
      </w:del>
      <w:r w:rsidR="0070775E">
        <w:t>biases</w:t>
      </w:r>
      <w:r>
        <w:t xml:space="preserve"> will</w:t>
      </w:r>
      <w:r w:rsidR="0070775E">
        <w:t xml:space="preserve"> influ</w:t>
      </w:r>
      <w:r w:rsidR="00095A16">
        <w:t>e</w:t>
      </w:r>
      <w:r w:rsidR="0070775E">
        <w:t xml:space="preserve">nce the uncertainty in the </w:t>
      </w:r>
      <w:r>
        <w:t>measured</w:t>
      </w:r>
      <w:r w:rsidR="00095A16">
        <w:t xml:space="preserve"> </w:t>
      </w:r>
      <w:r w:rsidR="0070775E">
        <w:t>load-extension curves</w:t>
      </w:r>
      <w:r>
        <w:t xml:space="preserve">; </w:t>
      </w:r>
      <w:r w:rsidR="00522423">
        <w:t>therefore,</w:t>
      </w:r>
      <w:r>
        <w:t xml:space="preserve"> the extension measurements are dependent on the biases</w:t>
      </w:r>
      <w:r w:rsidR="0070775E">
        <w:t xml:space="preserve">. </w:t>
      </w:r>
      <w:r w:rsidR="00C6710A">
        <w:t xml:space="preserve">Furthermore, </w:t>
      </w:r>
      <w:r>
        <w:t xml:space="preserve">the load-extension predictions </w:t>
      </w:r>
      <w:r w:rsidR="00B96200">
        <w:t>will depend on the</w:t>
      </w:r>
      <w:r>
        <w:t xml:space="preserve"> </w:t>
      </w:r>
      <w:r w:rsidR="004606AE">
        <w:t>uncertain</w:t>
      </w:r>
      <w:r>
        <w:t>ty in the biases which cannot be measured</w:t>
      </w:r>
      <w:r w:rsidR="00B96200">
        <w:t xml:space="preserve">.  </w:t>
      </w:r>
      <w:r w:rsidR="004606AE">
        <w:t xml:space="preserve">The probabilistic operation to </w:t>
      </w:r>
      <w:r w:rsidR="00086F65">
        <w:t>eliminate</w:t>
      </w:r>
      <w:r w:rsidR="004606AE">
        <w:t xml:space="preserve"> th</w:t>
      </w:r>
      <w:r w:rsidR="00640E95">
        <w:t>is uncertainty</w:t>
      </w:r>
      <w:r w:rsidR="00027700">
        <w:t>,</w:t>
      </w:r>
      <w:r w:rsidR="00481265">
        <w:t xml:space="preserve"> </w:t>
      </w:r>
      <w:r w:rsidR="00340CAC">
        <w:t xml:space="preserve">is using </w:t>
      </w:r>
      <w:r w:rsidR="00B03C5F">
        <w:t>a weighted</w:t>
      </w:r>
      <w:r w:rsidR="00086F65">
        <w:t xml:space="preserve"> </w:t>
      </w:r>
      <w:r w:rsidR="00342382">
        <w:t>average</w:t>
      </w:r>
      <w:r w:rsidR="00D923C5">
        <w:t xml:space="preserve"> </w:t>
      </w:r>
      <w:r w:rsidR="00B03C5F">
        <w:t xml:space="preserve">of all possible values of the biases is used based on </w:t>
      </w:r>
      <w:r w:rsidR="00F626A7">
        <w:t>their prior probability distribution</w:t>
      </w:r>
      <w:r w:rsidR="00B03C5F">
        <w:t>, thus making</w:t>
      </w:r>
      <w:r w:rsidR="009C3AE8">
        <w:t xml:space="preserve"> </w:t>
      </w:r>
      <w:r w:rsidR="008A7ADB">
        <w:t xml:space="preserve">the predictions probabilistically coherent </w:t>
      </w:r>
      <w:r w:rsidR="00401EF6">
        <w:fldChar w:fldCharType="begin"/>
      </w:r>
      <w:r w:rsidR="00F74FF1">
        <w:instrText xml:space="preserve"> ADDIN EN.CITE &lt;EndNote&gt;&lt;Cite&gt;&lt;Author&gt;Bernardo&lt;/Author&gt;&lt;Year&gt;1994&lt;/Year&gt;&lt;RecNum&gt;27&lt;/RecNum&gt;&lt;DisplayText&gt;[29]&lt;/DisplayText&gt;&lt;record&gt;&lt;rec-number&gt;27&lt;/rec-number&gt;&lt;foreign-keys&gt;&lt;key app="EN" db-id="ex50s9f2oazte6ed2zmxxx53tsxtfeaftxv2" timestamp="1724425771"&gt;27&lt;/key&gt;&lt;/foreign-keys&gt;&lt;ref-type name="Book"&gt;6&lt;/ref-type&gt;&lt;contributors&gt;&lt;authors&gt;&lt;author&gt;José M. Bernardo&lt;/author&gt;&lt;author&gt;Adrian F. M. Smith&lt;/author&gt;&lt;/authors&gt;&lt;/contributors&gt;&lt;titles&gt;&lt;title&gt;Bayesian Theory&lt;/title&gt;&lt;/titles&gt;&lt;dates&gt;&lt;year&gt;1994&lt;/year&gt;&lt;/dates&gt;&lt;publisher&gt;John Wiley &amp;amp; Sons&lt;/publisher&gt;&lt;urls&gt;&lt;related-urls&gt;&lt;url&gt;https://onlinelibrary.wiley.com/doi/book/10.1002/9780470316870&lt;/url&gt;&lt;/related-urls&gt;&lt;/urls&gt;&lt;/record&gt;&lt;/Cite&gt;&lt;/EndNote&gt;</w:instrText>
      </w:r>
      <w:r w:rsidR="00401EF6">
        <w:fldChar w:fldCharType="separate"/>
      </w:r>
      <w:r w:rsidR="00F74FF1">
        <w:rPr>
          <w:noProof/>
        </w:rPr>
        <w:t>[</w:t>
      </w:r>
      <w:hyperlink w:anchor="_ENREF_29" w:tooltip="Bernardo, 1994 #27" w:history="1">
        <w:r w:rsidR="009D5636" w:rsidRPr="009D5636">
          <w:rPr>
            <w:rStyle w:val="Hyperlink"/>
          </w:rPr>
          <w:t>29</w:t>
        </w:r>
      </w:hyperlink>
      <w:r w:rsidR="00F74FF1">
        <w:rPr>
          <w:noProof/>
        </w:rPr>
        <w:t>]</w:t>
      </w:r>
      <w:r w:rsidR="00401EF6">
        <w:fldChar w:fldCharType="end"/>
      </w:r>
      <w:r w:rsidR="00021F3A">
        <w:t xml:space="preserve"> </w:t>
      </w:r>
      <w:r w:rsidR="00401EF6">
        <w:t>.</w:t>
      </w:r>
      <w:r w:rsidR="00095A16">
        <w:t xml:space="preserve"> </w:t>
      </w:r>
      <w:bookmarkStart w:id="249" w:name="_Toc133938872"/>
      <w:bookmarkStart w:id="250" w:name="_Ref150338215"/>
      <w:bookmarkEnd w:id="185"/>
    </w:p>
    <w:p w14:paraId="78657741" w14:textId="033BDFD5" w:rsidR="00123B5D" w:rsidRDefault="00123B5D" w:rsidP="000C091B">
      <w:pPr>
        <w:pStyle w:val="subsection"/>
        <w:outlineLvl w:val="1"/>
      </w:pPr>
      <w:r w:rsidRPr="00123B5D">
        <w:t xml:space="preserve">Choice </w:t>
      </w:r>
      <w:r w:rsidRPr="00612609">
        <w:t>of</w:t>
      </w:r>
      <w:r w:rsidRPr="00123B5D">
        <w:t xml:space="preserve"> Prior</w:t>
      </w:r>
      <w:bookmarkEnd w:id="249"/>
      <w:r w:rsidR="00412DBD">
        <w:t xml:space="preserve"> distributions</w:t>
      </w:r>
      <w:bookmarkEnd w:id="250"/>
    </w:p>
    <w:p w14:paraId="1AD24CB5" w14:textId="0E900230" w:rsidR="00A903D3" w:rsidRDefault="006948F6" w:rsidP="006B6384">
      <w:r>
        <w:t>For the</w:t>
      </w:r>
      <w:r w:rsidR="005B518C">
        <w:t xml:space="preserve"> input</w:t>
      </w:r>
      <w:r>
        <w:t xml:space="preserve"> parameters in the FE model</w:t>
      </w:r>
      <w:r w:rsidR="00041855">
        <w:t xml:space="preserve"> (</w:t>
      </w:r>
      <m:oMath>
        <m:r>
          <m:rPr>
            <m:sty m:val="bi"/>
          </m:rPr>
          <w:rPr>
            <w:rFonts w:ascii="Cambria Math" w:hAnsi="Cambria Math"/>
          </w:rPr>
          <m:t>τ</m:t>
        </m:r>
      </m:oMath>
      <w:r w:rsidR="00041855">
        <w:t>)</w:t>
      </w:r>
      <w:r>
        <w:t>,</w:t>
      </w:r>
      <w:r w:rsidR="00041855">
        <w:t xml:space="preserve"> </w:t>
      </w:r>
      <w:r w:rsidR="00C50075">
        <w:t xml:space="preserve">the </w:t>
      </w:r>
      <w:r w:rsidR="00041855">
        <w:t>transversely isotropic assumption</w:t>
      </w:r>
      <w:r w:rsidR="00C50075">
        <w:t xml:space="preserve"> </w:t>
      </w:r>
      <w:r w:rsidR="006B6384">
        <w:t xml:space="preserve">is encoded </w:t>
      </w:r>
      <w:r w:rsidR="00C50075">
        <w:t>into the prior</w:t>
      </w:r>
      <w:r w:rsidR="006B6384">
        <w:t xml:space="preserve">. </w:t>
      </w:r>
      <w:r w:rsidR="009F326C">
        <w:t>P</w:t>
      </w:r>
      <w:r>
        <w:t>riors</w:t>
      </w:r>
      <w:r w:rsidR="009F326C">
        <w:t xml:space="preserve"> of </w:t>
      </w:r>
      <w:r w:rsidR="00824D75" w:rsidRPr="00824D75">
        <w:t xml:space="preserve">Gaussian </w:t>
      </w:r>
      <w:r w:rsidR="009F326C">
        <w:t>distribution</w:t>
      </w:r>
      <w:ins w:id="251" w:author="Tobias Laux" w:date="2024-09-09T15:48:00Z" w16du:dateUtc="2024-09-09T14:48:00Z">
        <w:r w:rsidR="007D6F5A">
          <w:t>s</w:t>
        </w:r>
      </w:ins>
      <w:r>
        <w:t xml:space="preserve"> with mean</w:t>
      </w:r>
      <w:r w:rsidR="00041855">
        <w:t xml:space="preserve"> </w:t>
      </w:r>
      <w:r w:rsidR="00614E66">
        <w:t xml:space="preserve">and standard deviation </w:t>
      </w:r>
      <w:r w:rsidR="00041855">
        <w:t>values</w:t>
      </w:r>
      <w:r>
        <w:t xml:space="preserve"> </w:t>
      </w:r>
      <w:r w:rsidR="00041855">
        <w:t>given by</w:t>
      </w:r>
      <w:r>
        <w:t xml:space="preserve"> the measured </w:t>
      </w:r>
      <w:r w:rsidR="00041855">
        <w:t xml:space="preserve">material property </w:t>
      </w:r>
      <w:r>
        <w:t>values from</w:t>
      </w:r>
      <w:r w:rsidR="003F5472">
        <w:t xml:space="preserve"> </w:t>
      </w:r>
      <w:r w:rsidR="003F5472">
        <w:fldChar w:fldCharType="begin"/>
      </w:r>
      <w:r w:rsidR="00F74FF1">
        <w:instrText xml:space="preserve"> ADDIN EN.CITE &lt;EndNote&gt;&lt;Cite&gt;&lt;Author&gt;Jiménez-Fortunato&lt;/Author&gt;&lt;Year&gt;2021&lt;/Year&gt;&lt;RecNum&gt;26&lt;/RecNum&gt;&lt;DisplayText&gt;[28]&lt;/DisplayText&gt;&lt;record&gt;&lt;rec-number&gt;26&lt;/rec-number&gt;&lt;foreign-keys&gt;&lt;key app="EN" db-id="ex50s9f2oazte6ed2zmxxx53tsxtfeaftxv2" timestamp="1724425771"&gt;26&lt;/key&gt;&lt;/foreign-keys&gt;&lt;ref-type name="Journal Article"&gt;17&lt;/ref-type&gt;&lt;contributors&gt;&lt;authors&gt;&lt;author&gt;Jiménez-Fortunato, Irene&lt;/author&gt;&lt;author&gt;Bull, Daniel J.&lt;/author&gt;&lt;author&gt;Thomsen, Ole T.&lt;/author&gt;&lt;author&gt;Dulieu-Barton, Janice M.&lt;/author&gt;&lt;/authors&gt;&lt;/contributors&gt;&lt;titles&gt;&lt;title&gt;On the source of the thermoelastic response from orthotropic fibre reinforced composite laminates&lt;/title&gt;&lt;secondary-title&gt;Composites Part A: Applied Science and Manufacturing&lt;/secondary-title&gt;&lt;/titles&gt;&lt;periodical&gt;&lt;full-title&gt;Composites Part A: Applied Science and Manufacturing&lt;/full-title&gt;&lt;/periodical&gt;&lt;pages&gt;106515&lt;/pages&gt;&lt;volume&gt;149&lt;/volume&gt;&lt;keywords&gt;&lt;keyword&gt;B-Thermomechanical&lt;/keyword&gt;&lt;keyword&gt;B-Optical properties/techniques&lt;/keyword&gt;&lt;keyword&gt;D-Thermal analysis&lt;/keyword&gt;&lt;keyword&gt;D-Mechanical testing&lt;/keyword&gt;&lt;/keywords&gt;&lt;dates&gt;&lt;year&gt;2021&lt;/year&gt;&lt;pub-dates&gt;&lt;date&gt;2021/10/01/&lt;/date&gt;&lt;/pub-dates&gt;&lt;/dates&gt;&lt;isbn&gt;1359-835X&lt;/isbn&gt;&lt;urls&gt;&lt;related-urls&gt;&lt;url&gt;https://www.sciencedirect.com/science/article/pii/S1359835X21002372&lt;/url&gt;&lt;/related-urls&gt;&lt;/urls&gt;&lt;electronic-resource-num&gt;https://doi.org/10.1016/j.compositesa.2021.106515&lt;/electronic-resource-num&gt;&lt;/record&gt;&lt;/Cite&gt;&lt;/EndNote&gt;</w:instrText>
      </w:r>
      <w:r w:rsidR="003F5472">
        <w:fldChar w:fldCharType="separate"/>
      </w:r>
      <w:r w:rsidR="00F74FF1">
        <w:rPr>
          <w:noProof/>
        </w:rPr>
        <w:t>[</w:t>
      </w:r>
      <w:hyperlink w:anchor="_ENREF_28" w:tooltip="Jiménez-Fortunato, 2021 #26" w:history="1">
        <w:r w:rsidR="009D5636" w:rsidRPr="009D5636">
          <w:rPr>
            <w:rStyle w:val="Hyperlink"/>
          </w:rPr>
          <w:t>28</w:t>
        </w:r>
      </w:hyperlink>
      <w:r w:rsidR="00F74FF1">
        <w:rPr>
          <w:noProof/>
        </w:rPr>
        <w:t>]</w:t>
      </w:r>
      <w:r w:rsidR="003F5472">
        <w:fldChar w:fldCharType="end"/>
      </w:r>
      <w:r w:rsidR="00553851">
        <w:t xml:space="preserve"> are adopted</w:t>
      </w:r>
      <w:r>
        <w:t xml:space="preserve">. </w:t>
      </w:r>
      <w:r w:rsidR="00041855">
        <w:t>T</w:t>
      </w:r>
      <w:r>
        <w:t xml:space="preserve">he priors for the </w:t>
      </w:r>
      <w:r w:rsidR="00C50075">
        <w:t xml:space="preserve">FE </w:t>
      </w:r>
      <w:r>
        <w:t>model parameter</w:t>
      </w:r>
      <w:r w:rsidR="00C50075">
        <w:t>s in</w:t>
      </w:r>
      <w:r w:rsidR="006B6384" w:rsidRPr="006B6384">
        <w:rPr>
          <w:rFonts w:ascii="Cambria Math" w:hAnsi="Cambria Math"/>
          <w:i/>
        </w:rPr>
        <w:t xml:space="preserve"> </w:t>
      </w:r>
      <m:oMath>
        <m:r>
          <m:rPr>
            <m:sty m:val="bi"/>
          </m:rPr>
          <w:rPr>
            <w:rFonts w:ascii="Cambria Math" w:hAnsi="Cambria Math"/>
          </w:rPr>
          <m:t>τ</m:t>
        </m:r>
      </m:oMath>
      <w:r w:rsidR="00C50075">
        <w:t xml:space="preserve"> </w:t>
      </w:r>
      <w:r w:rsidR="00AE72BE">
        <w:t xml:space="preserve">are </w:t>
      </w:r>
      <w:r w:rsidR="00B930E9">
        <w:t>then given by</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0"/>
        <w:gridCol w:w="541"/>
      </w:tblGrid>
      <w:tr w:rsidR="004B575F" w14:paraId="0147A7AF" w14:textId="77777777" w:rsidTr="00A04752">
        <w:trPr>
          <w:trHeight w:val="626"/>
        </w:trPr>
        <w:tc>
          <w:tcPr>
            <w:tcW w:w="8490" w:type="dxa"/>
            <w:vAlign w:val="center"/>
          </w:tcPr>
          <w:p w14:paraId="25DECF9C" w14:textId="07779175" w:rsidR="004B575F" w:rsidRPr="00167EC9" w:rsidRDefault="00000000" w:rsidP="00167EC9">
            <w:pPr>
              <w:tabs>
                <w:tab w:val="center" w:pos="4111"/>
                <w:tab w:val="left" w:pos="9026"/>
              </w:tabs>
              <w:jc w:val="center"/>
              <w:rPr>
                <w:rFonts w:ascii="Cambria Math" w:eastAsia="DengXian" w:hAnsi="Cambria Math"/>
                <w:oMath/>
              </w:rPr>
            </w:pPr>
            <m:oMathPara>
              <m:oMath>
                <m:sSub>
                  <m:sSubPr>
                    <m:ctrlPr>
                      <w:rPr>
                        <w:rFonts w:ascii="Cambria Math" w:eastAsia="DengXian" w:hAnsi="Cambria Math"/>
                        <w:i/>
                      </w:rPr>
                    </m:ctrlPr>
                  </m:sSubPr>
                  <m:e>
                    <m:r>
                      <w:rPr>
                        <w:rFonts w:ascii="Cambria Math" w:eastAsia="DengXian" w:hAnsi="Cambria Math"/>
                      </w:rPr>
                      <m:t>E</m:t>
                    </m:r>
                  </m:e>
                  <m:sub>
                    <m:r>
                      <w:rPr>
                        <w:rFonts w:ascii="Cambria Math" w:eastAsia="DengXian" w:hAnsi="Cambria Math"/>
                      </w:rPr>
                      <m:t>1</m:t>
                    </m:r>
                  </m:sub>
                </m:sSub>
                <m:d>
                  <m:dPr>
                    <m:begChr m:val="["/>
                    <m:endChr m:val="]"/>
                    <m:ctrlPr>
                      <w:rPr>
                        <w:rFonts w:ascii="Cambria Math" w:eastAsia="DengXian" w:hAnsi="Cambria Math"/>
                        <w:i/>
                      </w:rPr>
                    </m:ctrlPr>
                  </m:dPr>
                  <m:e>
                    <m:r>
                      <m:rPr>
                        <m:sty m:val="p"/>
                      </m:rPr>
                      <w:rPr>
                        <w:rFonts w:ascii="Cambria Math" w:eastAsia="DengXian" w:hAnsi="Cambria Math"/>
                      </w:rPr>
                      <m:t>MPa</m:t>
                    </m:r>
                  </m:e>
                </m:d>
                <m:r>
                  <m:rPr>
                    <m:aln/>
                  </m:rPr>
                  <w:rPr>
                    <w:rFonts w:ascii="Cambria Math" w:eastAsia="DengXian" w:hAnsi="Cambria Math"/>
                  </w:rPr>
                  <m:t>∼</m:t>
                </m:r>
                <m:r>
                  <m:rPr>
                    <m:nor/>
                  </m:rPr>
                  <w:rPr>
                    <w:rFonts w:ascii="Cambria Math" w:hAnsi="Euclid Math One"/>
                  </w:rPr>
                  <m:t>Gaussian</m:t>
                </m:r>
                <m:d>
                  <m:dPr>
                    <m:ctrlPr>
                      <w:rPr>
                        <w:rFonts w:ascii="Cambria Math" w:eastAsia="DengXian" w:hAnsi="Cambria Math"/>
                        <w:i/>
                      </w:rPr>
                    </m:ctrlPr>
                  </m:dPr>
                  <m:e>
                    <m:r>
                      <w:rPr>
                        <w:rFonts w:ascii="Cambria Math" w:eastAsia="DengXian" w:hAnsi="Cambria Math"/>
                      </w:rPr>
                      <m:t xml:space="preserve">148800, </m:t>
                    </m:r>
                    <m:sSup>
                      <m:sSupPr>
                        <m:ctrlPr>
                          <w:rPr>
                            <w:rFonts w:ascii="Cambria Math" w:eastAsia="DengXian" w:hAnsi="Cambria Math"/>
                            <w:i/>
                          </w:rPr>
                        </m:ctrlPr>
                      </m:sSupPr>
                      <m:e>
                        <m:r>
                          <w:rPr>
                            <w:rFonts w:ascii="Cambria Math" w:eastAsia="DengXian" w:hAnsi="Cambria Math"/>
                          </w:rPr>
                          <m:t>2000</m:t>
                        </m:r>
                      </m:e>
                      <m:sup>
                        <m:r>
                          <w:rPr>
                            <w:rFonts w:ascii="Cambria Math" w:eastAsia="DengXian" w:hAnsi="Cambria Math"/>
                          </w:rPr>
                          <m:t>2</m:t>
                        </m:r>
                      </m:sup>
                    </m:sSup>
                  </m:e>
                </m:d>
                <m:r>
                  <w:rPr>
                    <w:rFonts w:ascii="Cambria Math" w:eastAsia="DengXian" w:hAnsi="Cambria Math"/>
                  </w:rPr>
                  <m:t>,</m:t>
                </m:r>
                <m:r>
                  <m:rPr>
                    <m:sty m:val="p"/>
                  </m:rPr>
                  <w:rPr>
                    <w:rFonts w:ascii="Cambria Math" w:eastAsia="DengXian" w:hAnsi="Cambria Math"/>
                  </w:rPr>
                  <w:br/>
                </m:r>
              </m:oMath>
              <m:oMath>
                <m:r>
                  <w:rPr>
                    <w:rFonts w:ascii="Cambria Math" w:eastAsia="DengXian" w:hAnsi="Cambria Math"/>
                  </w:rPr>
                  <m:t xml:space="preserve">  </m:t>
                </m:r>
                <m:sSub>
                  <m:sSubPr>
                    <m:ctrlPr>
                      <w:rPr>
                        <w:rFonts w:ascii="Cambria Math" w:eastAsia="DengXian" w:hAnsi="Cambria Math"/>
                        <w:i/>
                      </w:rPr>
                    </m:ctrlPr>
                  </m:sSubPr>
                  <m:e>
                    <m:r>
                      <w:rPr>
                        <w:rFonts w:ascii="Cambria Math" w:eastAsia="DengXian" w:hAnsi="Cambria Math"/>
                      </w:rPr>
                      <m:t>E</m:t>
                    </m:r>
                  </m:e>
                  <m:sub>
                    <m:r>
                      <w:rPr>
                        <w:rFonts w:ascii="Cambria Math" w:eastAsia="DengXian" w:hAnsi="Cambria Math"/>
                      </w:rPr>
                      <m:t>2</m:t>
                    </m:r>
                  </m:sub>
                </m:sSub>
                <m:d>
                  <m:dPr>
                    <m:begChr m:val="["/>
                    <m:endChr m:val="]"/>
                    <m:ctrlPr>
                      <w:rPr>
                        <w:rFonts w:ascii="Cambria Math" w:eastAsia="DengXian" w:hAnsi="Cambria Math"/>
                        <w:i/>
                      </w:rPr>
                    </m:ctrlPr>
                  </m:dPr>
                  <m:e>
                    <m:r>
                      <m:rPr>
                        <m:sty m:val="p"/>
                      </m:rPr>
                      <w:rPr>
                        <w:rFonts w:ascii="Cambria Math" w:eastAsia="DengXian" w:hAnsi="Cambria Math"/>
                      </w:rPr>
                      <m:t>MPa</m:t>
                    </m:r>
                  </m:e>
                </m:d>
                <m:r>
                  <m:rPr>
                    <m:aln/>
                  </m:rPr>
                  <w:rPr>
                    <w:rFonts w:ascii="Cambria Math" w:eastAsia="DengXian" w:hAnsi="Cambria Math"/>
                  </w:rPr>
                  <m:t>∼</m:t>
                </m:r>
                <m:r>
                  <m:rPr>
                    <m:nor/>
                  </m:rPr>
                  <w:rPr>
                    <w:rFonts w:ascii="Cambria Math" w:hAnsi="Euclid Math One"/>
                  </w:rPr>
                  <m:t>Gaussian</m:t>
                </m:r>
                <m:d>
                  <m:dPr>
                    <m:ctrlPr>
                      <w:rPr>
                        <w:rFonts w:ascii="Cambria Math" w:eastAsia="DengXian" w:hAnsi="Cambria Math"/>
                        <w:i/>
                      </w:rPr>
                    </m:ctrlPr>
                  </m:dPr>
                  <m:e>
                    <m:r>
                      <w:rPr>
                        <w:rFonts w:ascii="Cambria Math" w:eastAsia="DengXian" w:hAnsi="Cambria Math"/>
                      </w:rPr>
                      <m:t xml:space="preserve">9190, </m:t>
                    </m:r>
                    <m:sSup>
                      <m:sSupPr>
                        <m:ctrlPr>
                          <w:rPr>
                            <w:rFonts w:ascii="Cambria Math" w:eastAsia="DengXian" w:hAnsi="Cambria Math"/>
                            <w:i/>
                          </w:rPr>
                        </m:ctrlPr>
                      </m:sSupPr>
                      <m:e>
                        <m:r>
                          <w:rPr>
                            <w:rFonts w:ascii="Cambria Math" w:eastAsia="DengXian" w:hAnsi="Cambria Math"/>
                          </w:rPr>
                          <m:t>100</m:t>
                        </m:r>
                      </m:e>
                      <m:sup>
                        <m:r>
                          <w:rPr>
                            <w:rFonts w:ascii="Cambria Math" w:eastAsia="DengXian" w:hAnsi="Cambria Math"/>
                          </w:rPr>
                          <m:t>2</m:t>
                        </m:r>
                      </m:sup>
                    </m:sSup>
                  </m:e>
                </m:d>
                <m:r>
                  <w:rPr>
                    <w:rFonts w:ascii="Cambria Math" w:eastAsia="DengXian" w:hAnsi="Cambria Math"/>
                  </w:rPr>
                  <m:t>,</m:t>
                </m:r>
                <m:r>
                  <m:rPr>
                    <m:sty m:val="p"/>
                  </m:rPr>
                  <w:rPr>
                    <w:rFonts w:ascii="Cambria Math" w:eastAsia="DengXian" w:hAnsi="Cambria Math"/>
                  </w:rPr>
                  <w:br/>
                </m:r>
              </m:oMath>
              <m:oMath>
                <m:sSub>
                  <m:sSubPr>
                    <m:ctrlPr>
                      <w:rPr>
                        <w:rFonts w:ascii="Cambria Math" w:eastAsia="DengXian" w:hAnsi="Cambria Math"/>
                        <w:i/>
                      </w:rPr>
                    </m:ctrlPr>
                  </m:sSubPr>
                  <m:e>
                    <m:r>
                      <w:rPr>
                        <w:rFonts w:ascii="Cambria Math" w:eastAsia="DengXian" w:hAnsi="Cambria Math"/>
                      </w:rPr>
                      <m:t>G</m:t>
                    </m:r>
                  </m:e>
                  <m:sub>
                    <m:r>
                      <w:rPr>
                        <w:rFonts w:ascii="Cambria Math" w:eastAsia="DengXian" w:hAnsi="Cambria Math"/>
                      </w:rPr>
                      <m:t>12</m:t>
                    </m:r>
                  </m:sub>
                </m:sSub>
                <m:d>
                  <m:dPr>
                    <m:begChr m:val="["/>
                    <m:endChr m:val="]"/>
                    <m:ctrlPr>
                      <w:rPr>
                        <w:rFonts w:ascii="Cambria Math" w:eastAsia="DengXian" w:hAnsi="Cambria Math"/>
                        <w:i/>
                      </w:rPr>
                    </m:ctrlPr>
                  </m:dPr>
                  <m:e>
                    <m:r>
                      <m:rPr>
                        <m:sty m:val="p"/>
                      </m:rPr>
                      <w:rPr>
                        <w:rFonts w:ascii="Cambria Math" w:eastAsia="DengXian" w:hAnsi="Cambria Math"/>
                      </w:rPr>
                      <m:t>MPa</m:t>
                    </m:r>
                  </m:e>
                </m:d>
                <m:r>
                  <m:rPr>
                    <m:aln/>
                  </m:rPr>
                  <w:rPr>
                    <w:rFonts w:ascii="Cambria Math" w:eastAsia="DengXian" w:hAnsi="Cambria Math"/>
                  </w:rPr>
                  <m:t>∼</m:t>
                </m:r>
                <m:r>
                  <m:rPr>
                    <m:nor/>
                  </m:rPr>
                  <w:rPr>
                    <w:rFonts w:ascii="Cambria Math" w:hAnsi="Euclid Math One"/>
                  </w:rPr>
                  <m:t>Gaussian</m:t>
                </m:r>
                <m:d>
                  <m:dPr>
                    <m:ctrlPr>
                      <w:rPr>
                        <w:rFonts w:ascii="Cambria Math" w:eastAsia="DengXian" w:hAnsi="Cambria Math"/>
                        <w:i/>
                      </w:rPr>
                    </m:ctrlPr>
                  </m:dPr>
                  <m:e>
                    <m:r>
                      <w:rPr>
                        <w:rFonts w:ascii="Cambria Math" w:eastAsia="DengXian" w:hAnsi="Cambria Math"/>
                      </w:rPr>
                      <m:t xml:space="preserve">5060, </m:t>
                    </m:r>
                    <m:sSup>
                      <m:sSupPr>
                        <m:ctrlPr>
                          <w:rPr>
                            <w:rFonts w:ascii="Cambria Math" w:eastAsia="DengXian" w:hAnsi="Cambria Math"/>
                            <w:i/>
                          </w:rPr>
                        </m:ctrlPr>
                      </m:sSupPr>
                      <m:e>
                        <m:r>
                          <w:rPr>
                            <w:rFonts w:ascii="Cambria Math" w:eastAsia="DengXian" w:hAnsi="Cambria Math"/>
                          </w:rPr>
                          <m:t>70</m:t>
                        </m:r>
                      </m:e>
                      <m:sup>
                        <m:r>
                          <w:rPr>
                            <w:rFonts w:ascii="Cambria Math" w:eastAsia="DengXian" w:hAnsi="Cambria Math"/>
                          </w:rPr>
                          <m:t>2</m:t>
                        </m:r>
                      </m:sup>
                    </m:sSup>
                  </m:e>
                </m:d>
                <m:r>
                  <w:rPr>
                    <w:rFonts w:ascii="Cambria Math" w:eastAsia="DengXian" w:hAnsi="Cambria Math"/>
                  </w:rPr>
                  <m:t>,</m:t>
                </m:r>
                <m:r>
                  <m:rPr>
                    <m:sty m:val="p"/>
                  </m:rPr>
                  <w:rPr>
                    <w:rFonts w:ascii="Cambria Math" w:eastAsia="DengXian" w:hAnsi="Cambria Math"/>
                  </w:rPr>
                  <w:br/>
                </m:r>
              </m:oMath>
              <m:oMath>
                <m:r>
                  <w:rPr>
                    <w:rFonts w:ascii="Cambria Math" w:eastAsia="DengXian" w:hAnsi="Cambria Math"/>
                  </w:rPr>
                  <m:t xml:space="preserve"> </m:t>
                </m:r>
                <m:sSub>
                  <m:sSubPr>
                    <m:ctrlPr>
                      <w:rPr>
                        <w:rFonts w:ascii="Cambria Math" w:eastAsia="DengXian" w:hAnsi="Cambria Math"/>
                        <w:i/>
                      </w:rPr>
                    </m:ctrlPr>
                  </m:sSubPr>
                  <m:e>
                    <m:r>
                      <w:rPr>
                        <w:rFonts w:ascii="Cambria Math" w:eastAsia="DengXian" w:hAnsi="Cambria Math"/>
                      </w:rPr>
                      <m:t>ν</m:t>
                    </m:r>
                  </m:e>
                  <m:sub>
                    <m:r>
                      <w:rPr>
                        <w:rFonts w:ascii="Cambria Math" w:eastAsia="DengXian" w:hAnsi="Cambria Math"/>
                      </w:rPr>
                      <m:t>12</m:t>
                    </m:r>
                  </m:sub>
                </m:sSub>
                <m:d>
                  <m:dPr>
                    <m:begChr m:val="["/>
                    <m:endChr m:val="]"/>
                    <m:ctrlPr>
                      <w:rPr>
                        <w:rFonts w:ascii="Cambria Math" w:eastAsia="DengXian" w:hAnsi="Cambria Math"/>
                        <w:i/>
                      </w:rPr>
                    </m:ctrlPr>
                  </m:dPr>
                  <m:e>
                    <m:r>
                      <w:rPr>
                        <w:rFonts w:ascii="Cambria Math" w:eastAsia="DengXian" w:hAnsi="Cambria Math"/>
                      </w:rPr>
                      <m:t>-</m:t>
                    </m:r>
                  </m:e>
                </m:d>
                <m:r>
                  <m:rPr>
                    <m:aln/>
                  </m:rPr>
                  <w:rPr>
                    <w:rFonts w:ascii="Cambria Math" w:eastAsia="DengXian" w:hAnsi="Cambria Math"/>
                  </w:rPr>
                  <m:t>∼</m:t>
                </m:r>
                <m:r>
                  <m:rPr>
                    <m:nor/>
                  </m:rPr>
                  <w:rPr>
                    <w:rFonts w:ascii="Cambria Math" w:hAnsi="Euclid Math One"/>
                  </w:rPr>
                  <m:t>Gaussian</m:t>
                </m:r>
                <m:d>
                  <m:dPr>
                    <m:ctrlPr>
                      <w:rPr>
                        <w:rFonts w:ascii="Cambria Math" w:eastAsia="DengXian" w:hAnsi="Cambria Math"/>
                        <w:i/>
                      </w:rPr>
                    </m:ctrlPr>
                  </m:dPr>
                  <m:e>
                    <m:r>
                      <w:rPr>
                        <w:rFonts w:ascii="Cambria Math" w:eastAsia="DengXian" w:hAnsi="Cambria Math"/>
                      </w:rPr>
                      <m:t xml:space="preserve">0.34, </m:t>
                    </m:r>
                    <m:sSup>
                      <m:sSupPr>
                        <m:ctrlPr>
                          <w:rPr>
                            <w:rFonts w:ascii="Cambria Math" w:eastAsia="DengXian" w:hAnsi="Cambria Math"/>
                            <w:i/>
                          </w:rPr>
                        </m:ctrlPr>
                      </m:sSupPr>
                      <m:e>
                        <m:r>
                          <w:rPr>
                            <w:rFonts w:ascii="Cambria Math" w:eastAsia="DengXian" w:hAnsi="Cambria Math"/>
                          </w:rPr>
                          <m:t>0.01</m:t>
                        </m:r>
                      </m:e>
                      <m:sup>
                        <m:r>
                          <w:rPr>
                            <w:rFonts w:ascii="Cambria Math" w:eastAsia="DengXian" w:hAnsi="Cambria Math"/>
                          </w:rPr>
                          <m:t>2</m:t>
                        </m:r>
                      </m:sup>
                    </m:sSup>
                  </m:e>
                </m:d>
                <m:r>
                  <w:rPr>
                    <w:rFonts w:ascii="Cambria Math" w:eastAsia="DengXian" w:hAnsi="Cambria Math"/>
                  </w:rPr>
                  <m:t xml:space="preserve">,  </m:t>
                </m:r>
                <m:r>
                  <m:rPr>
                    <m:sty m:val="p"/>
                  </m:rPr>
                  <w:rPr>
                    <w:rFonts w:ascii="Cambria Math" w:eastAsia="DengXian" w:hAnsi="Cambria Math"/>
                  </w:rPr>
                  <w:br/>
                </m:r>
              </m:oMath>
              <m:oMath>
                <m:sSub>
                  <m:sSubPr>
                    <m:ctrlPr>
                      <w:rPr>
                        <w:rFonts w:ascii="Cambria Math" w:eastAsia="DengXian" w:hAnsi="Cambria Math"/>
                        <w:i/>
                      </w:rPr>
                    </m:ctrlPr>
                  </m:sSubPr>
                  <m:e>
                    <m:r>
                      <w:rPr>
                        <w:rFonts w:ascii="Cambria Math" w:eastAsia="DengXian" w:hAnsi="Cambria Math"/>
                      </w:rPr>
                      <m:t>ν</m:t>
                    </m:r>
                  </m:e>
                  <m:sub>
                    <m:r>
                      <w:rPr>
                        <w:rFonts w:ascii="Cambria Math" w:eastAsia="DengXian" w:hAnsi="Cambria Math"/>
                      </w:rPr>
                      <m:t>23</m:t>
                    </m:r>
                  </m:sub>
                </m:sSub>
                <m:r>
                  <w:rPr>
                    <w:rFonts w:ascii="Cambria Math" w:eastAsia="DengXian" w:hAnsi="Cambria Math"/>
                  </w:rPr>
                  <m:t>[-]</m:t>
                </m:r>
                <m:r>
                  <m:rPr>
                    <m:aln/>
                  </m:rPr>
                  <w:rPr>
                    <w:rFonts w:ascii="Cambria Math" w:eastAsia="DengXian" w:hAnsi="Cambria Math"/>
                  </w:rPr>
                  <m:t>∼</m:t>
                </m:r>
                <m:r>
                  <m:rPr>
                    <m:nor/>
                  </m:rPr>
                  <w:rPr>
                    <w:rFonts w:ascii="Cambria Math" w:hAnsi="Euclid Math One"/>
                  </w:rPr>
                  <m:t>Gaussian</m:t>
                </m:r>
                <m:r>
                  <w:rPr>
                    <w:rFonts w:ascii="Cambria Math" w:eastAsia="DengXian" w:hAnsi="Cambria Math"/>
                  </w:rPr>
                  <m:t xml:space="preserve">(0.44, </m:t>
                </m:r>
                <m:sSup>
                  <m:sSupPr>
                    <m:ctrlPr>
                      <w:rPr>
                        <w:rFonts w:ascii="Cambria Math" w:eastAsia="DengXian" w:hAnsi="Cambria Math"/>
                        <w:i/>
                      </w:rPr>
                    </m:ctrlPr>
                  </m:sSupPr>
                  <m:e>
                    <m:r>
                      <w:rPr>
                        <w:rFonts w:ascii="Cambria Math" w:eastAsia="DengXian" w:hAnsi="Cambria Math"/>
                      </w:rPr>
                      <m:t>0.01</m:t>
                    </m:r>
                  </m:e>
                  <m:sup>
                    <m:r>
                      <w:rPr>
                        <w:rFonts w:ascii="Cambria Math" w:eastAsia="DengXian" w:hAnsi="Cambria Math"/>
                      </w:rPr>
                      <m:t>2</m:t>
                    </m:r>
                  </m:sup>
                </m:sSup>
                <m:r>
                  <w:rPr>
                    <w:rFonts w:ascii="Cambria Math" w:eastAsia="DengXian" w:hAnsi="Cambria Math"/>
                  </w:rPr>
                  <m:t>).</m:t>
                </m:r>
              </m:oMath>
            </m:oMathPara>
          </w:p>
        </w:tc>
        <w:tc>
          <w:tcPr>
            <w:tcW w:w="541" w:type="dxa"/>
            <w:vAlign w:val="center"/>
          </w:tcPr>
          <w:p w14:paraId="6FCF5DA0" w14:textId="77777777" w:rsidR="004B575F" w:rsidRDefault="004B575F" w:rsidP="004B575F">
            <w:pPr>
              <w:pStyle w:val="ListParagraph"/>
              <w:numPr>
                <w:ilvl w:val="0"/>
                <w:numId w:val="9"/>
              </w:numPr>
              <w:jc w:val="right"/>
            </w:pPr>
            <w:r>
              <w:t xml:space="preserve"> </w:t>
            </w:r>
          </w:p>
        </w:tc>
      </w:tr>
    </w:tbl>
    <w:p w14:paraId="138CEA4B" w14:textId="5DF5F563" w:rsidR="007B1EE8" w:rsidRDefault="00415FC4" w:rsidP="00394996">
      <w:r>
        <w:t xml:space="preserve">The choice of the </w:t>
      </w:r>
      <w:r w:rsidR="008C1915">
        <w:t xml:space="preserve">prior </w:t>
      </w:r>
      <w:r>
        <w:t>standard deviation</w:t>
      </w:r>
      <w:r w:rsidR="000C475C">
        <w:t>s</w:t>
      </w:r>
      <w:r w:rsidR="00CC3643">
        <w:t xml:space="preserve"> </w:t>
      </w:r>
      <w:r w:rsidR="000C475C">
        <w:t xml:space="preserve">in Equation </w:t>
      </w:r>
      <w:r w:rsidR="00CC3643">
        <w:t>(10)</w:t>
      </w:r>
      <w:r>
        <w:t xml:space="preserve"> is based on the average</w:t>
      </w:r>
      <w:r w:rsidR="00AD396B">
        <w:t xml:space="preserve"> value of the standard deviation obtained from</w:t>
      </w:r>
      <w:r w:rsidR="00CA1058">
        <w:t xml:space="preserve"> DIC and st</w:t>
      </w:r>
      <w:r w:rsidR="008A17B9">
        <w:t>r</w:t>
      </w:r>
      <w:r w:rsidR="00CA1058">
        <w:t>ain gauge</w:t>
      </w:r>
      <w:ins w:id="252" w:author="Tobias Laux" w:date="2024-09-09T15:49:00Z" w16du:dateUtc="2024-09-09T14:49:00Z">
        <w:r w:rsidR="00BC62DB">
          <w:t xml:space="preserve"> measurements in </w:t>
        </w:r>
        <w:r w:rsidR="00BC62DB">
          <w:fldChar w:fldCharType="begin"/>
        </w:r>
        <w:r w:rsidR="00BC62DB">
          <w:instrText xml:space="preserve"> ADDIN EN.CITE &lt;EndNote&gt;&lt;Cite&gt;&lt;Author&gt;Jiménez-Fortunato&lt;/Author&gt;&lt;Year&gt;2021&lt;/Year&gt;&lt;RecNum&gt;26&lt;/RecNum&gt;&lt;DisplayText&gt;[28]&lt;/DisplayText&gt;&lt;record&gt;&lt;rec-number&gt;26&lt;/rec-number&gt;&lt;foreign-keys&gt;&lt;key app="EN" db-id="ex50s9f2oazte6ed2zmxxx53tsxtfeaftxv2" timestamp="1724425771"&gt;26&lt;/key&gt;&lt;/foreign-keys&gt;&lt;ref-type name="Journal Article"&gt;17&lt;/ref-type&gt;&lt;contributors&gt;&lt;authors&gt;&lt;author&gt;Jiménez-Fortunato, Irene&lt;/author&gt;&lt;author&gt;Bull, Daniel J.&lt;/author&gt;&lt;author&gt;Thomsen, Ole T.&lt;/author&gt;&lt;author&gt;Dulieu-Barton, Janice M.&lt;/author&gt;&lt;/authors&gt;&lt;/contributors&gt;&lt;titles&gt;&lt;title&gt;On the source of the thermoelastic response from orthotropic fibre reinforced composite laminates&lt;/title&gt;&lt;secondary-title&gt;Composites Part A: Applied Science and Manufacturing&lt;/secondary-title&gt;&lt;/titles&gt;&lt;periodical&gt;&lt;full-title&gt;Composites Part A: Applied Science and Manufacturing&lt;/full-title&gt;&lt;/periodical&gt;&lt;pages&gt;106515&lt;/pages&gt;&lt;volume&gt;149&lt;/volume&gt;&lt;keywords&gt;&lt;keyword&gt;B-Thermomechanical&lt;/keyword&gt;&lt;keyword&gt;B-Optical properties/techniques&lt;/keyword&gt;&lt;keyword&gt;D-Thermal analysis&lt;/keyword&gt;&lt;keyword&gt;D-Mechanical testing&lt;/keyword&gt;&lt;/keywords&gt;&lt;dates&gt;&lt;year&gt;2021&lt;/year&gt;&lt;pub-dates&gt;&lt;date&gt;2021/10/01/&lt;/date&gt;&lt;/pub-dates&gt;&lt;/dates&gt;&lt;isbn&gt;1359-835X&lt;/isbn&gt;&lt;urls&gt;&lt;related-urls&gt;&lt;url&gt;https://www.sciencedirect.com/science/article/pii/S1359835X21002372&lt;/url&gt;&lt;/related-urls&gt;&lt;/urls&gt;&lt;electronic-resource-num&gt;https://doi.org/10.1016/j.compositesa.2021.106515&lt;/electronic-resource-num&gt;&lt;/record&gt;&lt;/Cite&gt;&lt;/EndNote&gt;</w:instrText>
        </w:r>
        <w:r w:rsidR="00BC62DB">
          <w:fldChar w:fldCharType="separate"/>
        </w:r>
        <w:r w:rsidR="00BC62DB">
          <w:rPr>
            <w:noProof/>
          </w:rPr>
          <w:t>[</w:t>
        </w:r>
        <w:r w:rsidR="00BC62DB">
          <w:fldChar w:fldCharType="begin"/>
        </w:r>
        <w:r w:rsidR="00BC62DB">
          <w:instrText>HYPERLINK \l "_ENREF_28" \o "Jiménez-Fortunato, 2021 #26"</w:instrText>
        </w:r>
        <w:r w:rsidR="00BC62DB">
          <w:fldChar w:fldCharType="separate"/>
        </w:r>
        <w:r w:rsidR="00BC62DB" w:rsidRPr="009D5636">
          <w:rPr>
            <w:rStyle w:val="Hyperlink"/>
          </w:rPr>
          <w:t>28</w:t>
        </w:r>
        <w:r w:rsidR="00BC62DB">
          <w:rPr>
            <w:rStyle w:val="Hyperlink"/>
          </w:rPr>
          <w:fldChar w:fldCharType="end"/>
        </w:r>
        <w:r w:rsidR="00BC62DB">
          <w:rPr>
            <w:noProof/>
          </w:rPr>
          <w:t>]</w:t>
        </w:r>
        <w:r w:rsidR="00BC62DB">
          <w:fldChar w:fldCharType="end"/>
        </w:r>
      </w:ins>
      <w:r w:rsidR="00CC4CD3">
        <w:t>.</w:t>
      </w:r>
      <w:r w:rsidR="002A3816">
        <w:t xml:space="preserve"> </w:t>
      </w:r>
      <w:r w:rsidR="00AD396B" w:rsidRPr="00AD396B">
        <w:t xml:space="preserve">The choice </w:t>
      </w:r>
      <w:r w:rsidR="00AD396B">
        <w:t>is based on</w:t>
      </w:r>
      <w:r w:rsidR="00AD396B" w:rsidRPr="00AD396B">
        <w:t xml:space="preserve"> conservative prior knowledge due to the relatively large standard deviation of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AD396B">
        <w:t xml:space="preserve"> and can be considered subjective as it is related to the quality of the material property values available. </w:t>
      </w:r>
      <w:r w:rsidR="00BF04EA">
        <w:t xml:space="preserve"> Nevertheless, the </w:t>
      </w:r>
      <w:r w:rsidR="0000290F">
        <w:t xml:space="preserve">conservative standard deviation values will provide a good test of the effectiveness of the </w:t>
      </w:r>
      <w:r w:rsidR="00C845EF">
        <w:t>Bayesian prediction</w:t>
      </w:r>
      <w:r w:rsidR="00BF04EA">
        <w:t xml:space="preserve"> </w:t>
      </w:r>
      <w:r w:rsidR="0000290F">
        <w:t>reported in the later sections of the paper. A simplified approach is adopted where the p</w:t>
      </w:r>
      <w:r w:rsidR="008A17B9">
        <w:t>rior probability distribution</w:t>
      </w:r>
      <w:r w:rsidR="001530D7">
        <w:t>s</w:t>
      </w:r>
      <w:r w:rsidR="008A17B9">
        <w:t xml:space="preserve"> </w:t>
      </w:r>
      <w:r w:rsidR="001530D7">
        <w:t>are</w:t>
      </w:r>
      <w:r w:rsidR="008A44CF">
        <w:t xml:space="preserve"> specified </w:t>
      </w:r>
      <w:r w:rsidR="008A17B9">
        <w:t xml:space="preserve">separately </w:t>
      </w:r>
      <w:r w:rsidR="001530D7">
        <w:t>for</w:t>
      </w:r>
      <w:r w:rsidR="008A17B9">
        <w:t xml:space="preserve"> each uncertain parameter</w:t>
      </w:r>
      <w:r w:rsidR="0000290F">
        <w:t xml:space="preserve"> to account for the </w:t>
      </w:r>
      <w:r w:rsidR="00F758BB">
        <w:t>prior</w:t>
      </w:r>
      <w:r w:rsidR="00A5626C">
        <w:t xml:space="preserve"> statistical</w:t>
      </w:r>
      <w:r w:rsidR="00F758BB">
        <w:t xml:space="preserve"> independence of the parameters</w:t>
      </w:r>
      <w:r w:rsidR="007B092E">
        <w:t xml:space="preserve">. </w:t>
      </w:r>
    </w:p>
    <w:p w14:paraId="03AE2C2C" w14:textId="0CCB8738" w:rsidR="00537EF4" w:rsidRPr="009A69FF" w:rsidRDefault="00276D13" w:rsidP="007F54DF">
      <w:pPr>
        <w:rPr>
          <w:color w:val="4472C4" w:themeColor="accent1"/>
        </w:rPr>
      </w:pPr>
      <w:r>
        <w:t>As discussed above, t</w:t>
      </w:r>
      <w:r w:rsidR="00961965">
        <w:t>he</w:t>
      </w:r>
      <w:r>
        <w:t xml:space="preserve"> uncertainty in the</w:t>
      </w:r>
      <w:r w:rsidR="004D14A6">
        <w:t xml:space="preserve"> predicted FE</w:t>
      </w:r>
      <w:r>
        <w:t xml:space="preserve"> extensions is modelled with</w:t>
      </w:r>
      <w:r w:rsidR="002C452E">
        <w:t xml:space="preserve"> the</w:t>
      </w:r>
      <w:r>
        <w:t xml:space="preserve"> </w:t>
      </w:r>
      <w:r w:rsidR="00206BD4">
        <w:t>GP</w:t>
      </w:r>
      <w:r w:rsidR="00A669A9">
        <w:t xml:space="preserve"> prior</w:t>
      </w:r>
      <w:r w:rsidR="00206BD4">
        <w:t xml:space="preserve"> with mean and covariance function</w:t>
      </w:r>
      <w:r w:rsidR="00811204">
        <w:t xml:space="preserve">s provided in Section </w:t>
      </w:r>
      <w:r w:rsidR="00811204">
        <w:fldChar w:fldCharType="begin"/>
      </w:r>
      <w:r w:rsidR="00811204">
        <w:instrText xml:space="preserve"> REF _Ref149144194 \r \h </w:instrText>
      </w:r>
      <w:r w:rsidR="00811204">
        <w:fldChar w:fldCharType="separate"/>
      </w:r>
      <w:r w:rsidR="007A6A20">
        <w:t>3.1</w:t>
      </w:r>
      <w:r w:rsidR="00811204">
        <w:fldChar w:fldCharType="end"/>
      </w:r>
      <w:r w:rsidR="00811204">
        <w:t xml:space="preserve">. </w:t>
      </w:r>
      <w:r w:rsidR="00A73DC4">
        <w:t xml:space="preserve">It is also required to </w:t>
      </w:r>
      <w:r w:rsidR="00811204">
        <w:t xml:space="preserve">set prior distributions for the </w:t>
      </w:r>
      <w:r w:rsidR="007A3288">
        <w:t xml:space="preserve">uncertain parameter </w:t>
      </w:r>
      <w:r w:rsidR="00811204">
        <w:t>in the mean and covariance functions</w:t>
      </w:r>
      <w:r w:rsidR="007A3288">
        <w:t xml:space="preserve"> of the GP </w:t>
      </w:r>
      <w:r w:rsidR="00A669A9">
        <w:t>prior</w:t>
      </w:r>
      <w:r w:rsidR="0000290F">
        <w:t>,</w:t>
      </w:r>
      <w:r w:rsidR="00A669A9">
        <w:t xml:space="preserve"> </w:t>
      </w:r>
      <w:r w:rsidR="007A3288">
        <w:t>usually called</w:t>
      </w:r>
      <w:r w:rsidR="00A669A9">
        <w:t xml:space="preserve"> </w:t>
      </w:r>
      <w:r w:rsidR="007A3288">
        <w:t>hyper-parameters</w:t>
      </w:r>
      <w:r w:rsidR="0000290F">
        <w:t>,</w:t>
      </w:r>
      <w:r w:rsidR="00811204">
        <w:t xml:space="preserve"> </w:t>
      </w:r>
      <m:oMath>
        <m:r>
          <w:rPr>
            <w:rFonts w:ascii="Cambria Math" w:hAnsi="Cambria Math"/>
          </w:rPr>
          <m:t>β</m:t>
        </m:r>
      </m:oMath>
      <w:r w:rsidR="0000290F">
        <w:t>.</w:t>
      </w:r>
      <w:r w:rsidR="00A04752" w:rsidRPr="00A04752">
        <w:t xml:space="preserve"> </w:t>
      </w:r>
      <w:r w:rsidR="0000290F">
        <w:t>I</w:t>
      </w:r>
      <w:r w:rsidR="00A94741">
        <w:t xml:space="preserve">n </w:t>
      </w:r>
      <w:r w:rsidR="00A04752" w:rsidRPr="00A04752">
        <w:t>the mean function of the GP</w:t>
      </w:r>
      <w:r w:rsidR="00A669A9">
        <w:t xml:space="preserve"> prior</w:t>
      </w:r>
      <w:r w:rsidR="00A04752" w:rsidRPr="00A04752">
        <w:t xml:space="preserve">, </w:t>
      </w:r>
      <w:r w:rsidR="004D53BF">
        <w:t xml:space="preserve">a </w:t>
      </w:r>
      <w:r w:rsidR="00763791" w:rsidRPr="00A04752">
        <w:t>prior</w:t>
      </w:r>
      <w:r w:rsidR="004D53BF">
        <w:t xml:space="preserve"> </w:t>
      </w:r>
      <w:r w:rsidR="00496692">
        <w:t xml:space="preserve">of </w:t>
      </w:r>
      <w:r w:rsidR="006F36F1" w:rsidRPr="006F36F1">
        <w:t xml:space="preserve">Gaussian </w:t>
      </w:r>
      <w:r w:rsidR="00496692">
        <w:t xml:space="preserve">distribution </w:t>
      </w:r>
      <w:r w:rsidR="004D53BF">
        <w:t>is adopted as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0"/>
        <w:gridCol w:w="541"/>
      </w:tblGrid>
      <w:tr w:rsidR="00C00F0D" w14:paraId="1A56DF47" w14:textId="77777777" w:rsidTr="00CE24E0">
        <w:trPr>
          <w:trHeight w:val="626"/>
        </w:trPr>
        <w:tc>
          <w:tcPr>
            <w:tcW w:w="8490" w:type="dxa"/>
            <w:vAlign w:val="center"/>
          </w:tcPr>
          <w:p w14:paraId="1E948A06" w14:textId="36DB59BB" w:rsidR="00C00F0D" w:rsidRPr="00305875" w:rsidRDefault="00C00F0D" w:rsidP="00305875">
            <w:pPr>
              <w:tabs>
                <w:tab w:val="center" w:pos="4111"/>
                <w:tab w:val="left" w:pos="9026"/>
              </w:tabs>
              <w:jc w:val="center"/>
              <w:rPr>
                <w:rFonts w:ascii="Cambria Math" w:eastAsia="DengXian" w:hAnsi="Cambria Math"/>
                <w:oMath/>
              </w:rPr>
            </w:pPr>
            <m:oMathPara>
              <m:oMath>
                <m:r>
                  <w:rPr>
                    <w:rFonts w:ascii="Cambria Math" w:eastAsia="DengXian" w:hAnsi="Cambria Math"/>
                  </w:rPr>
                  <m:t xml:space="preserve"> β</m:t>
                </m:r>
                <m:d>
                  <m:dPr>
                    <m:begChr m:val="["/>
                    <m:endChr m:val="]"/>
                    <m:ctrlPr>
                      <w:rPr>
                        <w:rFonts w:ascii="Cambria Math" w:eastAsia="DengXian" w:hAnsi="Cambria Math"/>
                        <w:i/>
                      </w:rPr>
                    </m:ctrlPr>
                  </m:dPr>
                  <m:e>
                    <m:r>
                      <m:rPr>
                        <m:sty m:val="p"/>
                      </m:rPr>
                      <w:rPr>
                        <w:rFonts w:ascii="Cambria Math" w:eastAsia="DengXian" w:hAnsi="Cambria Math"/>
                      </w:rPr>
                      <m:t>mm/kN</m:t>
                    </m:r>
                  </m:e>
                </m:d>
                <m:r>
                  <m:rPr>
                    <m:aln/>
                  </m:rPr>
                  <w:rPr>
                    <w:rFonts w:ascii="Cambria Math" w:eastAsia="DengXian" w:hAnsi="Cambria Math"/>
                  </w:rPr>
                  <m:t>∼</m:t>
                </m:r>
                <m:r>
                  <m:rPr>
                    <m:nor/>
                  </m:rPr>
                  <w:rPr>
                    <w:rFonts w:ascii="Cambria Math" w:hAnsi="Euclid Math One"/>
                  </w:rPr>
                  <m:t>Gaussian</m:t>
                </m:r>
                <m:d>
                  <m:dPr>
                    <m:ctrlPr>
                      <w:rPr>
                        <w:rFonts w:ascii="Cambria Math" w:eastAsia="DengXian" w:hAnsi="Cambria Math"/>
                        <w:i/>
                      </w:rPr>
                    </m:ctrlPr>
                  </m:dPr>
                  <m:e>
                    <m:r>
                      <w:rPr>
                        <w:rFonts w:ascii="Cambria Math" w:eastAsia="DengXian" w:hAnsi="Cambria Math"/>
                      </w:rPr>
                      <m:t xml:space="preserve">0, </m:t>
                    </m:r>
                    <m:sSup>
                      <m:sSupPr>
                        <m:ctrlPr>
                          <w:rPr>
                            <w:rFonts w:ascii="Cambria Math" w:eastAsia="DengXian" w:hAnsi="Cambria Math"/>
                            <w:i/>
                          </w:rPr>
                        </m:ctrlPr>
                      </m:sSupPr>
                      <m:e>
                        <m:r>
                          <w:rPr>
                            <w:rFonts w:ascii="Cambria Math" w:eastAsia="DengXian" w:hAnsi="Cambria Math"/>
                          </w:rPr>
                          <m:t>0.01</m:t>
                        </m:r>
                      </m:e>
                      <m:sup>
                        <m:r>
                          <w:rPr>
                            <w:rFonts w:ascii="Cambria Math" w:eastAsia="DengXian" w:hAnsi="Cambria Math"/>
                          </w:rPr>
                          <m:t>2</m:t>
                        </m:r>
                      </m:sup>
                    </m:sSup>
                  </m:e>
                </m:d>
              </m:oMath>
            </m:oMathPara>
          </w:p>
        </w:tc>
        <w:tc>
          <w:tcPr>
            <w:tcW w:w="541" w:type="dxa"/>
            <w:vAlign w:val="center"/>
          </w:tcPr>
          <w:p w14:paraId="437FD68E" w14:textId="77777777" w:rsidR="00C00F0D" w:rsidRDefault="00C00F0D" w:rsidP="00C00F0D">
            <w:pPr>
              <w:pStyle w:val="ListParagraph"/>
              <w:numPr>
                <w:ilvl w:val="0"/>
                <w:numId w:val="9"/>
              </w:numPr>
              <w:jc w:val="right"/>
            </w:pPr>
            <w:bookmarkStart w:id="253" w:name="_Ref175582422"/>
            <w:r>
              <w:t xml:space="preserve"> </w:t>
            </w:r>
            <w:bookmarkEnd w:id="253"/>
          </w:p>
        </w:tc>
      </w:tr>
    </w:tbl>
    <w:p w14:paraId="4E6AD488" w14:textId="3C007A6E" w:rsidR="00FB5478" w:rsidRDefault="003704BA" w:rsidP="003704BA">
      <w:r w:rsidRPr="000E3AC6">
        <w:lastRenderedPageBreak/>
        <w:t xml:space="preserve">The mean </w:t>
      </w:r>
      <w:r w:rsidR="0000290F">
        <w:t xml:space="preserve">in </w:t>
      </w:r>
      <w:r w:rsidR="009D0D1B">
        <w:t>the prior</w:t>
      </w:r>
      <w:r w:rsidR="009D5C76">
        <w:t xml:space="preserve"> distribution</w:t>
      </w:r>
      <w:r w:rsidR="0000290F">
        <w:t xml:space="preserve"> of </w:t>
      </w:r>
      <m:oMath>
        <m:r>
          <w:rPr>
            <w:rFonts w:ascii="Cambria Math" w:hAnsi="Cambria Math"/>
          </w:rPr>
          <m:t>β</m:t>
        </m:r>
      </m:oMath>
      <w:r w:rsidRPr="000E3AC6">
        <w:t xml:space="preserve"> is set to zero </w:t>
      </w:r>
      <w:r w:rsidR="0000290F">
        <w:t xml:space="preserve">in </w:t>
      </w:r>
      <w:r w:rsidR="009D0D1B">
        <w:t xml:space="preserve">Equation </w:t>
      </w:r>
      <w:r w:rsidR="009D0D1B">
        <w:fldChar w:fldCharType="begin"/>
      </w:r>
      <w:r w:rsidR="009D0D1B">
        <w:instrText xml:space="preserve"> REF _Ref175582422 \r \h </w:instrText>
      </w:r>
      <w:r w:rsidR="009D0D1B">
        <w:fldChar w:fldCharType="separate"/>
      </w:r>
      <w:r w:rsidR="003A15B7">
        <w:t>(11)</w:t>
      </w:r>
      <w:r w:rsidR="009D0D1B">
        <w:fldChar w:fldCharType="end"/>
      </w:r>
      <w:r w:rsidR="0000290F">
        <w:t xml:space="preserve"> </w:t>
      </w:r>
      <w:r w:rsidRPr="000E3AC6">
        <w:t xml:space="preserve">to show no prior preference for the positive or negative </w:t>
      </w:r>
      <w:r w:rsidR="00544617" w:rsidRPr="000E3AC6">
        <w:t>slopes in</w:t>
      </w:r>
      <w:r w:rsidRPr="000E3AC6">
        <w:t xml:space="preserve"> the mean function</w:t>
      </w:r>
      <w:r w:rsidR="00C96EE8">
        <w:t xml:space="preserve"> for all possible loading conditions</w:t>
      </w:r>
      <w:r w:rsidRPr="000E3AC6">
        <w:t xml:space="preserve">. The standard deviation is set to 0.01 to make the prior distribution cover most common slope values in historical tests </w:t>
      </w:r>
      <w:r>
        <w:fldChar w:fldCharType="begin"/>
      </w:r>
      <w:r w:rsidR="00F74FF1">
        <w:instrText xml:space="preserve"> ADDIN EN.CITE &lt;EndNote&gt;&lt;Cite&gt;&lt;Author&gt;Laux&lt;/Author&gt;&lt;Year&gt;2020&lt;/Year&gt;&lt;RecNum&gt;20&lt;/RecNum&gt;&lt;DisplayText&gt;[22]&lt;/DisplayText&gt;&lt;record&gt;&lt;rec-number&gt;20&lt;/rec-number&gt;&lt;foreign-keys&gt;&lt;key app="EN" db-id="ex50s9f2oazte6ed2zmxxx53tsxtfeaftxv2" timestamp="1724425770"&gt;20&lt;/key&gt;&lt;/foreign-keys&gt;&lt;ref-type name="Journal Article"&gt;17&lt;/ref-type&gt;&lt;contributors&gt;&lt;authors&gt;&lt;author&gt;Laux, Tobias&lt;/author&gt;&lt;author&gt;Gan, Khong Wui&lt;/author&gt;&lt;author&gt;Dulieu-Barton, Janice M.&lt;/author&gt;&lt;author&gt;Thomsen, Ole T.&lt;/author&gt;&lt;/authors&gt;&lt;/contributors&gt;&lt;titles&gt;&lt;title&gt;Ply thickness and fibre orientation effects in multidirectional composite laminates subjected to combined tension/compression and shear&lt;/title&gt;&lt;secondary-title&gt;Composites Part A: Applied Science and Manufacturing&lt;/secondary-title&gt;&lt;/titles&gt;&lt;periodical&gt;&lt;full-title&gt;Composites Part A: Applied Science and Manufacturing&lt;/full-title&gt;&lt;/periodical&gt;&lt;pages&gt;105864&lt;/pages&gt;&lt;volume&gt;133&lt;/volume&gt;&lt;keywords&gt;&lt;keyword&gt;A. Laminates&lt;/keyword&gt;&lt;keyword&gt;B. Strength&lt;/keyword&gt;&lt;keyword&gt;B. Lay-up effects&lt;/keyword&gt;&lt;keyword&gt;B. Multiaxial testing&lt;/keyword&gt;&lt;/keywords&gt;&lt;dates&gt;&lt;year&gt;2020&lt;/year&gt;&lt;pub-dates&gt;&lt;date&gt;2020/06/01/&lt;/date&gt;&lt;/pub-dates&gt;&lt;/dates&gt;&lt;isbn&gt;1359-835X&lt;/isbn&gt;&lt;urls&gt;&lt;related-urls&gt;&lt;url&gt;https://www.sciencedirect.com/science/article/pii/S1359835X20301020&lt;/url&gt;&lt;/related-urls&gt;&lt;/urls&gt;&lt;electronic-resource-num&gt;https://doi.org/10.1016/j.compositesa.2020.105864&lt;/electronic-resource-num&gt;&lt;/record&gt;&lt;/Cite&gt;&lt;/EndNote&gt;</w:instrText>
      </w:r>
      <w:r>
        <w:fldChar w:fldCharType="separate"/>
      </w:r>
      <w:r w:rsidR="00F74FF1">
        <w:rPr>
          <w:noProof/>
        </w:rPr>
        <w:t>[</w:t>
      </w:r>
      <w:hyperlink w:anchor="_ENREF_22" w:tooltip="Laux, 2020 #20" w:history="1">
        <w:r w:rsidR="009D5636" w:rsidRPr="009D5636">
          <w:rPr>
            <w:rStyle w:val="Hyperlink"/>
          </w:rPr>
          <w:t>22</w:t>
        </w:r>
      </w:hyperlink>
      <w:r w:rsidR="00F74FF1">
        <w:rPr>
          <w:noProof/>
        </w:rPr>
        <w:t>]</w:t>
      </w:r>
      <w:r>
        <w:fldChar w:fldCharType="end"/>
      </w:r>
      <w:r>
        <w:t>.</w:t>
      </w:r>
    </w:p>
    <w:p w14:paraId="7271EF8B" w14:textId="1D23FA8B" w:rsidR="001B535B" w:rsidRDefault="00CE24E0" w:rsidP="0000290F">
      <w:r w:rsidRPr="00CE24E0">
        <w:t>For the standard deviation</w:t>
      </w:r>
      <w:r w:rsidR="00C87EC8">
        <w:t xml:space="preserve"> parameters</w:t>
      </w:r>
      <w:r w:rsidRPr="00CE24E0">
        <w:t xml:space="preserve"> </w:t>
      </w:r>
      <m:oMath>
        <m:sSub>
          <m:sSubPr>
            <m:ctrlPr>
              <w:rPr>
                <w:rFonts w:ascii="Cambria Math" w:hAnsi="Cambria Math"/>
                <w:i/>
              </w:rPr>
            </m:ctrlPr>
          </m:sSubPr>
          <m:e>
            <m:r>
              <w:rPr>
                <w:rFonts w:ascii="Cambria Math" w:hAnsi="Cambria Math"/>
              </w:rPr>
              <m:t>σ</m:t>
            </m:r>
          </m:e>
          <m:sub>
            <m:r>
              <w:rPr>
                <w:rFonts w:ascii="Cambria Math" w:hAnsi="Cambria Math"/>
              </w:rPr>
              <m:t>η</m:t>
            </m:r>
          </m:sub>
        </m:sSub>
        <m:r>
          <w:rPr>
            <w:rFonts w:ascii="Cambria Math" w:hAnsi="Cambria Math"/>
          </w:rPr>
          <m:t xml:space="preserve"> </m:t>
        </m:r>
      </m:oMath>
      <w:r w:rsidRPr="00CE24E0">
        <w:t xml:space="preserve">and </w:t>
      </w:r>
      <m:oMath>
        <m:sSub>
          <m:sSubPr>
            <m:ctrlPr>
              <w:rPr>
                <w:rFonts w:ascii="Cambria Math" w:hAnsi="Cambria Math"/>
                <w:i/>
              </w:rPr>
            </m:ctrlPr>
          </m:sSubPr>
          <m:e>
            <m:r>
              <w:rPr>
                <w:rFonts w:ascii="Cambria Math" w:hAnsi="Cambria Math"/>
              </w:rPr>
              <m:t>σ</m:t>
            </m:r>
          </m:e>
          <m:sub>
            <m:r>
              <w:rPr>
                <w:rFonts w:ascii="Cambria Math" w:hAnsi="Cambria Math"/>
              </w:rPr>
              <m:t>ε</m:t>
            </m:r>
          </m:sub>
        </m:sSub>
      </m:oMath>
      <w:r w:rsidRPr="00CE24E0">
        <w:t xml:space="preserve">, </w:t>
      </w:r>
      <w:r w:rsidR="0046149F">
        <w:t xml:space="preserve">exponential prior distributions </w:t>
      </w:r>
      <w:r w:rsidR="005052B6">
        <w:t>are assigned to</w:t>
      </w:r>
      <w:r w:rsidR="00B41561">
        <w:t xml:space="preserve"> reflect the belief that </w:t>
      </w:r>
      <w:r w:rsidR="009011AD">
        <w:t xml:space="preserve">they are </w:t>
      </w:r>
      <w:r w:rsidR="00B41561">
        <w:t>small</w:t>
      </w:r>
      <w:r w:rsidR="005052B6">
        <w:t xml:space="preserve"> and non-negative</w:t>
      </w:r>
      <w:r w:rsidR="00B41561">
        <w:t>.</w:t>
      </w:r>
      <w:r w:rsidR="00727E54">
        <w:t xml:space="preserve"> Exponential distributions </w:t>
      </w:r>
      <w:r w:rsidR="008771FF">
        <w:t>assign</w:t>
      </w:r>
      <w:r w:rsidR="00727E54">
        <w:t xml:space="preserve"> large probability close </w:t>
      </w:r>
      <w:r w:rsidR="008771FF">
        <w:t xml:space="preserve">to </w:t>
      </w:r>
      <w:r w:rsidR="00727E54">
        <w:t>zero and exponentially decaying probability as mov</w:t>
      </w:r>
      <w:r w:rsidR="00561719">
        <w:t>ing</w:t>
      </w:r>
      <w:r w:rsidR="00727E54">
        <w:t xml:space="preserve"> away from zero</w:t>
      </w:r>
      <w:r w:rsidR="0000290F">
        <w:t>,</w:t>
      </w:r>
      <w:r w:rsidR="00727E54">
        <w:t xml:space="preserve"> </w:t>
      </w:r>
      <w:r w:rsidR="00B41561">
        <w:t xml:space="preserve"> foll</w:t>
      </w:r>
      <w:r w:rsidR="00C87EC8">
        <w:t>ow</w:t>
      </w:r>
      <w:r w:rsidR="0000290F">
        <w:t>ing</w:t>
      </w:r>
      <w:r w:rsidR="00C87EC8">
        <w:t xml:space="preserve"> a </w:t>
      </w:r>
      <w:ins w:id="254" w:author="Karim Anaya-Izquierdo" w:date="2024-09-26T11:17:00Z" w16du:dateUtc="2024-09-26T10:17:00Z">
        <w:r w:rsidR="00257394">
          <w:t>principled</w:t>
        </w:r>
      </w:ins>
      <w:r w:rsidR="00C87EC8">
        <w:t xml:space="preserve"> appro</w:t>
      </w:r>
      <w:r w:rsidR="00727E54">
        <w:t>ach</w:t>
      </w:r>
      <w:r w:rsidR="00ED1F5C">
        <w:t xml:space="preserve"> </w:t>
      </w:r>
      <w:r w:rsidR="00727E54">
        <w:t>of assigning priors called penalised-</w:t>
      </w:r>
      <w:r w:rsidR="00C11D15">
        <w:t>c</w:t>
      </w:r>
      <w:r w:rsidR="00727E54">
        <w:t>omplexity priors</w:t>
      </w:r>
      <w:r w:rsidR="005052B6">
        <w:t xml:space="preserve"> </w:t>
      </w:r>
      <w:r w:rsidR="005052B6">
        <w:fldChar w:fldCharType="begin"/>
      </w:r>
      <w:r w:rsidR="00F74FF1">
        <w:instrText xml:space="preserve"> ADDIN EN.CITE &lt;EndNote&gt;&lt;Cite&gt;&lt;Author&gt;Simpson&lt;/Author&gt;&lt;Year&gt;2017&lt;/Year&gt;&lt;RecNum&gt;33&lt;/RecNum&gt;&lt;DisplayText&gt;[35]&lt;/DisplayText&gt;&lt;record&gt;&lt;rec-number&gt;33&lt;/rec-number&gt;&lt;foreign-keys&gt;&lt;key app="EN" db-id="ex50s9f2oazte6ed2zmxxx53tsxtfeaftxv2" timestamp="1724425771"&gt;33&lt;/key&gt;&lt;/foreign-keys&gt;&lt;ref-type name="Journal Article"&gt;17&lt;/ref-type&gt;&lt;contributors&gt;&lt;authors&gt;&lt;author&gt;Simpson, Daniel&lt;/author&gt;&lt;author&gt;Rue, Håvard&lt;/author&gt;&lt;author&gt;Riebler, Andrea&lt;/author&gt;&lt;author&gt;Martins, Thiago G.&lt;/author&gt;&lt;author&gt;Sørbye, Sigrunn H.&lt;/author&gt;&lt;/authors&gt;&lt;/contributors&gt;&lt;titles&gt;&lt;title&gt;Penalising Model Component Complexity: A Principled, Practical Approach to Constructing Priors&lt;/title&gt;&lt;secondary-title&gt;Statistical Science&lt;/secondary-title&gt;&lt;/titles&gt;&lt;periodical&gt;&lt;full-title&gt;Statistical Science&lt;/full-title&gt;&lt;/periodical&gt;&lt;pages&gt;1-28, 28&lt;/pages&gt;&lt;volume&gt;32&lt;/volume&gt;&lt;number&gt;1&lt;/number&gt;&lt;dates&gt;&lt;year&gt;2017&lt;/year&gt;&lt;/dates&gt;&lt;urls&gt;&lt;related-urls&gt;&lt;url&gt;https://doi.org/10.1214/16-STS576&lt;/url&gt;&lt;/related-urls&gt;&lt;/urls&gt;&lt;/record&gt;&lt;/Cite&gt;&lt;/EndNote&gt;</w:instrText>
      </w:r>
      <w:r w:rsidR="005052B6">
        <w:fldChar w:fldCharType="separate"/>
      </w:r>
      <w:r w:rsidR="00F74FF1">
        <w:rPr>
          <w:noProof/>
        </w:rPr>
        <w:t>[</w:t>
      </w:r>
      <w:hyperlink w:anchor="_ENREF_35" w:tooltip="Simpson, 2017 #33" w:history="1">
        <w:r w:rsidR="009D5636" w:rsidRPr="009D5636">
          <w:rPr>
            <w:rStyle w:val="Hyperlink"/>
          </w:rPr>
          <w:t>35</w:t>
        </w:r>
      </w:hyperlink>
      <w:r w:rsidR="00F74FF1">
        <w:rPr>
          <w:noProof/>
        </w:rPr>
        <w:t>]</w:t>
      </w:r>
      <w:r w:rsidR="005052B6">
        <w:fldChar w:fldCharType="end"/>
      </w:r>
      <w:r w:rsidR="00727E54">
        <w:t>.</w:t>
      </w:r>
      <w:r w:rsidR="0000290F">
        <w:t xml:space="preserve"> </w:t>
      </w:r>
      <w:r w:rsidR="007B666B">
        <w:t>Specifically,</w:t>
      </w:r>
      <w:r w:rsidR="00B93AF1">
        <w:t xml:space="preserve"> </w:t>
      </w:r>
      <w:r w:rsidRPr="00CE24E0">
        <w:t>the</w:t>
      </w:r>
      <w:r w:rsidR="00B93AF1">
        <w:t xml:space="preserve"> </w:t>
      </w:r>
      <w:r w:rsidR="005052B6">
        <w:t xml:space="preserve">corresponding </w:t>
      </w:r>
      <w:r w:rsidR="005052B6" w:rsidRPr="00CE24E0">
        <w:t>priors</w:t>
      </w:r>
      <w:r w:rsidR="00B93AF1">
        <w:t xml:space="preserve"> are assigned as follows: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0"/>
        <w:gridCol w:w="541"/>
      </w:tblGrid>
      <w:tr w:rsidR="00B36972" w14:paraId="4F3FA1C3" w14:textId="77777777" w:rsidTr="000D4ABD">
        <w:trPr>
          <w:trHeight w:val="626"/>
        </w:trPr>
        <w:tc>
          <w:tcPr>
            <w:tcW w:w="8505" w:type="dxa"/>
            <w:vAlign w:val="center"/>
          </w:tcPr>
          <w:p w14:paraId="78969BC6" w14:textId="61F92AEC" w:rsidR="00356A0E" w:rsidRPr="00356A0E" w:rsidRDefault="00000000" w:rsidP="00356A0E">
            <w:pPr>
              <w:tabs>
                <w:tab w:val="center" w:pos="4111"/>
                <w:tab w:val="left" w:pos="9026"/>
              </w:tabs>
              <w:jc w:val="center"/>
              <w:rPr>
                <w:iCs/>
              </w:rPr>
            </w:pPr>
            <m:oMathPara>
              <m:oMath>
                <m:sSub>
                  <m:sSubPr>
                    <m:ctrlPr>
                      <w:rPr>
                        <w:rFonts w:ascii="Cambria Math" w:eastAsia="DengXian" w:hAnsi="Cambria Math"/>
                        <w:i/>
                      </w:rPr>
                    </m:ctrlPr>
                  </m:sSubPr>
                  <m:e>
                    <m:r>
                      <w:rPr>
                        <w:rFonts w:ascii="Cambria Math" w:eastAsia="DengXian" w:hAnsi="Cambria Math"/>
                      </w:rPr>
                      <m:t>σ</m:t>
                    </m:r>
                  </m:e>
                  <m:sub>
                    <m:r>
                      <w:rPr>
                        <w:rFonts w:ascii="Cambria Math" w:eastAsia="DengXian" w:hAnsi="Cambria Math"/>
                      </w:rPr>
                      <m:t>η</m:t>
                    </m:r>
                  </m:sub>
                </m:sSub>
                <m:d>
                  <m:dPr>
                    <m:begChr m:val="["/>
                    <m:endChr m:val="]"/>
                    <m:ctrlPr>
                      <w:rPr>
                        <w:rFonts w:ascii="Cambria Math" w:eastAsia="DengXian" w:hAnsi="Cambria Math"/>
                        <w:i/>
                      </w:rPr>
                    </m:ctrlPr>
                  </m:dPr>
                  <m:e>
                    <m:r>
                      <m:rPr>
                        <m:sty m:val="p"/>
                      </m:rPr>
                      <w:rPr>
                        <w:rFonts w:ascii="Cambria Math" w:eastAsia="DengXian" w:hAnsi="Cambria Math"/>
                      </w:rPr>
                      <m:t>mm</m:t>
                    </m:r>
                  </m:e>
                </m:d>
                <m:r>
                  <w:rPr>
                    <w:rFonts w:ascii="Cambria Math" w:eastAsia="DengXian" w:hAnsi="Cambria Math"/>
                  </w:rPr>
                  <m:t>∼</m:t>
                </m:r>
                <m:r>
                  <m:rPr>
                    <m:sty m:val="p"/>
                  </m:rPr>
                  <w:rPr>
                    <w:rFonts w:ascii="Cambria Math" w:eastAsia="DengXian" w:hAnsi="Cambria Math"/>
                  </w:rPr>
                  <m:t>Exp</m:t>
                </m:r>
                <m:d>
                  <m:dPr>
                    <m:ctrlPr>
                      <w:rPr>
                        <w:rFonts w:ascii="Cambria Math" w:eastAsia="DengXian" w:hAnsi="Cambria Math"/>
                        <w:i/>
                      </w:rPr>
                    </m:ctrlPr>
                  </m:dPr>
                  <m:e>
                    <m:r>
                      <w:rPr>
                        <w:rFonts w:ascii="Cambria Math" w:eastAsia="DengXian" w:hAnsi="Cambria Math"/>
                      </w:rPr>
                      <m:t>20</m:t>
                    </m:r>
                  </m:e>
                </m:d>
                <m:r>
                  <w:rPr>
                    <w:rFonts w:ascii="Cambria Math" w:eastAsia="DengXian" w:hAnsi="Cambria Math"/>
                  </w:rPr>
                  <m:t>,</m:t>
                </m:r>
                <m:r>
                  <m:rPr>
                    <m:sty m:val="p"/>
                  </m:rPr>
                  <w:rPr>
                    <w:rFonts w:ascii="Cambria Math" w:eastAsia="DengXian" w:hAnsi="Cambria Math"/>
                  </w:rPr>
                  <w:br/>
                </m:r>
              </m:oMath>
              <m:oMath>
                <m:sSub>
                  <m:sSubPr>
                    <m:ctrlPr>
                      <w:rPr>
                        <w:rFonts w:ascii="Cambria Math" w:hAnsi="Cambria Math"/>
                        <w:i/>
                        <w:iCs/>
                      </w:rPr>
                    </m:ctrlPr>
                  </m:sSubPr>
                  <m:e>
                    <m:r>
                      <w:rPr>
                        <w:rFonts w:ascii="Cambria Math" w:hAnsi="Cambria Math"/>
                      </w:rPr>
                      <m:t>σ</m:t>
                    </m:r>
                  </m:e>
                  <m:sub>
                    <m:r>
                      <w:rPr>
                        <w:rFonts w:ascii="Cambria Math" w:hAnsi="Cambria Math"/>
                      </w:rPr>
                      <m:t>ε</m:t>
                    </m:r>
                  </m:sub>
                </m:sSub>
                <m:d>
                  <m:dPr>
                    <m:begChr m:val="["/>
                    <m:endChr m:val="]"/>
                    <m:ctrlPr>
                      <w:rPr>
                        <w:rFonts w:ascii="Cambria Math" w:hAnsi="Cambria Math"/>
                        <w:i/>
                        <w:iCs/>
                      </w:rPr>
                    </m:ctrlPr>
                  </m:dPr>
                  <m:e>
                    <m:r>
                      <m:rPr>
                        <m:sty m:val="p"/>
                      </m:rPr>
                      <w:rPr>
                        <w:rFonts w:ascii="Cambria Math" w:hAnsi="Cambria Math"/>
                      </w:rPr>
                      <m:t>mm</m:t>
                    </m:r>
                  </m:e>
                </m:d>
                <m:r>
                  <w:rPr>
                    <w:rFonts w:ascii="Cambria Math" w:hAnsi="Cambria Math"/>
                  </w:rPr>
                  <m:t>∼</m:t>
                </m:r>
                <m:r>
                  <m:rPr>
                    <m:sty m:val="p"/>
                  </m:rPr>
                  <w:rPr>
                    <w:rFonts w:ascii="Cambria Math" w:hAnsi="Cambria Math"/>
                  </w:rPr>
                  <m:t>Exp</m:t>
                </m:r>
                <m:d>
                  <m:dPr>
                    <m:ctrlPr>
                      <w:rPr>
                        <w:rFonts w:ascii="Cambria Math" w:hAnsi="Cambria Math"/>
                        <w:i/>
                        <w:iCs/>
                      </w:rPr>
                    </m:ctrlPr>
                  </m:dPr>
                  <m:e>
                    <m:r>
                      <w:rPr>
                        <w:rFonts w:ascii="Cambria Math" w:hAnsi="Cambria Math"/>
                      </w:rPr>
                      <m:t>100</m:t>
                    </m:r>
                  </m:e>
                </m:d>
                <m:r>
                  <w:rPr>
                    <w:rFonts w:ascii="Cambria Math" w:hAnsi="Cambria Math"/>
                  </w:rPr>
                  <m:t>.</m:t>
                </m:r>
              </m:oMath>
            </m:oMathPara>
          </w:p>
        </w:tc>
        <w:tc>
          <w:tcPr>
            <w:tcW w:w="511" w:type="dxa"/>
            <w:vAlign w:val="center"/>
          </w:tcPr>
          <w:p w14:paraId="44E2E388" w14:textId="77777777" w:rsidR="00B36972" w:rsidRDefault="00B36972" w:rsidP="00B36972">
            <w:pPr>
              <w:pStyle w:val="ListParagraph"/>
              <w:numPr>
                <w:ilvl w:val="0"/>
                <w:numId w:val="9"/>
              </w:numPr>
              <w:jc w:val="right"/>
            </w:pPr>
            <w:bookmarkStart w:id="255" w:name="_Ref175582493"/>
            <w:r>
              <w:t xml:space="preserve"> </w:t>
            </w:r>
            <w:bookmarkEnd w:id="255"/>
          </w:p>
        </w:tc>
      </w:tr>
    </w:tbl>
    <w:p w14:paraId="35B90C0E" w14:textId="742FE01A" w:rsidR="003474EC" w:rsidRDefault="00B93AF1" w:rsidP="00EC023F">
      <w:r>
        <w:t>Overall, t</w:t>
      </w:r>
      <w:r w:rsidR="003474EC">
        <w:rPr>
          <w:rFonts w:hint="eastAsia"/>
        </w:rPr>
        <w:t>he</w:t>
      </w:r>
      <w:r w:rsidR="003474EC">
        <w:t xml:space="preserve"> standard deviations </w:t>
      </w:r>
      <w:r w:rsidR="0000290F">
        <w:t xml:space="preserve">values given in </w:t>
      </w:r>
      <w:r w:rsidR="009A25F9">
        <w:t xml:space="preserve">Equation </w:t>
      </w:r>
      <w:r w:rsidR="00692FAB">
        <w:fldChar w:fldCharType="begin"/>
      </w:r>
      <w:r w:rsidR="00692FAB">
        <w:instrText xml:space="preserve"> REF _Ref175582493 \r \h </w:instrText>
      </w:r>
      <w:r w:rsidR="00692FAB">
        <w:fldChar w:fldCharType="separate"/>
      </w:r>
      <w:r w:rsidR="003A15B7">
        <w:t>(12)</w:t>
      </w:r>
      <w:r w:rsidR="00692FAB">
        <w:fldChar w:fldCharType="end"/>
      </w:r>
      <w:r w:rsidR="0000290F">
        <w:t xml:space="preserve"> </w:t>
      </w:r>
      <w:r w:rsidR="003474EC">
        <w:t xml:space="preserve">control the </w:t>
      </w:r>
      <w:r w:rsidR="00776419">
        <w:t>amount of epistemic uncertainty in the FE model outputs</w:t>
      </w:r>
      <w:r w:rsidR="006C02CF">
        <w:t>,</w:t>
      </w:r>
      <w:r w:rsidR="003474EC">
        <w:t xml:space="preserve"> </w:t>
      </w:r>
      <m:oMath>
        <m:r>
          <w:rPr>
            <w:rFonts w:ascii="Cambria Math" w:hAnsi="Cambria Math"/>
          </w:rPr>
          <m:t>η</m:t>
        </m:r>
      </m:oMath>
      <w:r w:rsidR="006C02CF">
        <w:t>,</w:t>
      </w:r>
      <w:r w:rsidR="002928AF">
        <w:t xml:space="preserve"> </w:t>
      </w:r>
      <w:r w:rsidR="003474EC">
        <w:t xml:space="preserve">and </w:t>
      </w:r>
      <w:r w:rsidR="00776419">
        <w:t xml:space="preserve">the unobserved </w:t>
      </w:r>
      <w:r w:rsidR="003326A5">
        <w:t>residual error</w:t>
      </w:r>
      <w:r w:rsidR="006C02CF">
        <w:t>,</w:t>
      </w:r>
      <w:r w:rsidR="003326A5">
        <w:t xml:space="preserve"> </w:t>
      </w:r>
      <m:oMath>
        <m:r>
          <w:rPr>
            <w:rFonts w:ascii="Cambria Math" w:hAnsi="Cambria Math"/>
          </w:rPr>
          <m:t>ε</m:t>
        </m:r>
      </m:oMath>
      <w:r w:rsidR="003474EC">
        <w:t xml:space="preserve">. </w:t>
      </w:r>
      <w:r w:rsidR="00EC2A3C">
        <w:t xml:space="preserve">It is </w:t>
      </w:r>
      <w:r w:rsidR="003474EC">
        <w:t>assume</w:t>
      </w:r>
      <w:r w:rsidR="00EC2A3C">
        <w:t>d</w:t>
      </w:r>
      <w:r w:rsidR="003474EC">
        <w:t xml:space="preserve"> </w:t>
      </w:r>
      <w:r w:rsidR="003474EC" w:rsidRPr="00692FAB">
        <w:rPr>
          <w:i/>
          <w:iCs/>
        </w:rPr>
        <w:t xml:space="preserve">a priori </w:t>
      </w:r>
      <w:r w:rsidR="003474EC">
        <w:t xml:space="preserve">that </w:t>
      </w:r>
      <m:oMath>
        <m:r>
          <w:rPr>
            <w:rFonts w:ascii="Cambria Math" w:hAnsi="Cambria Math"/>
          </w:rPr>
          <m:t>η</m:t>
        </m:r>
      </m:oMath>
      <w:r w:rsidR="003474EC">
        <w:t xml:space="preserve"> has larger variability than </w:t>
      </w:r>
      <m:oMath>
        <m:r>
          <w:rPr>
            <w:rFonts w:ascii="Cambria Math" w:hAnsi="Cambria Math"/>
          </w:rPr>
          <m:t>ε</m:t>
        </m:r>
      </m:oMath>
      <w:r w:rsidR="003474EC">
        <w:t xml:space="preserve">. Thus, the expected value for the prior of </w:t>
      </w:r>
      <m:oMath>
        <m:sSub>
          <m:sSubPr>
            <m:ctrlPr>
              <w:rPr>
                <w:rFonts w:ascii="Cambria Math" w:hAnsi="Cambria Math"/>
                <w:i/>
              </w:rPr>
            </m:ctrlPr>
          </m:sSubPr>
          <m:e>
            <m:r>
              <w:rPr>
                <w:rFonts w:ascii="Cambria Math" w:hAnsi="Cambria Math"/>
              </w:rPr>
              <m:t>σ</m:t>
            </m:r>
          </m:e>
          <m:sub>
            <m:r>
              <w:rPr>
                <w:rFonts w:ascii="Cambria Math" w:hAnsi="Cambria Math"/>
              </w:rPr>
              <m:t>η</m:t>
            </m:r>
          </m:sub>
        </m:sSub>
      </m:oMath>
      <w:r w:rsidR="003474EC">
        <w:t xml:space="preserve"> </w:t>
      </w:r>
      <w:r w:rsidR="00C814BA">
        <w:t>is set as</w:t>
      </w:r>
      <w:r w:rsidR="003474EC">
        <w:t xml:space="preserve"> 0.0</w:t>
      </w:r>
      <w:r w:rsidR="002928AF">
        <w:t>5</w:t>
      </w:r>
      <w:r w:rsidR="003474EC">
        <w:t xml:space="preserve"> and the expected value</w:t>
      </w:r>
      <w:r w:rsidR="00782C00">
        <w:t>s</w:t>
      </w:r>
      <w:r w:rsidR="003474EC">
        <w:t xml:space="preserve"> for the prior</w:t>
      </w:r>
      <w:r w:rsidR="00782C00">
        <w:t>s</w:t>
      </w:r>
      <w:r w:rsidR="003474EC">
        <w:t xml:space="preserve"> of </w:t>
      </w:r>
      <m:oMath>
        <m:sSub>
          <m:sSubPr>
            <m:ctrlPr>
              <w:rPr>
                <w:rFonts w:ascii="Cambria Math" w:hAnsi="Cambria Math"/>
                <w:i/>
              </w:rPr>
            </m:ctrlPr>
          </m:sSubPr>
          <m:e>
            <m:r>
              <w:rPr>
                <w:rFonts w:ascii="Cambria Math" w:hAnsi="Cambria Math"/>
              </w:rPr>
              <m:t>σ</m:t>
            </m:r>
          </m:e>
          <m:sub>
            <m:r>
              <w:rPr>
                <w:rFonts w:ascii="Cambria Math" w:hAnsi="Cambria Math"/>
              </w:rPr>
              <m:t>ε</m:t>
            </m:r>
          </m:sub>
        </m:sSub>
      </m:oMath>
      <w:r w:rsidR="003474EC">
        <w:t xml:space="preserve"> </w:t>
      </w:r>
      <w:r w:rsidR="00C814BA">
        <w:t xml:space="preserve">is set </w:t>
      </w:r>
      <w:r w:rsidR="003474EC">
        <w:t xml:space="preserve">as 0.01. For an exponential distribution, the </w:t>
      </w:r>
      <w:r w:rsidR="003474EC" w:rsidRPr="00637346">
        <w:t>rate parameter</w:t>
      </w:r>
      <w:r w:rsidR="003474EC">
        <w:t xml:space="preserve"> is the reciprocal of the mean</w:t>
      </w:r>
      <w:r w:rsidR="009E2794">
        <w:t xml:space="preserve">, </w:t>
      </w:r>
      <w:r w:rsidR="005B3AA7">
        <w:t xml:space="preserve">which means the corresponding rate parameters are </w:t>
      </w:r>
      <w:r w:rsidR="002928AF">
        <w:t>2</w:t>
      </w:r>
      <w:r w:rsidR="003645BB">
        <w:t>0 and 100</w:t>
      </w:r>
      <w:r w:rsidR="007E317E">
        <w:t xml:space="preserve">. </w:t>
      </w:r>
    </w:p>
    <w:p w14:paraId="70251D16" w14:textId="67554E2F" w:rsidR="00787EA1" w:rsidRPr="003F4C7C" w:rsidRDefault="00AD1FA9" w:rsidP="00EC37E1">
      <w:r>
        <w:t xml:space="preserve">For the correlation length parameters </w:t>
      </w:r>
      <m:oMath>
        <m:sSub>
          <m:sSubPr>
            <m:ctrlPr>
              <w:rPr>
                <w:rFonts w:ascii="Cambria Math" w:hAnsi="Cambria Math"/>
                <w:i/>
              </w:rPr>
            </m:ctrlPr>
          </m:sSubPr>
          <m:e>
            <m:r>
              <w:rPr>
                <w:rFonts w:ascii="Cambria Math" w:hAnsi="Cambria Math"/>
              </w:rPr>
              <m:t>λ</m:t>
            </m:r>
          </m:e>
          <m:sub>
            <m:r>
              <w:rPr>
                <w:rFonts w:ascii="Cambria Math" w:hAnsi="Cambria Math"/>
              </w:rPr>
              <m:t>η</m:t>
            </m:r>
          </m:sub>
        </m:sSub>
      </m:oMath>
      <w:r w:rsidR="003326A5">
        <w:t xml:space="preserve"> in the GP</w:t>
      </w:r>
      <w:r w:rsidR="005052B6">
        <w:t xml:space="preserve"> prior</w:t>
      </w:r>
      <w:r w:rsidR="003B3ADC">
        <w:t>,</w:t>
      </w:r>
      <w:r w:rsidR="0064602A">
        <w:t xml:space="preserve"> </w:t>
      </w:r>
      <w:proofErr w:type="spellStart"/>
      <w:r w:rsidR="003B3ADC">
        <w:t>log</w:t>
      </w:r>
      <w:ins w:id="256" w:author="Janice Barton" w:date="2024-09-22T11:50:00Z" w16du:dateUtc="2024-09-22T10:50:00Z">
        <w:r w:rsidR="00297926">
          <w:t>N</w:t>
        </w:r>
      </w:ins>
      <w:r w:rsidR="003B3ADC">
        <w:t>ormal</w:t>
      </w:r>
      <w:proofErr w:type="spellEnd"/>
      <w:r w:rsidR="00433D81">
        <w:t xml:space="preserve"> distribution</w:t>
      </w:r>
      <w:r w:rsidR="003706AA">
        <w:t>s</w:t>
      </w:r>
      <w:r w:rsidR="00433D81">
        <w:t xml:space="preserve"> </w:t>
      </w:r>
      <w:r w:rsidR="00606ACE">
        <w:t xml:space="preserve">are used </w:t>
      </w:r>
      <w:r w:rsidR="00433D81">
        <w:t>as priors</w:t>
      </w:r>
      <w:r w:rsidR="0054578C">
        <w:t xml:space="preserve"> </w:t>
      </w:r>
      <w:r w:rsidR="00A201FB" w:rsidRPr="00CE24E0">
        <w:t xml:space="preserve">to </w:t>
      </w:r>
      <w:r w:rsidR="00297926">
        <w:t>ensure</w:t>
      </w:r>
      <w:r w:rsidR="00A201FB" w:rsidRPr="00CE24E0">
        <w:t xml:space="preserve"> these parameters</w:t>
      </w:r>
      <w:r w:rsidR="00297926">
        <w:t xml:space="preserve"> are not negative</w:t>
      </w:r>
      <w:r w:rsidR="00AE2665">
        <w:t xml:space="preserve">. </w:t>
      </w:r>
      <w:r w:rsidR="00814CB3">
        <w:t xml:space="preserve">The correlation length </w:t>
      </w:r>
      <w:r w:rsidR="0086762F">
        <w:t xml:space="preserve">generally </w:t>
      </w:r>
      <w:r w:rsidR="00814CB3">
        <w:t xml:space="preserve">controls </w:t>
      </w:r>
      <w:r w:rsidR="0045202A">
        <w:t>the smoothness of the GP</w:t>
      </w:r>
      <w:r w:rsidR="00461938">
        <w:t xml:space="preserve"> </w:t>
      </w:r>
      <w:r w:rsidR="003326A5">
        <w:t xml:space="preserve">as a response of changes in </w:t>
      </w:r>
      <w:r w:rsidR="00BE0968">
        <w:t xml:space="preserve">each </w:t>
      </w:r>
      <w:r w:rsidR="00461938">
        <w:t>input parameter.</w:t>
      </w:r>
      <w:r w:rsidR="009616D5">
        <w:t xml:space="preserve"> </w:t>
      </w:r>
      <w:r w:rsidR="008710F5" w:rsidRPr="008710F5">
        <w:t>Usually, a very large or very small correlation length can limit GP performance.</w:t>
      </w:r>
      <w:r w:rsidR="0059095F">
        <w:t xml:space="preserve"> </w:t>
      </w:r>
      <w:r w:rsidR="004C251C">
        <w:t>Therefore, t</w:t>
      </w:r>
      <w:r w:rsidR="007A00D7">
        <w:t xml:space="preserve">he distribution parameters are chosen to </w:t>
      </w:r>
      <w:r w:rsidR="006C02CF">
        <w:t xml:space="preserve">give </w:t>
      </w:r>
      <w:r w:rsidR="007525FE">
        <w:t xml:space="preserve">each correlation length parameter a </w:t>
      </w:r>
      <w:r w:rsidR="007525FE" w:rsidRPr="007525FE">
        <w:t>moderate</w:t>
      </w:r>
      <w:r w:rsidR="007525FE">
        <w:t xml:space="preserve"> </w:t>
      </w:r>
      <w:r w:rsidR="007525FE">
        <w:rPr>
          <w:rFonts w:hint="eastAsia"/>
        </w:rPr>
        <w:t>mean</w:t>
      </w:r>
      <w:r w:rsidR="007525FE">
        <w:t xml:space="preserve"> </w:t>
      </w:r>
      <w:r w:rsidR="00175711">
        <w:t>and variance</w:t>
      </w:r>
      <w:r w:rsidR="007525FE">
        <w:t xml:space="preserve">. </w:t>
      </w:r>
      <w:r w:rsidR="005F0242">
        <w:t>T</w:t>
      </w:r>
      <w:r w:rsidR="007861BD">
        <w:t>he</w:t>
      </w:r>
      <w:r w:rsidR="00DF3175">
        <w:t xml:space="preserve"> priors are</w:t>
      </w:r>
      <w:r w:rsidR="00BE7ECB">
        <w:t xml:space="preserve"> assigned the following values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0"/>
        <w:gridCol w:w="541"/>
      </w:tblGrid>
      <w:tr w:rsidR="00123D42" w:rsidRPr="001D1560" w14:paraId="46E2DF53" w14:textId="77777777" w:rsidTr="00E325E3">
        <w:trPr>
          <w:trHeight w:val="626"/>
        </w:trPr>
        <w:tc>
          <w:tcPr>
            <w:tcW w:w="8490" w:type="dxa"/>
            <w:vAlign w:val="center"/>
          </w:tcPr>
          <w:p w14:paraId="4A58679A" w14:textId="5315AC19" w:rsidR="005F0242" w:rsidRPr="007C48AB" w:rsidRDefault="00000000" w:rsidP="005F0242">
            <w:pPr>
              <w:tabs>
                <w:tab w:val="center" w:pos="4111"/>
                <w:tab w:val="left" w:pos="9026"/>
              </w:tabs>
              <w:jc w:val="center"/>
              <w:rPr>
                <w:rFonts w:eastAsia="DengXian"/>
                <w:lang w:val="it-IT"/>
              </w:rPr>
            </w:pPr>
            <m:oMathPara>
              <m:oMath>
                <m:sSub>
                  <m:sSubPr>
                    <m:ctrlPr>
                      <w:rPr>
                        <w:rFonts w:ascii="Cambria Math" w:eastAsia="DengXian" w:hAnsi="Cambria Math"/>
                        <w:i/>
                      </w:rPr>
                    </m:ctrlPr>
                  </m:sSubPr>
                  <m:e>
                    <m:r>
                      <w:rPr>
                        <w:rFonts w:ascii="Cambria Math" w:eastAsia="DengXian" w:hAnsi="Cambria Math"/>
                      </w:rPr>
                      <m:t>λ</m:t>
                    </m:r>
                  </m:e>
                  <m:sub>
                    <m:r>
                      <w:rPr>
                        <w:rFonts w:ascii="Cambria Math" w:eastAsia="DengXian" w:hAnsi="Cambria Math"/>
                      </w:rPr>
                      <m:t>η</m:t>
                    </m:r>
                    <m:r>
                      <w:rPr>
                        <w:rFonts w:ascii="Cambria Math" w:eastAsia="DengXian" w:hAnsi="Cambria Math"/>
                        <w:lang w:val="it-IT"/>
                      </w:rPr>
                      <m:t>,</m:t>
                    </m:r>
                    <m:r>
                      <w:rPr>
                        <w:rFonts w:ascii="Cambria Math" w:eastAsia="DengXian" w:hAnsi="Cambria Math"/>
                      </w:rPr>
                      <m:t>P</m:t>
                    </m:r>
                  </m:sub>
                </m:sSub>
                <m:d>
                  <m:dPr>
                    <m:begChr m:val="["/>
                    <m:endChr m:val="]"/>
                    <m:ctrlPr>
                      <w:rPr>
                        <w:rFonts w:ascii="Cambria Math" w:eastAsia="DengXian" w:hAnsi="Cambria Math"/>
                        <w:i/>
                      </w:rPr>
                    </m:ctrlPr>
                  </m:dPr>
                  <m:e>
                    <m:r>
                      <m:rPr>
                        <m:sty m:val="p"/>
                      </m:rPr>
                      <w:rPr>
                        <w:rFonts w:ascii="Cambria Math" w:eastAsia="DengXian" w:hAnsi="Cambria Math"/>
                        <w:lang w:val="it-IT"/>
                      </w:rPr>
                      <m:t>kN</m:t>
                    </m:r>
                  </m:e>
                </m:d>
                <m:r>
                  <m:rPr>
                    <m:aln/>
                  </m:rPr>
                  <w:rPr>
                    <w:rFonts w:ascii="Cambria Math" w:eastAsia="DengXian" w:hAnsi="Cambria Math"/>
                    <w:lang w:val="it-IT"/>
                  </w:rPr>
                  <m:t>∼</m:t>
                </m:r>
                <m:r>
                  <m:rPr>
                    <m:nor/>
                  </m:rPr>
                  <w:rPr>
                    <w:rFonts w:ascii="Cambria Math" w:hAnsi="Euclid Math One"/>
                    <w:lang w:val="it-IT"/>
                  </w:rPr>
                  <m:t>LogNormal</m:t>
                </m:r>
                <m:d>
                  <m:dPr>
                    <m:ctrlPr>
                      <w:rPr>
                        <w:rFonts w:ascii="Cambria Math" w:hAnsi="Euclid Math One"/>
                        <w:i/>
                      </w:rPr>
                    </m:ctrlPr>
                  </m:dPr>
                  <m:e>
                    <m:sSup>
                      <m:sSupPr>
                        <m:ctrlPr>
                          <w:rPr>
                            <w:rFonts w:ascii="Cambria Math" w:hAnsi="Euclid Math One"/>
                            <w:i/>
                            <w:lang w:val="it-IT"/>
                          </w:rPr>
                        </m:ctrlPr>
                      </m:sSupPr>
                      <m:e>
                        <m:r>
                          <w:rPr>
                            <w:rFonts w:ascii="Cambria Math" w:hAnsi="Euclid Math One"/>
                            <w:lang w:val="it-IT"/>
                          </w:rPr>
                          <m:t>1.5,0.5</m:t>
                        </m:r>
                      </m:e>
                      <m:sup>
                        <m:r>
                          <w:rPr>
                            <w:rFonts w:ascii="Cambria Math" w:hAnsi="Euclid Math One"/>
                            <w:lang w:val="it-IT"/>
                          </w:rPr>
                          <m:t>2</m:t>
                        </m:r>
                      </m:sup>
                    </m:sSup>
                  </m:e>
                </m:d>
                <m:r>
                  <w:rPr>
                    <w:rFonts w:ascii="Cambria Math" w:eastAsia="DengXian" w:hAnsi="Cambria Math"/>
                    <w:lang w:val="it-IT"/>
                  </w:rPr>
                  <m:t>,</m:t>
                </m:r>
                <m:r>
                  <m:rPr>
                    <m:sty m:val="p"/>
                  </m:rPr>
                  <w:rPr>
                    <w:rFonts w:ascii="Cambria Math" w:eastAsia="DengXian" w:hAnsi="Cambria Math"/>
                    <w:lang w:val="it-IT"/>
                  </w:rPr>
                  <w:br/>
                </m:r>
              </m:oMath>
              <m:oMath>
                <m:sSub>
                  <m:sSubPr>
                    <m:ctrlPr>
                      <w:rPr>
                        <w:rFonts w:ascii="Cambria Math" w:eastAsia="DengXian" w:hAnsi="Cambria Math"/>
                        <w:i/>
                      </w:rPr>
                    </m:ctrlPr>
                  </m:sSubPr>
                  <m:e>
                    <m:r>
                      <w:rPr>
                        <w:rFonts w:ascii="Cambria Math" w:eastAsia="DengXian" w:hAnsi="Cambria Math"/>
                      </w:rPr>
                      <m:t>λ</m:t>
                    </m:r>
                  </m:e>
                  <m:sub>
                    <m:r>
                      <w:rPr>
                        <w:rFonts w:ascii="Cambria Math" w:eastAsia="DengXian" w:hAnsi="Cambria Math"/>
                      </w:rPr>
                      <m:t>η</m:t>
                    </m:r>
                    <m:r>
                      <w:rPr>
                        <w:rFonts w:ascii="Cambria Math" w:eastAsia="DengXian" w:hAnsi="Cambria Math"/>
                        <w:lang w:val="it-IT"/>
                      </w:rPr>
                      <m:t>,</m:t>
                    </m:r>
                    <m:r>
                      <w:rPr>
                        <w:rFonts w:ascii="Cambria Math" w:eastAsia="DengXian" w:hAnsi="Cambria Math"/>
                      </w:rPr>
                      <m:t>α</m:t>
                    </m:r>
                  </m:sub>
                </m:sSub>
                <m:d>
                  <m:dPr>
                    <m:begChr m:val="["/>
                    <m:endChr m:val="]"/>
                    <m:ctrlPr>
                      <w:rPr>
                        <w:rFonts w:ascii="Cambria Math" w:eastAsia="DengXian" w:hAnsi="Cambria Math"/>
                      </w:rPr>
                    </m:ctrlPr>
                  </m:dPr>
                  <m:e>
                    <m:r>
                      <m:rPr>
                        <m:sty m:val="p"/>
                      </m:rPr>
                      <w:rPr>
                        <w:rFonts w:ascii="Cambria Math" w:eastAsia="DengXian" w:hAnsi="Cambria Math"/>
                        <w:lang w:val="it-IT"/>
                      </w:rPr>
                      <m:t>rad</m:t>
                    </m:r>
                  </m:e>
                </m:d>
                <m:r>
                  <m:rPr>
                    <m:sty m:val="p"/>
                    <m:aln/>
                  </m:rPr>
                  <w:rPr>
                    <w:rFonts w:ascii="Cambria Math" w:eastAsia="DengXian" w:hAnsi="Cambria Math" w:cs="Cambria Math"/>
                    <w:lang w:val="it-IT"/>
                  </w:rPr>
                  <m:t>∼</m:t>
                </m:r>
                <m:r>
                  <m:rPr>
                    <m:nor/>
                  </m:rPr>
                  <w:rPr>
                    <w:rFonts w:ascii="Cambria Math" w:hAnsi="Euclid Math One"/>
                    <w:lang w:val="it-IT"/>
                  </w:rPr>
                  <m:t>LogNormal</m:t>
                </m:r>
                <m:d>
                  <m:dPr>
                    <m:ctrlPr>
                      <w:rPr>
                        <w:rFonts w:ascii="Cambria Math" w:hAnsi="Cambria Math"/>
                        <w:i/>
                      </w:rPr>
                    </m:ctrlPr>
                  </m:dPr>
                  <m:e>
                    <m:sSup>
                      <m:sSupPr>
                        <m:ctrlPr>
                          <w:rPr>
                            <w:rFonts w:ascii="Cambria Math" w:hAnsi="Cambria Math"/>
                            <w:i/>
                            <w:lang w:val="it-IT"/>
                          </w:rPr>
                        </m:ctrlPr>
                      </m:sSupPr>
                      <m:e>
                        <m:r>
                          <w:rPr>
                            <w:rFonts w:ascii="Cambria Math" w:hAnsi="Cambria Math"/>
                            <w:lang w:val="it-IT"/>
                          </w:rPr>
                          <m:t>0.34,0.5</m:t>
                        </m:r>
                      </m:e>
                      <m:sup>
                        <m:r>
                          <w:rPr>
                            <w:rFonts w:ascii="Cambria Math" w:hAnsi="Cambria Math"/>
                            <w:lang w:val="it-IT"/>
                          </w:rPr>
                          <m:t>2</m:t>
                        </m:r>
                      </m:sup>
                    </m:sSup>
                  </m:e>
                </m:d>
                <m:r>
                  <w:rPr>
                    <w:rFonts w:ascii="Cambria Math" w:hAnsi="Cambria Math"/>
                    <w:lang w:val="it-IT"/>
                  </w:rPr>
                  <m:t>,</m:t>
                </m:r>
                <m:r>
                  <m:rPr>
                    <m:sty m:val="p"/>
                  </m:rPr>
                  <w:rPr>
                    <w:rFonts w:ascii="Cambria Math" w:eastAsia="DengXian" w:hAnsi="Cambria Math"/>
                    <w:lang w:val="it-IT"/>
                  </w:rPr>
                  <w:br/>
                </m:r>
              </m:oMath>
              <m:oMath>
                <m:sSub>
                  <m:sSubPr>
                    <m:ctrlPr>
                      <w:rPr>
                        <w:rFonts w:ascii="Cambria Math" w:eastAsia="DengXian" w:hAnsi="Cambria Math"/>
                        <w:i/>
                      </w:rPr>
                    </m:ctrlPr>
                  </m:sSubPr>
                  <m:e>
                    <m:r>
                      <w:rPr>
                        <w:rFonts w:ascii="Cambria Math" w:eastAsia="DengXian" w:hAnsi="Cambria Math"/>
                      </w:rPr>
                      <m:t>λ</m:t>
                    </m:r>
                  </m:e>
                  <m:sub>
                    <m:r>
                      <w:rPr>
                        <w:rFonts w:ascii="Cambria Math" w:eastAsia="DengXian" w:hAnsi="Cambria Math"/>
                      </w:rPr>
                      <m:t>η</m:t>
                    </m:r>
                    <m:r>
                      <w:rPr>
                        <w:rFonts w:ascii="Cambria Math" w:eastAsia="DengXian" w:hAnsi="Cambria Math"/>
                        <w:lang w:val="it-IT"/>
                      </w:rPr>
                      <m:t>,</m:t>
                    </m:r>
                    <m:sSub>
                      <m:sSubPr>
                        <m:ctrlPr>
                          <w:rPr>
                            <w:rFonts w:ascii="Cambria Math" w:eastAsia="DengXian" w:hAnsi="Cambria Math"/>
                            <w:i/>
                          </w:rPr>
                        </m:ctrlPr>
                      </m:sSubPr>
                      <m:e>
                        <m:r>
                          <w:rPr>
                            <w:rFonts w:ascii="Cambria Math" w:eastAsia="DengXian" w:hAnsi="Cambria Math"/>
                          </w:rPr>
                          <m:t>E</m:t>
                        </m:r>
                      </m:e>
                      <m:sub>
                        <m:r>
                          <w:rPr>
                            <w:rFonts w:ascii="Cambria Math" w:eastAsia="DengXian" w:hAnsi="Cambria Math"/>
                            <w:lang w:val="it-IT"/>
                          </w:rPr>
                          <m:t>1</m:t>
                        </m:r>
                      </m:sub>
                    </m:sSub>
                  </m:sub>
                </m:sSub>
                <m:d>
                  <m:dPr>
                    <m:begChr m:val="["/>
                    <m:endChr m:val="]"/>
                    <m:ctrlPr>
                      <w:rPr>
                        <w:rFonts w:ascii="Cambria Math" w:eastAsia="DengXian" w:hAnsi="Cambria Math"/>
                      </w:rPr>
                    </m:ctrlPr>
                  </m:dPr>
                  <m:e>
                    <m:r>
                      <m:rPr>
                        <m:sty m:val="p"/>
                      </m:rPr>
                      <w:rPr>
                        <w:rFonts w:ascii="Cambria Math" w:eastAsia="DengXian" w:hAnsi="Cambria Math"/>
                        <w:lang w:val="it-IT"/>
                      </w:rPr>
                      <m:t>GPa</m:t>
                    </m:r>
                  </m:e>
                </m:d>
                <m:r>
                  <m:rPr>
                    <m:sty m:val="p"/>
                    <m:aln/>
                  </m:rPr>
                  <w:rPr>
                    <w:rFonts w:ascii="Cambria Math" w:eastAsia="DengXian" w:hAnsi="Cambria Math" w:cs="Cambria Math"/>
                    <w:lang w:val="it-IT"/>
                  </w:rPr>
                  <m:t>∼</m:t>
                </m:r>
                <m:r>
                  <m:rPr>
                    <m:nor/>
                  </m:rPr>
                  <w:rPr>
                    <w:rFonts w:ascii="Cambria Math" w:hAnsi="Euclid Math One"/>
                    <w:lang w:val="it-IT"/>
                  </w:rPr>
                  <m:t>LogNormal</m:t>
                </m:r>
                <m:d>
                  <m:dPr>
                    <m:ctrlPr>
                      <w:rPr>
                        <w:rFonts w:ascii="Cambria Math" w:hAnsi="Cambria Math"/>
                        <w:i/>
                      </w:rPr>
                    </m:ctrlPr>
                  </m:dPr>
                  <m:e>
                    <m:sSup>
                      <m:sSupPr>
                        <m:ctrlPr>
                          <w:rPr>
                            <w:rFonts w:ascii="Cambria Math" w:hAnsi="Cambria Math"/>
                            <w:i/>
                            <w:lang w:val="it-IT"/>
                          </w:rPr>
                        </m:ctrlPr>
                      </m:sSupPr>
                      <m:e>
                        <m:r>
                          <w:rPr>
                            <w:rFonts w:ascii="Cambria Math" w:hAnsi="Cambria Math"/>
                            <w:lang w:val="it-IT"/>
                          </w:rPr>
                          <m:t>11,0.5</m:t>
                        </m:r>
                      </m:e>
                      <m:sup>
                        <m:r>
                          <w:rPr>
                            <w:rFonts w:ascii="Cambria Math" w:hAnsi="Cambria Math"/>
                            <w:lang w:val="it-IT"/>
                          </w:rPr>
                          <m:t>2</m:t>
                        </m:r>
                      </m:sup>
                    </m:sSup>
                  </m:e>
                </m:d>
                <m:r>
                  <w:rPr>
                    <w:rFonts w:ascii="Cambria Math" w:hAnsi="Cambria Math"/>
                    <w:lang w:val="it-IT"/>
                  </w:rPr>
                  <m:t>,</m:t>
                </m:r>
                <m:r>
                  <m:rPr>
                    <m:sty m:val="p"/>
                  </m:rPr>
                  <w:rPr>
                    <w:rFonts w:eastAsia="DengXian"/>
                    <w:lang w:val="it-IT"/>
                  </w:rPr>
                  <w:br/>
                </m:r>
              </m:oMath>
              <m:oMath>
                <m:sSub>
                  <m:sSubPr>
                    <m:ctrlPr>
                      <w:rPr>
                        <w:rFonts w:ascii="Cambria Math" w:eastAsia="DengXian" w:hAnsi="Cambria Math"/>
                        <w:i/>
                      </w:rPr>
                    </m:ctrlPr>
                  </m:sSubPr>
                  <m:e>
                    <m:r>
                      <w:rPr>
                        <w:rFonts w:ascii="Cambria Math" w:eastAsia="DengXian" w:hAnsi="Cambria Math"/>
                      </w:rPr>
                      <m:t>λ</m:t>
                    </m:r>
                  </m:e>
                  <m:sub>
                    <m:r>
                      <w:rPr>
                        <w:rFonts w:ascii="Cambria Math" w:eastAsia="DengXian" w:hAnsi="Cambria Math"/>
                      </w:rPr>
                      <m:t>η</m:t>
                    </m:r>
                    <m:r>
                      <w:rPr>
                        <w:rFonts w:ascii="Cambria Math" w:eastAsia="DengXian" w:hAnsi="Cambria Math"/>
                        <w:lang w:val="it-IT"/>
                      </w:rPr>
                      <m:t>,</m:t>
                    </m:r>
                    <m:sSub>
                      <m:sSubPr>
                        <m:ctrlPr>
                          <w:rPr>
                            <w:rFonts w:ascii="Cambria Math" w:eastAsia="DengXian" w:hAnsi="Cambria Math"/>
                            <w:i/>
                          </w:rPr>
                        </m:ctrlPr>
                      </m:sSubPr>
                      <m:e>
                        <m:r>
                          <w:rPr>
                            <w:rFonts w:ascii="Cambria Math" w:eastAsia="DengXian" w:hAnsi="Cambria Math"/>
                          </w:rPr>
                          <m:t>E</m:t>
                        </m:r>
                      </m:e>
                      <m:sub>
                        <m:r>
                          <w:rPr>
                            <w:rFonts w:ascii="Cambria Math" w:eastAsia="DengXian" w:hAnsi="Cambria Math"/>
                            <w:lang w:val="it-IT"/>
                          </w:rPr>
                          <m:t>2</m:t>
                        </m:r>
                      </m:sub>
                    </m:sSub>
                  </m:sub>
                </m:sSub>
                <m:d>
                  <m:dPr>
                    <m:begChr m:val="["/>
                    <m:endChr m:val="]"/>
                    <m:ctrlPr>
                      <w:rPr>
                        <w:rFonts w:ascii="Cambria Math" w:eastAsia="DengXian" w:hAnsi="Cambria Math"/>
                      </w:rPr>
                    </m:ctrlPr>
                  </m:dPr>
                  <m:e>
                    <m:r>
                      <m:rPr>
                        <m:sty m:val="p"/>
                      </m:rPr>
                      <w:rPr>
                        <w:rFonts w:ascii="Cambria Math" w:eastAsia="DengXian" w:hAnsi="Cambria Math"/>
                        <w:lang w:val="it-IT"/>
                      </w:rPr>
                      <m:t>GPa</m:t>
                    </m:r>
                  </m:e>
                </m:d>
                <m:r>
                  <m:rPr>
                    <m:sty m:val="p"/>
                    <m:aln/>
                  </m:rPr>
                  <w:rPr>
                    <w:rFonts w:ascii="Cambria Math" w:eastAsia="DengXian" w:hAnsi="Cambria Math" w:cs="Cambria Math"/>
                    <w:lang w:val="it-IT"/>
                  </w:rPr>
                  <m:t>∼</m:t>
                </m:r>
                <m:r>
                  <m:rPr>
                    <m:nor/>
                  </m:rPr>
                  <w:rPr>
                    <w:rFonts w:ascii="Cambria Math" w:hAnsi="Euclid Math One"/>
                    <w:lang w:val="it-IT"/>
                  </w:rPr>
                  <m:t>LogNormal</m:t>
                </m:r>
                <m:d>
                  <m:dPr>
                    <m:ctrlPr>
                      <w:rPr>
                        <w:rFonts w:ascii="Cambria Math" w:hAnsi="Cambria Math"/>
                        <w:i/>
                      </w:rPr>
                    </m:ctrlPr>
                  </m:dPr>
                  <m:e>
                    <m:sSup>
                      <m:sSupPr>
                        <m:ctrlPr>
                          <w:rPr>
                            <w:rFonts w:ascii="Cambria Math" w:hAnsi="Cambria Math"/>
                            <w:i/>
                            <w:lang w:val="it-IT"/>
                          </w:rPr>
                        </m:ctrlPr>
                      </m:sSupPr>
                      <m:e>
                        <m:r>
                          <w:rPr>
                            <w:rFonts w:ascii="Cambria Math" w:hAnsi="Cambria Math"/>
                            <w:lang w:val="it-IT"/>
                          </w:rPr>
                          <m:t>8.3,0.5</m:t>
                        </m:r>
                      </m:e>
                      <m:sup>
                        <m:r>
                          <w:rPr>
                            <w:rFonts w:ascii="Cambria Math" w:hAnsi="Cambria Math"/>
                            <w:lang w:val="it-IT"/>
                          </w:rPr>
                          <m:t>2</m:t>
                        </m:r>
                      </m:sup>
                    </m:sSup>
                  </m:e>
                </m:d>
                <m:r>
                  <m:rPr>
                    <m:sty m:val="p"/>
                  </m:rPr>
                  <w:rPr>
                    <w:rFonts w:ascii="Cambria Math" w:eastAsia="DengXian"/>
                    <w:lang w:val="it-IT"/>
                  </w:rPr>
                  <m:t>,</m:t>
                </m:r>
                <m:r>
                  <m:rPr>
                    <m:sty m:val="p"/>
                  </m:rPr>
                  <w:rPr>
                    <w:rFonts w:eastAsia="DengXian"/>
                    <w:lang w:val="it-IT"/>
                  </w:rPr>
                  <w:br/>
                </m:r>
              </m:oMath>
              <m:oMath>
                <m:sSub>
                  <m:sSubPr>
                    <m:ctrlPr>
                      <w:rPr>
                        <w:rFonts w:ascii="Cambria Math" w:eastAsia="DengXian" w:hAnsi="Cambria Math"/>
                        <w:i/>
                      </w:rPr>
                    </m:ctrlPr>
                  </m:sSubPr>
                  <m:e>
                    <m:r>
                      <w:rPr>
                        <w:rFonts w:ascii="Cambria Math" w:eastAsia="DengXian" w:hAnsi="Cambria Math"/>
                      </w:rPr>
                      <m:t>λ</m:t>
                    </m:r>
                  </m:e>
                  <m:sub>
                    <m:r>
                      <w:rPr>
                        <w:rFonts w:ascii="Cambria Math" w:eastAsia="DengXian" w:hAnsi="Cambria Math"/>
                      </w:rPr>
                      <m:t>η</m:t>
                    </m:r>
                    <m:r>
                      <w:rPr>
                        <w:rFonts w:ascii="Cambria Math" w:eastAsia="DengXian" w:hAnsi="Cambria Math"/>
                        <w:lang w:val="it-IT"/>
                      </w:rPr>
                      <m:t>,</m:t>
                    </m:r>
                    <m:sSub>
                      <m:sSubPr>
                        <m:ctrlPr>
                          <w:rPr>
                            <w:rFonts w:ascii="Cambria Math" w:eastAsia="DengXian" w:hAnsi="Cambria Math"/>
                            <w:i/>
                          </w:rPr>
                        </m:ctrlPr>
                      </m:sSubPr>
                      <m:e>
                        <m:r>
                          <w:rPr>
                            <w:rFonts w:ascii="Cambria Math" w:eastAsia="DengXian" w:hAnsi="Cambria Math"/>
                          </w:rPr>
                          <m:t>G</m:t>
                        </m:r>
                      </m:e>
                      <m:sub>
                        <m:r>
                          <w:rPr>
                            <w:rFonts w:ascii="Cambria Math" w:eastAsia="DengXian" w:hAnsi="Cambria Math"/>
                            <w:lang w:val="it-IT"/>
                          </w:rPr>
                          <m:t>12</m:t>
                        </m:r>
                      </m:sub>
                    </m:sSub>
                  </m:sub>
                </m:sSub>
                <m:d>
                  <m:dPr>
                    <m:begChr m:val="["/>
                    <m:endChr m:val="]"/>
                    <m:ctrlPr>
                      <w:rPr>
                        <w:rFonts w:ascii="Cambria Math" w:eastAsia="DengXian" w:hAnsi="Cambria Math"/>
                      </w:rPr>
                    </m:ctrlPr>
                  </m:dPr>
                  <m:e>
                    <m:r>
                      <m:rPr>
                        <m:sty m:val="p"/>
                      </m:rPr>
                      <w:rPr>
                        <w:rFonts w:ascii="Cambria Math" w:eastAsia="DengXian" w:hAnsi="Cambria Math"/>
                        <w:lang w:val="it-IT"/>
                      </w:rPr>
                      <m:t>GPa</m:t>
                    </m:r>
                  </m:e>
                </m:d>
                <m:r>
                  <m:rPr>
                    <m:sty m:val="p"/>
                    <m:aln/>
                  </m:rPr>
                  <w:rPr>
                    <w:rFonts w:ascii="Cambria Math" w:eastAsia="DengXian" w:hAnsi="Cambria Math" w:cs="Cambria Math"/>
                    <w:lang w:val="it-IT"/>
                  </w:rPr>
                  <m:t>∼</m:t>
                </m:r>
                <m:r>
                  <m:rPr>
                    <m:nor/>
                  </m:rPr>
                  <w:rPr>
                    <w:rFonts w:ascii="Cambria Math" w:hAnsi="Euclid Math One"/>
                    <w:lang w:val="it-IT"/>
                  </w:rPr>
                  <m:t>LogNormal</m:t>
                </m:r>
                <m:d>
                  <m:dPr>
                    <m:ctrlPr>
                      <w:rPr>
                        <w:rFonts w:ascii="Cambria Math" w:hAnsi="Cambria Math"/>
                        <w:i/>
                      </w:rPr>
                    </m:ctrlPr>
                  </m:dPr>
                  <m:e>
                    <m:sSup>
                      <m:sSupPr>
                        <m:ctrlPr>
                          <w:rPr>
                            <w:rFonts w:ascii="Cambria Math" w:hAnsi="Cambria Math"/>
                            <w:i/>
                            <w:lang w:val="it-IT"/>
                          </w:rPr>
                        </m:ctrlPr>
                      </m:sSupPr>
                      <m:e>
                        <m:r>
                          <w:rPr>
                            <w:rFonts w:ascii="Cambria Math" w:hAnsi="Cambria Math"/>
                            <w:lang w:val="it-IT"/>
                          </w:rPr>
                          <m:t>7.7,0.5</m:t>
                        </m:r>
                      </m:e>
                      <m:sup>
                        <m:r>
                          <w:rPr>
                            <w:rFonts w:ascii="Cambria Math" w:hAnsi="Cambria Math"/>
                            <w:lang w:val="it-IT"/>
                          </w:rPr>
                          <m:t>2</m:t>
                        </m:r>
                      </m:sup>
                    </m:sSup>
                  </m:e>
                </m:d>
                <m:r>
                  <w:rPr>
                    <w:rFonts w:ascii="Cambria Math" w:hAnsi="Cambria Math"/>
                    <w:lang w:val="it-IT"/>
                  </w:rPr>
                  <m:t>,</m:t>
                </m:r>
                <m:r>
                  <m:rPr>
                    <m:sty m:val="p"/>
                  </m:rPr>
                  <w:rPr>
                    <w:rFonts w:eastAsia="DengXian"/>
                    <w:lang w:val="it-IT"/>
                  </w:rPr>
                  <w:br/>
                </m:r>
              </m:oMath>
              <m:oMath>
                <m:sSub>
                  <m:sSubPr>
                    <m:ctrlPr>
                      <w:rPr>
                        <w:rFonts w:ascii="Cambria Math" w:eastAsia="DengXian" w:hAnsi="Cambria Math"/>
                        <w:i/>
                      </w:rPr>
                    </m:ctrlPr>
                  </m:sSubPr>
                  <m:e>
                    <m:r>
                      <w:rPr>
                        <w:rFonts w:ascii="Cambria Math" w:eastAsia="DengXian" w:hAnsi="Cambria Math"/>
                      </w:rPr>
                      <m:t>λ</m:t>
                    </m:r>
                  </m:e>
                  <m:sub>
                    <m:r>
                      <w:rPr>
                        <w:rFonts w:ascii="Cambria Math" w:eastAsia="DengXian" w:hAnsi="Cambria Math"/>
                      </w:rPr>
                      <m:t>η</m:t>
                    </m:r>
                    <m:r>
                      <w:rPr>
                        <w:rFonts w:ascii="Cambria Math" w:eastAsia="DengXian" w:hAnsi="Cambria Math"/>
                        <w:lang w:val="it-IT"/>
                      </w:rPr>
                      <m:t>,</m:t>
                    </m:r>
                    <m:sSub>
                      <m:sSubPr>
                        <m:ctrlPr>
                          <w:rPr>
                            <w:rFonts w:ascii="Cambria Math" w:eastAsia="DengXian" w:hAnsi="Cambria Math"/>
                            <w:i/>
                          </w:rPr>
                        </m:ctrlPr>
                      </m:sSubPr>
                      <m:e>
                        <m:r>
                          <w:rPr>
                            <w:rFonts w:ascii="Cambria Math" w:eastAsia="DengXian" w:hAnsi="Cambria Math"/>
                          </w:rPr>
                          <m:t>ν</m:t>
                        </m:r>
                      </m:e>
                      <m:sub>
                        <m:r>
                          <w:rPr>
                            <w:rFonts w:ascii="Cambria Math" w:eastAsia="DengXian" w:hAnsi="Cambria Math"/>
                            <w:lang w:val="it-IT"/>
                          </w:rPr>
                          <m:t>12</m:t>
                        </m:r>
                      </m:sub>
                    </m:sSub>
                  </m:sub>
                </m:sSub>
                <m:d>
                  <m:dPr>
                    <m:begChr m:val="["/>
                    <m:endChr m:val="]"/>
                    <m:ctrlPr>
                      <w:rPr>
                        <w:rFonts w:ascii="Cambria Math" w:eastAsia="DengXian" w:hAnsi="Cambria Math"/>
                      </w:rPr>
                    </m:ctrlPr>
                  </m:dPr>
                  <m:e>
                    <m:r>
                      <m:rPr>
                        <m:sty m:val="p"/>
                      </m:rPr>
                      <w:rPr>
                        <w:rFonts w:ascii="Cambria Math" w:eastAsia="DengXian" w:hAnsi="Cambria Math"/>
                        <w:lang w:val="it-IT"/>
                      </w:rPr>
                      <m:t>-</m:t>
                    </m:r>
                  </m:e>
                </m:d>
                <m:r>
                  <m:rPr>
                    <m:sty m:val="p"/>
                    <m:aln/>
                  </m:rPr>
                  <w:rPr>
                    <w:rFonts w:ascii="Cambria Math" w:eastAsia="DengXian" w:hAnsi="Cambria Math" w:cs="Cambria Math"/>
                    <w:lang w:val="it-IT"/>
                  </w:rPr>
                  <m:t>∼</m:t>
                </m:r>
                <m:r>
                  <m:rPr>
                    <m:nor/>
                  </m:rPr>
                  <w:rPr>
                    <w:rFonts w:ascii="Cambria Math" w:hAnsi="Euclid Math One"/>
                    <w:lang w:val="it-IT"/>
                  </w:rPr>
                  <m:t>LogNormal</m:t>
                </m:r>
                <m:d>
                  <m:dPr>
                    <m:ctrlPr>
                      <w:rPr>
                        <w:rFonts w:ascii="Cambria Math" w:hAnsi="Cambria Math"/>
                        <w:i/>
                      </w:rPr>
                    </m:ctrlPr>
                  </m:dPr>
                  <m:e>
                    <m:r>
                      <w:rPr>
                        <w:rFonts w:ascii="Cambria Math" w:hAnsi="Cambria Math"/>
                        <w:lang w:val="it-IT"/>
                      </w:rPr>
                      <m:t>-</m:t>
                    </m:r>
                    <m:sSup>
                      <m:sSupPr>
                        <m:ctrlPr>
                          <w:rPr>
                            <w:rFonts w:ascii="Cambria Math" w:hAnsi="Cambria Math"/>
                            <w:i/>
                            <w:lang w:val="it-IT"/>
                          </w:rPr>
                        </m:ctrlPr>
                      </m:sSupPr>
                      <m:e>
                        <m:r>
                          <w:rPr>
                            <w:rFonts w:ascii="Cambria Math" w:hAnsi="Cambria Math"/>
                            <w:lang w:val="it-IT"/>
                          </w:rPr>
                          <m:t>0.8,0.5</m:t>
                        </m:r>
                      </m:e>
                      <m:sup>
                        <m:r>
                          <w:rPr>
                            <w:rFonts w:ascii="Cambria Math" w:hAnsi="Cambria Math"/>
                            <w:lang w:val="it-IT"/>
                          </w:rPr>
                          <m:t>2</m:t>
                        </m:r>
                      </m:sup>
                    </m:sSup>
                  </m:e>
                </m:d>
                <m:r>
                  <w:rPr>
                    <w:rFonts w:ascii="Cambria Math" w:hAnsi="Cambria Math"/>
                    <w:lang w:val="it-IT"/>
                  </w:rPr>
                  <m:t>,</m:t>
                </m:r>
                <m:r>
                  <m:rPr>
                    <m:sty m:val="p"/>
                  </m:rPr>
                  <w:rPr>
                    <w:rFonts w:eastAsia="DengXian"/>
                    <w:lang w:val="it-IT"/>
                  </w:rPr>
                  <w:br/>
                </m:r>
              </m:oMath>
              <m:oMath>
                <m:sSub>
                  <m:sSubPr>
                    <m:ctrlPr>
                      <w:rPr>
                        <w:rFonts w:ascii="Cambria Math" w:eastAsia="DengXian" w:hAnsi="Cambria Math"/>
                        <w:i/>
                      </w:rPr>
                    </m:ctrlPr>
                  </m:sSubPr>
                  <m:e>
                    <m:r>
                      <w:rPr>
                        <w:rFonts w:ascii="Cambria Math" w:eastAsia="DengXian" w:hAnsi="Cambria Math"/>
                      </w:rPr>
                      <m:t>λ</m:t>
                    </m:r>
                  </m:e>
                  <m:sub>
                    <m:r>
                      <w:rPr>
                        <w:rFonts w:ascii="Cambria Math" w:eastAsia="DengXian" w:hAnsi="Cambria Math"/>
                      </w:rPr>
                      <m:t>η</m:t>
                    </m:r>
                    <m:r>
                      <w:rPr>
                        <w:rFonts w:ascii="Cambria Math" w:eastAsia="DengXian" w:hAnsi="Cambria Math"/>
                        <w:lang w:val="it-IT"/>
                      </w:rPr>
                      <m:t>,</m:t>
                    </m:r>
                    <m:sSub>
                      <m:sSubPr>
                        <m:ctrlPr>
                          <w:rPr>
                            <w:rFonts w:ascii="Cambria Math" w:eastAsia="DengXian" w:hAnsi="Cambria Math"/>
                            <w:i/>
                          </w:rPr>
                        </m:ctrlPr>
                      </m:sSubPr>
                      <m:e>
                        <m:r>
                          <w:rPr>
                            <w:rFonts w:ascii="Cambria Math" w:eastAsia="DengXian" w:hAnsi="Cambria Math"/>
                          </w:rPr>
                          <m:t>ν</m:t>
                        </m:r>
                      </m:e>
                      <m:sub>
                        <m:r>
                          <w:rPr>
                            <w:rFonts w:ascii="Cambria Math" w:eastAsia="DengXian" w:hAnsi="Cambria Math"/>
                            <w:lang w:val="it-IT"/>
                          </w:rPr>
                          <m:t>23</m:t>
                        </m:r>
                      </m:sub>
                    </m:sSub>
                  </m:sub>
                </m:sSub>
                <m:d>
                  <m:dPr>
                    <m:begChr m:val="["/>
                    <m:endChr m:val="]"/>
                    <m:ctrlPr>
                      <w:rPr>
                        <w:rFonts w:ascii="Cambria Math" w:eastAsia="DengXian" w:hAnsi="Cambria Math"/>
                      </w:rPr>
                    </m:ctrlPr>
                  </m:dPr>
                  <m:e>
                    <m:r>
                      <m:rPr>
                        <m:sty m:val="p"/>
                      </m:rPr>
                      <w:rPr>
                        <w:rFonts w:ascii="Cambria Math" w:eastAsia="DengXian" w:hAnsi="Cambria Math"/>
                        <w:lang w:val="it-IT"/>
                      </w:rPr>
                      <m:t>-</m:t>
                    </m:r>
                  </m:e>
                </m:d>
                <m:r>
                  <m:rPr>
                    <m:sty m:val="p"/>
                    <m:aln/>
                  </m:rPr>
                  <w:rPr>
                    <w:rFonts w:ascii="Cambria Math" w:eastAsia="DengXian" w:hAnsi="Cambria Math" w:cs="Cambria Math"/>
                    <w:lang w:val="it-IT"/>
                  </w:rPr>
                  <m:t>∼</m:t>
                </m:r>
                <m:r>
                  <m:rPr>
                    <m:nor/>
                  </m:rPr>
                  <w:rPr>
                    <w:rFonts w:ascii="Cambria Math" w:hAnsi="Euclid Math One"/>
                    <w:lang w:val="it-IT"/>
                  </w:rPr>
                  <m:t>LogNormal</m:t>
                </m:r>
                <m:d>
                  <m:dPr>
                    <m:ctrlPr>
                      <w:rPr>
                        <w:rFonts w:ascii="Cambria Math" w:hAnsi="Cambria Math"/>
                        <w:i/>
                      </w:rPr>
                    </m:ctrlPr>
                  </m:dPr>
                  <m:e>
                    <m:r>
                      <w:rPr>
                        <w:rFonts w:ascii="Cambria Math" w:hAnsi="Cambria Math"/>
                        <w:lang w:val="it-IT"/>
                      </w:rPr>
                      <m:t>-</m:t>
                    </m:r>
                    <m:sSup>
                      <m:sSupPr>
                        <m:ctrlPr>
                          <w:rPr>
                            <w:rFonts w:ascii="Cambria Math" w:hAnsi="Cambria Math"/>
                            <w:i/>
                            <w:lang w:val="it-IT"/>
                          </w:rPr>
                        </m:ctrlPr>
                      </m:sSupPr>
                      <m:e>
                        <m:r>
                          <w:rPr>
                            <w:rFonts w:ascii="Cambria Math" w:hAnsi="Cambria Math"/>
                            <w:lang w:val="it-IT"/>
                          </w:rPr>
                          <m:t>0.8,0.5</m:t>
                        </m:r>
                      </m:e>
                      <m:sup>
                        <m:r>
                          <w:rPr>
                            <w:rFonts w:ascii="Cambria Math" w:hAnsi="Cambria Math"/>
                            <w:lang w:val="it-IT"/>
                          </w:rPr>
                          <m:t>2</m:t>
                        </m:r>
                      </m:sup>
                    </m:sSup>
                  </m:e>
                </m:d>
                <m:r>
                  <m:rPr>
                    <m:sty m:val="p"/>
                  </m:rPr>
                  <w:rPr>
                    <w:rFonts w:ascii="Cambria Math" w:eastAsia="DengXian"/>
                    <w:lang w:val="it-IT"/>
                  </w:rPr>
                  <m:t>.</m:t>
                </m:r>
              </m:oMath>
            </m:oMathPara>
          </w:p>
        </w:tc>
        <w:tc>
          <w:tcPr>
            <w:tcW w:w="541" w:type="dxa"/>
            <w:vAlign w:val="center"/>
          </w:tcPr>
          <w:p w14:paraId="3C8B4BAC" w14:textId="77777777" w:rsidR="00123D42" w:rsidRPr="007C48AB" w:rsidRDefault="00123D42" w:rsidP="00123D42">
            <w:pPr>
              <w:pStyle w:val="ListParagraph"/>
              <w:numPr>
                <w:ilvl w:val="0"/>
                <w:numId w:val="9"/>
              </w:numPr>
              <w:jc w:val="right"/>
              <w:rPr>
                <w:lang w:val="it-IT"/>
              </w:rPr>
            </w:pPr>
            <w:r w:rsidRPr="007C48AB">
              <w:rPr>
                <w:lang w:val="it-IT"/>
              </w:rPr>
              <w:t xml:space="preserve"> </w:t>
            </w:r>
          </w:p>
        </w:tc>
      </w:tr>
    </w:tbl>
    <w:p w14:paraId="31CAEADB" w14:textId="4CA09328" w:rsidR="00E325E3" w:rsidRDefault="00E325E3" w:rsidP="00E325E3">
      <w:r>
        <w:t xml:space="preserve">For the latent </w:t>
      </w:r>
      <w:r w:rsidR="009F17D3">
        <w:t>biases</w:t>
      </w:r>
      <w:r>
        <w:t xml:space="preserve">, as mentioned </w:t>
      </w:r>
      <w:r w:rsidR="00297926">
        <w:t>above</w:t>
      </w:r>
      <w:r>
        <w:t xml:space="preserve">, Gaussian priors with </w:t>
      </w:r>
      <w:r w:rsidR="00A91AE9">
        <w:t xml:space="preserve">mean </w:t>
      </w:r>
      <w:r>
        <w:t xml:space="preserve">zero </w:t>
      </w:r>
      <w:r w:rsidR="00A91AE9">
        <w:t>are adopted</w:t>
      </w:r>
      <w:r>
        <w:t xml:space="preserve">, i.e., </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0"/>
        <w:gridCol w:w="541"/>
      </w:tblGrid>
      <w:tr w:rsidR="00E325E3" w:rsidRPr="001D1560" w14:paraId="637AEBAD" w14:textId="77777777" w:rsidTr="00875EC6">
        <w:trPr>
          <w:trHeight w:val="626"/>
        </w:trPr>
        <w:tc>
          <w:tcPr>
            <w:tcW w:w="8490" w:type="dxa"/>
            <w:vAlign w:val="center"/>
          </w:tcPr>
          <w:p w14:paraId="50A094AC" w14:textId="43FAD7F3" w:rsidR="00E325E3" w:rsidRPr="00B27E30" w:rsidRDefault="00000000" w:rsidP="00875EC6">
            <w:pPr>
              <w:tabs>
                <w:tab w:val="center" w:pos="4111"/>
                <w:tab w:val="left" w:pos="9026"/>
              </w:tabs>
              <w:jc w:val="center"/>
              <w:rPr>
                <w:lang w:val="fr-FR"/>
                <w:rPrChange w:id="257" w:author="Tobias Laux" w:date="2024-09-09T09:56:00Z" w16du:dateUtc="2024-09-09T08:56:00Z">
                  <w:rPr/>
                </w:rPrChange>
              </w:rPr>
            </w:pPr>
            <m:oMathPara>
              <m:oMath>
                <m:sSub>
                  <m:sSubPr>
                    <m:ctrlPr>
                      <w:rPr>
                        <w:rFonts w:ascii="Cambria Math" w:eastAsia="DengXian" w:hAnsi="Cambria Math"/>
                        <w:i/>
                      </w:rPr>
                    </m:ctrlPr>
                  </m:sSubPr>
                  <m:e>
                    <m:r>
                      <w:rPr>
                        <w:rFonts w:ascii="Cambria Math" w:eastAsia="DengXian" w:hAnsi="Cambria Math"/>
                      </w:rPr>
                      <m:t>b</m:t>
                    </m:r>
                  </m:e>
                  <m:sub>
                    <m:sSub>
                      <m:sSubPr>
                        <m:ctrlPr>
                          <w:rPr>
                            <w:rFonts w:ascii="Cambria Math" w:eastAsia="DengXian" w:hAnsi="Cambria Math"/>
                            <w:i/>
                          </w:rPr>
                        </m:ctrlPr>
                      </m:sSubPr>
                      <m:e>
                        <m:r>
                          <w:rPr>
                            <w:rFonts w:ascii="Cambria Math" w:eastAsia="DengXian" w:hAnsi="Cambria Math"/>
                          </w:rPr>
                          <m:t>E</m:t>
                        </m:r>
                      </m:e>
                      <m:sub>
                        <m:r>
                          <w:rPr>
                            <w:rFonts w:ascii="Cambria Math" w:eastAsia="DengXian" w:hAnsi="Cambria Math"/>
                            <w:lang w:val="fr-FR"/>
                          </w:rPr>
                          <m:t>1</m:t>
                        </m:r>
                      </m:sub>
                    </m:sSub>
                    <m:r>
                      <w:rPr>
                        <w:rFonts w:ascii="Cambria Math" w:eastAsia="DengXian" w:hAnsi="Cambria Math"/>
                        <w:lang w:val="fr-FR"/>
                      </w:rPr>
                      <m:t>,</m:t>
                    </m:r>
                    <m:r>
                      <w:rPr>
                        <w:rFonts w:ascii="Cambria Math" w:eastAsia="DengXian" w:hAnsi="Cambria Math"/>
                      </w:rPr>
                      <m:t>i</m:t>
                    </m:r>
                  </m:sub>
                </m:sSub>
                <m:d>
                  <m:dPr>
                    <m:begChr m:val="["/>
                    <m:endChr m:val="]"/>
                    <m:ctrlPr>
                      <w:rPr>
                        <w:rFonts w:ascii="Cambria Math" w:eastAsia="DengXian" w:hAnsi="Cambria Math"/>
                        <w:i/>
                      </w:rPr>
                    </m:ctrlPr>
                  </m:dPr>
                  <m:e>
                    <m:r>
                      <m:rPr>
                        <m:sty m:val="p"/>
                      </m:rPr>
                      <w:rPr>
                        <w:rFonts w:ascii="Cambria Math" w:eastAsia="DengXian" w:hAnsi="Cambria Math"/>
                        <w:lang w:val="fr-FR"/>
                      </w:rPr>
                      <m:t>MPa</m:t>
                    </m:r>
                  </m:e>
                </m:d>
                <m:r>
                  <w:rPr>
                    <w:rFonts w:ascii="Cambria Math" w:eastAsia="DengXian" w:hAnsi="Cambria Math"/>
                    <w:lang w:val="fr-FR"/>
                  </w:rPr>
                  <m:t>∼</m:t>
                </m:r>
                <m:r>
                  <m:rPr>
                    <m:nor/>
                  </m:rPr>
                  <w:rPr>
                    <w:rFonts w:ascii="Cambria Math" w:hAnsi="Euclid Math One"/>
                    <w:lang w:val="fr-FR"/>
                  </w:rPr>
                  <m:t>Gaussian</m:t>
                </m:r>
                <m:d>
                  <m:dPr>
                    <m:ctrlPr>
                      <w:rPr>
                        <w:rFonts w:ascii="Cambria Math" w:eastAsia="DengXian" w:hAnsi="Cambria Math"/>
                        <w:i/>
                      </w:rPr>
                    </m:ctrlPr>
                  </m:dPr>
                  <m:e>
                    <m:r>
                      <w:rPr>
                        <w:rFonts w:ascii="Cambria Math" w:eastAsia="DengXian" w:hAnsi="Cambria Math"/>
                        <w:lang w:val="fr-FR"/>
                        <w:rPrChange w:id="258" w:author="Tobias Laux" w:date="2024-09-09T09:56:00Z" w16du:dateUtc="2024-09-09T08:56:00Z">
                          <w:rPr>
                            <w:rFonts w:ascii="Cambria Math" w:eastAsia="DengXian" w:hAnsi="Cambria Math"/>
                          </w:rPr>
                        </w:rPrChange>
                      </w:rPr>
                      <m:t xml:space="preserve">0, </m:t>
                    </m:r>
                    <m:sSup>
                      <m:sSupPr>
                        <m:ctrlPr>
                          <w:rPr>
                            <w:rFonts w:ascii="Cambria Math" w:eastAsia="DengXian" w:hAnsi="Cambria Math"/>
                            <w:i/>
                          </w:rPr>
                        </m:ctrlPr>
                      </m:sSupPr>
                      <m:e>
                        <m:r>
                          <w:rPr>
                            <w:rFonts w:ascii="Cambria Math" w:eastAsia="DengXian" w:hAnsi="Cambria Math"/>
                            <w:lang w:val="fr-FR"/>
                            <w:rPrChange w:id="259" w:author="Tobias Laux" w:date="2024-09-09T09:56:00Z" w16du:dateUtc="2024-09-09T08:56:00Z">
                              <w:rPr>
                                <w:rFonts w:ascii="Cambria Math" w:eastAsia="DengXian" w:hAnsi="Cambria Math"/>
                              </w:rPr>
                            </w:rPrChange>
                          </w:rPr>
                          <m:t>1000</m:t>
                        </m:r>
                      </m:e>
                      <m:sup>
                        <m:r>
                          <w:rPr>
                            <w:rFonts w:ascii="Cambria Math" w:eastAsia="DengXian" w:hAnsi="Cambria Math"/>
                            <w:lang w:val="fr-FR"/>
                            <w:rPrChange w:id="260" w:author="Tobias Laux" w:date="2024-09-09T09:56:00Z" w16du:dateUtc="2024-09-09T08:56:00Z">
                              <w:rPr>
                                <w:rFonts w:ascii="Cambria Math" w:eastAsia="DengXian" w:hAnsi="Cambria Math"/>
                              </w:rPr>
                            </w:rPrChange>
                          </w:rPr>
                          <m:t>2</m:t>
                        </m:r>
                      </m:sup>
                    </m:sSup>
                  </m:e>
                </m:d>
                <m:r>
                  <w:rPr>
                    <w:rFonts w:ascii="Cambria Math" w:eastAsia="DengXian" w:hAnsi="Cambria Math"/>
                    <w:lang w:val="fr-FR"/>
                    <w:rPrChange w:id="261" w:author="Tobias Laux" w:date="2024-09-09T09:56:00Z" w16du:dateUtc="2024-09-09T08:56:00Z">
                      <w:rPr>
                        <w:rFonts w:ascii="Cambria Math" w:eastAsia="DengXian" w:hAnsi="Cambria Math"/>
                      </w:rPr>
                    </w:rPrChange>
                  </w:rPr>
                  <m:t xml:space="preserve">,  </m:t>
                </m:r>
                <m:r>
                  <w:rPr>
                    <w:rFonts w:ascii="Cambria Math" w:eastAsia="DengXian" w:hAnsi="Cambria Math"/>
                  </w:rPr>
                  <m:t>i</m:t>
                </m:r>
                <m:r>
                  <w:rPr>
                    <w:rFonts w:ascii="Cambria Math" w:eastAsia="DengXian" w:hAnsi="Cambria Math"/>
                    <w:lang w:val="fr-FR"/>
                    <w:rPrChange w:id="262" w:author="Tobias Laux" w:date="2024-09-09T09:56:00Z" w16du:dateUtc="2024-09-09T08:56:00Z">
                      <w:rPr>
                        <w:rFonts w:ascii="Cambria Math" w:eastAsia="DengXian" w:hAnsi="Cambria Math"/>
                      </w:rPr>
                    </w:rPrChange>
                  </w:rPr>
                  <m:t>=1,…,</m:t>
                </m:r>
                <m:sSub>
                  <m:sSubPr>
                    <m:ctrlPr>
                      <w:rPr>
                        <w:rFonts w:ascii="Cambria Math" w:eastAsia="DengXian" w:hAnsi="Cambria Math"/>
                        <w:i/>
                      </w:rPr>
                    </m:ctrlPr>
                  </m:sSubPr>
                  <m:e>
                    <m:r>
                      <w:rPr>
                        <w:rFonts w:ascii="Cambria Math" w:eastAsia="DengXian" w:hAnsi="Cambria Math"/>
                      </w:rPr>
                      <m:t>n</m:t>
                    </m:r>
                  </m:e>
                  <m:sub>
                    <m:r>
                      <w:rPr>
                        <w:rFonts w:ascii="Cambria Math" w:eastAsia="DengXian" w:hAnsi="Cambria Math"/>
                      </w:rPr>
                      <m:t>e</m:t>
                    </m:r>
                  </m:sub>
                </m:sSub>
              </m:oMath>
            </m:oMathPara>
          </w:p>
          <w:p w14:paraId="3B745E68" w14:textId="0C06228D" w:rsidR="00E325E3" w:rsidRPr="00B27E30" w:rsidRDefault="00000000" w:rsidP="00875EC6">
            <w:pPr>
              <w:tabs>
                <w:tab w:val="center" w:pos="4111"/>
                <w:tab w:val="left" w:pos="9026"/>
              </w:tabs>
              <w:jc w:val="center"/>
              <w:rPr>
                <w:lang w:val="fr-FR"/>
                <w:rPrChange w:id="263" w:author="Tobias Laux" w:date="2024-09-09T09:56:00Z" w16du:dateUtc="2024-09-09T08:56:00Z">
                  <w:rPr/>
                </w:rPrChange>
              </w:rPr>
            </w:pPr>
            <m:oMathPara>
              <m:oMath>
                <m:sSub>
                  <m:sSubPr>
                    <m:ctrlPr>
                      <w:rPr>
                        <w:rFonts w:ascii="Cambria Math" w:eastAsia="DengXian" w:hAnsi="Cambria Math"/>
                        <w:i/>
                      </w:rPr>
                    </m:ctrlPr>
                  </m:sSubPr>
                  <m:e>
                    <m:r>
                      <w:rPr>
                        <w:rFonts w:ascii="Cambria Math" w:eastAsia="DengXian" w:hAnsi="Cambria Math"/>
                      </w:rPr>
                      <m:t>b</m:t>
                    </m:r>
                  </m:e>
                  <m:sub>
                    <m:r>
                      <w:rPr>
                        <w:rFonts w:ascii="Cambria Math" w:eastAsia="DengXian" w:hAnsi="Cambria Math"/>
                      </w:rPr>
                      <m:t>α</m:t>
                    </m:r>
                    <m:r>
                      <w:rPr>
                        <w:rFonts w:ascii="Cambria Math" w:eastAsia="DengXian" w:hAnsi="Cambria Math"/>
                        <w:lang w:val="fr-FR"/>
                        <w:rPrChange w:id="264" w:author="Tobias Laux" w:date="2024-09-09T09:56:00Z" w16du:dateUtc="2024-09-09T08:56:00Z">
                          <w:rPr>
                            <w:rFonts w:ascii="Cambria Math" w:eastAsia="DengXian" w:hAnsi="Cambria Math"/>
                          </w:rPr>
                        </w:rPrChange>
                      </w:rPr>
                      <m:t>,</m:t>
                    </m:r>
                    <m:r>
                      <w:rPr>
                        <w:rFonts w:ascii="Cambria Math" w:eastAsia="DengXian" w:hAnsi="Cambria Math"/>
                      </w:rPr>
                      <m:t>i</m:t>
                    </m:r>
                  </m:sub>
                </m:sSub>
                <m:d>
                  <m:dPr>
                    <m:begChr m:val="["/>
                    <m:endChr m:val="]"/>
                    <m:ctrlPr>
                      <w:rPr>
                        <w:rFonts w:ascii="Cambria Math" w:eastAsia="DengXian" w:hAnsi="Cambria Math"/>
                        <w:i/>
                      </w:rPr>
                    </m:ctrlPr>
                  </m:dPr>
                  <m:e>
                    <m:r>
                      <m:rPr>
                        <m:sty m:val="p"/>
                      </m:rPr>
                      <w:rPr>
                        <w:rFonts w:ascii="Cambria Math" w:eastAsia="DengXian" w:hAnsi="Cambria Math"/>
                        <w:lang w:val="fr-FR"/>
                        <w:rPrChange w:id="265" w:author="Tobias Laux" w:date="2024-09-09T09:56:00Z" w16du:dateUtc="2024-09-09T08:56:00Z">
                          <w:rPr>
                            <w:rFonts w:ascii="Cambria Math" w:eastAsia="DengXian" w:hAnsi="Cambria Math"/>
                          </w:rPr>
                        </w:rPrChange>
                      </w:rPr>
                      <m:t>deg</m:t>
                    </m:r>
                  </m:e>
                </m:d>
                <m:r>
                  <w:rPr>
                    <w:rFonts w:ascii="Cambria Math" w:eastAsia="DengXian" w:hAnsi="Cambria Math"/>
                    <w:lang w:val="fr-FR"/>
                  </w:rPr>
                  <m:t>∼</m:t>
                </m:r>
                <m:r>
                  <m:rPr>
                    <m:nor/>
                  </m:rPr>
                  <w:rPr>
                    <w:rFonts w:ascii="Cambria Math" w:hAnsi="Euclid Math One"/>
                    <w:lang w:val="fr-FR"/>
                  </w:rPr>
                  <m:t>Gaussian</m:t>
                </m:r>
                <m:d>
                  <m:dPr>
                    <m:ctrlPr>
                      <w:rPr>
                        <w:rFonts w:ascii="Cambria Math" w:eastAsia="DengXian" w:hAnsi="Cambria Math"/>
                        <w:i/>
                      </w:rPr>
                    </m:ctrlPr>
                  </m:dPr>
                  <m:e>
                    <m:r>
                      <w:rPr>
                        <w:rFonts w:ascii="Cambria Math" w:eastAsia="DengXian" w:hAnsi="Cambria Math"/>
                        <w:lang w:val="fr-FR"/>
                        <w:rPrChange w:id="266" w:author="Tobias Laux" w:date="2024-09-09T09:56:00Z" w16du:dateUtc="2024-09-09T08:56:00Z">
                          <w:rPr>
                            <w:rFonts w:ascii="Cambria Math" w:eastAsia="DengXian" w:hAnsi="Cambria Math"/>
                          </w:rPr>
                        </w:rPrChange>
                      </w:rPr>
                      <m:t xml:space="preserve">0, </m:t>
                    </m:r>
                    <m:sSup>
                      <m:sSupPr>
                        <m:ctrlPr>
                          <w:rPr>
                            <w:rFonts w:ascii="Cambria Math" w:eastAsia="DengXian" w:hAnsi="Cambria Math"/>
                            <w:i/>
                          </w:rPr>
                        </m:ctrlPr>
                      </m:sSupPr>
                      <m:e>
                        <m:r>
                          <w:rPr>
                            <w:rFonts w:ascii="Cambria Math" w:eastAsia="DengXian" w:hAnsi="Cambria Math"/>
                            <w:lang w:val="fr-FR"/>
                            <w:rPrChange w:id="267" w:author="Tobias Laux" w:date="2024-09-09T09:56:00Z" w16du:dateUtc="2024-09-09T08:56:00Z">
                              <w:rPr>
                                <w:rFonts w:ascii="Cambria Math" w:eastAsia="DengXian" w:hAnsi="Cambria Math"/>
                              </w:rPr>
                            </w:rPrChange>
                          </w:rPr>
                          <m:t>1</m:t>
                        </m:r>
                      </m:e>
                      <m:sup>
                        <m:r>
                          <w:rPr>
                            <w:rFonts w:ascii="Cambria Math" w:eastAsia="DengXian" w:hAnsi="Cambria Math"/>
                            <w:lang w:val="fr-FR"/>
                            <w:rPrChange w:id="268" w:author="Tobias Laux" w:date="2024-09-09T09:56:00Z" w16du:dateUtc="2024-09-09T08:56:00Z">
                              <w:rPr>
                                <w:rFonts w:ascii="Cambria Math" w:eastAsia="DengXian" w:hAnsi="Cambria Math"/>
                              </w:rPr>
                            </w:rPrChange>
                          </w:rPr>
                          <m:t>2</m:t>
                        </m:r>
                      </m:sup>
                    </m:sSup>
                  </m:e>
                </m:d>
                <m:r>
                  <w:rPr>
                    <w:rFonts w:ascii="Cambria Math" w:eastAsia="DengXian" w:hAnsi="Cambria Math"/>
                    <w:lang w:val="fr-FR"/>
                    <w:rPrChange w:id="269" w:author="Tobias Laux" w:date="2024-09-09T09:56:00Z" w16du:dateUtc="2024-09-09T08:56:00Z">
                      <w:rPr>
                        <w:rFonts w:ascii="Cambria Math" w:eastAsia="DengXian" w:hAnsi="Cambria Math"/>
                      </w:rPr>
                    </w:rPrChange>
                  </w:rPr>
                  <m:t xml:space="preserve">,  </m:t>
                </m:r>
                <m:r>
                  <w:rPr>
                    <w:rFonts w:ascii="Cambria Math" w:eastAsia="DengXian" w:hAnsi="Cambria Math"/>
                  </w:rPr>
                  <m:t>i</m:t>
                </m:r>
                <m:r>
                  <w:rPr>
                    <w:rFonts w:ascii="Cambria Math" w:eastAsia="DengXian" w:hAnsi="Cambria Math"/>
                    <w:lang w:val="fr-FR"/>
                    <w:rPrChange w:id="270" w:author="Tobias Laux" w:date="2024-09-09T09:56:00Z" w16du:dateUtc="2024-09-09T08:56:00Z">
                      <w:rPr>
                        <w:rFonts w:ascii="Cambria Math" w:eastAsia="DengXian" w:hAnsi="Cambria Math"/>
                      </w:rPr>
                    </w:rPrChange>
                  </w:rPr>
                  <m:t>=1,…,</m:t>
                </m:r>
                <m:sSub>
                  <m:sSubPr>
                    <m:ctrlPr>
                      <w:rPr>
                        <w:rFonts w:ascii="Cambria Math" w:eastAsia="DengXian" w:hAnsi="Cambria Math"/>
                        <w:i/>
                      </w:rPr>
                    </m:ctrlPr>
                  </m:sSubPr>
                  <m:e>
                    <m:r>
                      <w:rPr>
                        <w:rFonts w:ascii="Cambria Math" w:eastAsia="DengXian" w:hAnsi="Cambria Math"/>
                      </w:rPr>
                      <m:t>n</m:t>
                    </m:r>
                  </m:e>
                  <m:sub>
                    <m:r>
                      <w:rPr>
                        <w:rFonts w:ascii="Cambria Math" w:eastAsia="DengXian" w:hAnsi="Cambria Math"/>
                      </w:rPr>
                      <m:t>e</m:t>
                    </m:r>
                  </m:sub>
                </m:sSub>
              </m:oMath>
            </m:oMathPara>
          </w:p>
        </w:tc>
        <w:tc>
          <w:tcPr>
            <w:tcW w:w="541" w:type="dxa"/>
            <w:vAlign w:val="center"/>
          </w:tcPr>
          <w:p w14:paraId="7A56800A" w14:textId="77777777" w:rsidR="00E325E3" w:rsidRPr="00B27E30" w:rsidRDefault="00E325E3" w:rsidP="00875EC6">
            <w:pPr>
              <w:pStyle w:val="ListParagraph"/>
              <w:numPr>
                <w:ilvl w:val="0"/>
                <w:numId w:val="9"/>
              </w:numPr>
              <w:jc w:val="right"/>
              <w:rPr>
                <w:lang w:val="fr-FR"/>
                <w:rPrChange w:id="271" w:author="Tobias Laux" w:date="2024-09-09T09:56:00Z" w16du:dateUtc="2024-09-09T08:56:00Z">
                  <w:rPr/>
                </w:rPrChange>
              </w:rPr>
            </w:pPr>
            <w:r w:rsidRPr="00B27E30">
              <w:rPr>
                <w:lang w:val="fr-FR"/>
                <w:rPrChange w:id="272" w:author="Tobias Laux" w:date="2024-09-09T09:56:00Z" w16du:dateUtc="2024-09-09T08:56:00Z">
                  <w:rPr/>
                </w:rPrChange>
              </w:rPr>
              <w:t xml:space="preserve"> </w:t>
            </w:r>
          </w:p>
        </w:tc>
      </w:tr>
    </w:tbl>
    <w:p w14:paraId="4F70299C" w14:textId="6AE1A8B7" w:rsidR="00900D2F" w:rsidRDefault="00A13F8A" w:rsidP="00A770A6">
      <w:r>
        <w:t>P</w:t>
      </w:r>
      <w:r w:rsidR="00302367">
        <w:t xml:space="preserve">rior predictions of the </w:t>
      </w:r>
      <w:r w:rsidR="0070133C">
        <w:t>load-extension</w:t>
      </w:r>
      <w:r w:rsidR="00302367">
        <w:t xml:space="preserve"> curves for loading angle</w:t>
      </w:r>
      <w:r w:rsidR="00CD5B8E">
        <w:t>s</w:t>
      </w:r>
      <w:r w:rsidR="00302367">
        <w:t xml:space="preserve"> </w:t>
      </w:r>
      <m:oMath>
        <m:r>
          <w:rPr>
            <w:rFonts w:ascii="Cambria Math" w:hAnsi="Cambria Math"/>
          </w:rPr>
          <m:t>α=</m:t>
        </m:r>
        <m:sSup>
          <m:sSupPr>
            <m:ctrlPr>
              <w:rPr>
                <w:rFonts w:ascii="Cambria Math" w:hAnsi="Cambria Math"/>
                <w:i/>
              </w:rPr>
            </m:ctrlPr>
          </m:sSupPr>
          <m:e>
            <m:r>
              <w:rPr>
                <w:rFonts w:ascii="Cambria Math" w:hAnsi="Cambria Math"/>
              </w:rPr>
              <m:t>45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90</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135</m:t>
            </m:r>
          </m:e>
          <m:sup>
            <m:r>
              <w:rPr>
                <w:rFonts w:ascii="Cambria Math" w:hAnsi="Cambria Math"/>
              </w:rPr>
              <m:t>∘</m:t>
            </m:r>
          </m:sup>
        </m:sSup>
      </m:oMath>
      <w:r w:rsidR="006B087D">
        <w:t xml:space="preserve"> </w:t>
      </w:r>
      <w:r w:rsidR="00E57B1E">
        <w:t xml:space="preserve">are </w:t>
      </w:r>
      <w:r w:rsidR="00695509">
        <w:t xml:space="preserve">shown </w:t>
      </w:r>
      <w:r w:rsidR="00E57B1E">
        <w:t xml:space="preserve">in </w:t>
      </w:r>
      <w:r w:rsidR="00E57B1E">
        <w:fldChar w:fldCharType="begin"/>
      </w:r>
      <w:r w:rsidR="00E57B1E">
        <w:instrText xml:space="preserve"> REF _Ref148871670 \h </w:instrText>
      </w:r>
      <w:r w:rsidR="00E57B1E">
        <w:fldChar w:fldCharType="separate"/>
      </w:r>
      <w:ins w:id="273" w:author="Tobias Laux" w:date="2024-09-09T18:51:00Z" w16du:dateUtc="2024-09-09T17:51:00Z">
        <w:r w:rsidR="000704B1">
          <w:t xml:space="preserve">Figure </w:t>
        </w:r>
        <w:r w:rsidR="000704B1">
          <w:rPr>
            <w:noProof/>
          </w:rPr>
          <w:t>6</w:t>
        </w:r>
      </w:ins>
      <w:del w:id="274" w:author="Tobias Laux" w:date="2024-09-09T18:51:00Z" w16du:dateUtc="2024-09-09T17:51:00Z">
        <w:r w:rsidR="003A15B7" w:rsidDel="000704B1">
          <w:delText xml:space="preserve">Figure </w:delText>
        </w:r>
        <w:r w:rsidR="003A15B7" w:rsidDel="000704B1">
          <w:rPr>
            <w:noProof/>
          </w:rPr>
          <w:delText>4</w:delText>
        </w:r>
      </w:del>
      <w:r w:rsidR="00E57B1E">
        <w:fldChar w:fldCharType="end"/>
      </w:r>
      <w:r w:rsidR="00E57B1E">
        <w:t xml:space="preserve"> </w:t>
      </w:r>
      <w:r w:rsidR="00DD5660">
        <w:t>without accounting for</w:t>
      </w:r>
      <w:r w:rsidR="00AD4EDF">
        <w:t xml:space="preserve"> </w:t>
      </w:r>
      <w:r w:rsidR="00AB2AD7">
        <w:t>any</w:t>
      </w:r>
      <w:r w:rsidR="00AD4EDF">
        <w:t xml:space="preserve"> of the</w:t>
      </w:r>
      <w:r w:rsidR="00DD5660">
        <w:t xml:space="preserve"> latent biases</w:t>
      </w:r>
      <w:r w:rsidR="00900D2F">
        <w:t xml:space="preserve"> </w:t>
      </w:r>
      <m:oMath>
        <m:sSub>
          <m:sSubPr>
            <m:ctrlPr>
              <w:rPr>
                <w:rFonts w:ascii="Cambria Math" w:eastAsia="DengXian" w:hAnsi="Cambria Math"/>
                <w:i/>
              </w:rPr>
            </m:ctrlPr>
          </m:sSubPr>
          <m:e>
            <m:r>
              <w:rPr>
                <w:rFonts w:ascii="Cambria Math" w:eastAsia="DengXian" w:hAnsi="Cambria Math"/>
              </w:rPr>
              <m:t>b</m:t>
            </m:r>
          </m:e>
          <m:sub>
            <m:sSub>
              <m:sSubPr>
                <m:ctrlPr>
                  <w:rPr>
                    <w:rFonts w:ascii="Cambria Math" w:eastAsia="DengXian" w:hAnsi="Cambria Math"/>
                    <w:i/>
                  </w:rPr>
                </m:ctrlPr>
              </m:sSubPr>
              <m:e>
                <m:r>
                  <w:rPr>
                    <w:rFonts w:ascii="Cambria Math" w:eastAsia="DengXian" w:hAnsi="Cambria Math"/>
                  </w:rPr>
                  <m:t>E</m:t>
                </m:r>
              </m:e>
              <m:sub>
                <m:r>
                  <w:rPr>
                    <w:rFonts w:ascii="Cambria Math" w:eastAsia="DengXian" w:hAnsi="Cambria Math"/>
                  </w:rPr>
                  <m:t>1</m:t>
                </m:r>
              </m:sub>
            </m:sSub>
          </m:sub>
        </m:sSub>
      </m:oMath>
      <w:r w:rsidR="0033548C">
        <w:t xml:space="preserve"> or </w:t>
      </w:r>
      <m:oMath>
        <m:sSub>
          <m:sSubPr>
            <m:ctrlPr>
              <w:rPr>
                <w:rFonts w:ascii="Cambria Math" w:eastAsia="DengXian" w:hAnsi="Cambria Math"/>
                <w:i/>
              </w:rPr>
            </m:ctrlPr>
          </m:sSubPr>
          <m:e>
            <m:r>
              <w:rPr>
                <w:rFonts w:ascii="Cambria Math" w:eastAsia="DengXian" w:hAnsi="Cambria Math"/>
              </w:rPr>
              <m:t>b</m:t>
            </m:r>
          </m:e>
          <m:sub>
            <m:r>
              <w:rPr>
                <w:rFonts w:ascii="Cambria Math" w:eastAsia="DengXian" w:hAnsi="Cambria Math"/>
              </w:rPr>
              <m:t>α</m:t>
            </m:r>
          </m:sub>
        </m:sSub>
      </m:oMath>
      <w:r w:rsidR="00927361">
        <w:t xml:space="preserve">. </w:t>
      </w:r>
      <w:r w:rsidR="00F374E4">
        <w:t>The dashed green line</w:t>
      </w:r>
      <w:ins w:id="275" w:author="Karim Anaya-Izquierdo" w:date="2024-09-19T10:04:00Z" w16du:dateUtc="2024-09-19T09:04:00Z">
        <w:r w:rsidR="00F63D8B">
          <w:t>s</w:t>
        </w:r>
      </w:ins>
      <w:r w:rsidR="00F374E4">
        <w:t xml:space="preserve"> denote prior mean predictions,</w:t>
      </w:r>
      <w:r w:rsidR="00A258F1">
        <w:t xml:space="preserve"> while</w:t>
      </w:r>
      <w:r w:rsidR="00F374E4">
        <w:t xml:space="preserve"> the green area</w:t>
      </w:r>
      <w:ins w:id="276" w:author="Karim Anaya-Izquierdo" w:date="2024-09-19T10:04:00Z" w16du:dateUtc="2024-09-19T09:04:00Z">
        <w:r w:rsidR="00F63D8B">
          <w:t>s</w:t>
        </w:r>
      </w:ins>
      <w:r w:rsidR="00F374E4">
        <w:t xml:space="preserve"> denote 95% </w:t>
      </w:r>
      <w:r w:rsidR="008D19E1">
        <w:t xml:space="preserve">probability </w:t>
      </w:r>
      <w:r w:rsidR="003D7C46">
        <w:t>band</w:t>
      </w:r>
      <w:r w:rsidR="00F63D8B">
        <w:t>s</w:t>
      </w:r>
      <w:r w:rsidR="003D7C46">
        <w:t xml:space="preserve"> </w:t>
      </w:r>
      <w:r w:rsidR="00EF7411">
        <w:t>for the prior</w:t>
      </w:r>
      <w:r w:rsidR="00F374E4">
        <w:t xml:space="preserve"> prediction</w:t>
      </w:r>
      <w:ins w:id="277" w:author="Karim Anaya-Izquierdo" w:date="2024-09-19T10:04:00Z" w16du:dateUtc="2024-09-19T09:04:00Z">
        <w:r w:rsidR="00F63D8B">
          <w:t>s</w:t>
        </w:r>
      </w:ins>
      <w:r w:rsidR="00B11DE5">
        <w:t>.</w:t>
      </w:r>
      <w:r w:rsidR="00940EDC">
        <w:t xml:space="preserve"> The area size of these bands can be considered</w:t>
      </w:r>
      <w:r w:rsidR="0047168F">
        <w:t xml:space="preserve"> as</w:t>
      </w:r>
      <w:r w:rsidR="00940EDC">
        <w:t xml:space="preserve"> a measure of uncertainty around the mean</w:t>
      </w:r>
      <w:r w:rsidR="009F7C4D">
        <w:t xml:space="preserve"> prediction</w:t>
      </w:r>
      <w:r w:rsidR="007F0F11">
        <w:t xml:space="preserve"> </w:t>
      </w:r>
      <w:r w:rsidR="0047168F">
        <w:t xml:space="preserve">and </w:t>
      </w:r>
      <w:r w:rsidR="00B12240">
        <w:t xml:space="preserve">not </w:t>
      </w:r>
      <w:r w:rsidR="00945A16">
        <w:t xml:space="preserve">as </w:t>
      </w:r>
      <w:r w:rsidR="004E2DFA">
        <w:t>a measure of</w:t>
      </w:r>
      <w:r w:rsidR="00B12240">
        <w:t xml:space="preserve"> confidence in the usual frequentist sense</w:t>
      </w:r>
      <w:r w:rsidR="005C6EE0">
        <w:t xml:space="preserve"> (see</w:t>
      </w:r>
      <w:r w:rsidR="000A42B2">
        <w:t xml:space="preserve"> in </w:t>
      </w:r>
      <w:r w:rsidR="000A42B2">
        <w:fldChar w:fldCharType="begin"/>
      </w:r>
      <w:r w:rsidR="000A42B2">
        <w:instrText xml:space="preserve"> ADDIN EN.CITE &lt;EndNote&gt;&lt;Cite&gt;&lt;Author&gt;Jiménez-Fortunato&lt;/Author&gt;&lt;Year&gt;2021&lt;/Year&gt;&lt;RecNum&gt;26&lt;/RecNum&gt;&lt;DisplayText&gt;[28]&lt;/DisplayText&gt;&lt;record&gt;&lt;rec-number&gt;26&lt;/rec-number&gt;&lt;foreign-keys&gt;&lt;key app="EN" db-id="ex50s9f2oazte6ed2zmxxx53tsxtfeaftxv2" timestamp="1724425771"&gt;26&lt;/key&gt;&lt;/foreign-keys&gt;&lt;ref-type name="Journal Article"&gt;17&lt;/ref-type&gt;&lt;contributors&gt;&lt;authors&gt;&lt;author&gt;Jiménez-Fortunato, Irene&lt;/author&gt;&lt;author&gt;Bull, Daniel J.&lt;/author&gt;&lt;author&gt;Thomsen, Ole T.&lt;/author&gt;&lt;author&gt;Dulieu-Barton, Janice M.&lt;/author&gt;&lt;/authors&gt;&lt;/contributors&gt;&lt;titles&gt;&lt;title&gt;On the source of the thermoelastic response from orthotropic fibre reinforced composite laminates&lt;/title&gt;&lt;secondary-title&gt;Composites Part A: Applied Science and Manufacturing&lt;/secondary-title&gt;&lt;/titles&gt;&lt;periodical&gt;&lt;full-title&gt;Composites Part A: Applied Science and Manufacturing&lt;/full-title&gt;&lt;/periodical&gt;&lt;pages&gt;106515&lt;/pages&gt;&lt;volume&gt;149&lt;/volume&gt;&lt;keywords&gt;&lt;keyword&gt;B-Thermomechanical&lt;/keyword&gt;&lt;keyword&gt;B-Optical properties/techniques&lt;/keyword&gt;&lt;keyword&gt;D-Thermal analysis&lt;/keyword&gt;&lt;keyword&gt;D-Mechanical testing&lt;/keyword&gt;&lt;/keywords&gt;&lt;dates&gt;&lt;year&gt;2021&lt;/year&gt;&lt;pub-dates&gt;&lt;date&gt;2021/10/01/&lt;/date&gt;&lt;/pub-dates&gt;&lt;/dates&gt;&lt;isbn&gt;1359-835X&lt;/isbn&gt;&lt;urls&gt;&lt;related-urls&gt;&lt;url&gt;https://www.sciencedirect.com/science/article/pii/S1359835X21002372&lt;/url&gt;&lt;/related-urls&gt;&lt;/urls&gt;&lt;electronic-resource-num&gt;https://doi.org/10.1016/j.compositesa.2021.106515&lt;/electronic-resource-num&gt;&lt;/record&gt;&lt;/Cite&gt;&lt;/EndNote&gt;</w:instrText>
      </w:r>
      <w:r w:rsidR="000A42B2">
        <w:fldChar w:fldCharType="separate"/>
      </w:r>
      <w:r w:rsidR="000A42B2">
        <w:rPr>
          <w:noProof/>
        </w:rPr>
        <w:t>[</w:t>
      </w:r>
      <w:r w:rsidR="00B81996">
        <w:t>15</w:t>
      </w:r>
      <w:r w:rsidR="000A42B2">
        <w:rPr>
          <w:noProof/>
        </w:rPr>
        <w:t>]</w:t>
      </w:r>
      <w:r w:rsidR="000A42B2">
        <w:fldChar w:fldCharType="end"/>
      </w:r>
      <w:r w:rsidR="00B81996">
        <w:t xml:space="preserve">, </w:t>
      </w:r>
      <w:r w:rsidR="00B81996">
        <w:fldChar w:fldCharType="begin"/>
      </w:r>
      <w:r w:rsidR="00B81996">
        <w:instrText xml:space="preserve"> ADDIN EN.CITE &lt;EndNote&gt;&lt;Cite&gt;&lt;Author&gt;Jiménez-Fortunato&lt;/Author&gt;&lt;Year&gt;2021&lt;/Year&gt;&lt;RecNum&gt;26&lt;/RecNum&gt;&lt;DisplayText&gt;[28]&lt;/DisplayText&gt;&lt;record&gt;&lt;rec-number&gt;26&lt;/rec-number&gt;&lt;foreign-keys&gt;&lt;key app="EN" db-id="ex50s9f2oazte6ed2zmxxx53tsxtfeaftxv2" timestamp="1724425771"&gt;26&lt;/key&gt;&lt;/foreign-keys&gt;&lt;ref-type name="Journal Article"&gt;17&lt;/ref-type&gt;&lt;contributors&gt;&lt;authors&gt;&lt;author&gt;Jiménez-Fortunato, Irene&lt;/author&gt;&lt;author&gt;Bull, Daniel J.&lt;/author&gt;&lt;author&gt;Thomsen, Ole T.&lt;/author&gt;&lt;author&gt;Dulieu-Barton, Janice M.&lt;/author&gt;&lt;/authors&gt;&lt;/contributors&gt;&lt;titles&gt;&lt;title&gt;On the source of the thermoelastic response from orthotropic fibre reinforced composite laminates&lt;/title&gt;&lt;secondary-title&gt;Composites Part A: Applied Science and Manufacturing&lt;/secondary-title&gt;&lt;/titles&gt;&lt;periodical&gt;&lt;full-title&gt;Composites Part A: Applied Science and Manufacturing&lt;/full-title&gt;&lt;/periodical&gt;&lt;pages&gt;106515&lt;/pages&gt;&lt;volume&gt;149&lt;/volume&gt;&lt;keywords&gt;&lt;keyword&gt;B-Thermomechanical&lt;/keyword&gt;&lt;keyword&gt;B-Optical properties/techniques&lt;/keyword&gt;&lt;keyword&gt;D-Thermal analysis&lt;/keyword&gt;&lt;keyword&gt;D-Mechanical testing&lt;/keyword&gt;&lt;/keywords&gt;&lt;dates&gt;&lt;year&gt;2021&lt;/year&gt;&lt;pub-dates&gt;&lt;date&gt;2021/10/01/&lt;/date&gt;&lt;/pub-dates&gt;&lt;/dates&gt;&lt;isbn&gt;1359-835X&lt;/isbn&gt;&lt;urls&gt;&lt;related-urls&gt;&lt;url&gt;https://www.sciencedirect.com/science/article/pii/S1359835X21002372&lt;/url&gt;&lt;/related-urls&gt;&lt;/urls&gt;&lt;electronic-resource-num&gt;https://doi.org/10.1016/j.compositesa.2021.106515&lt;/electronic-resource-num&gt;&lt;/record&gt;&lt;/Cite&gt;&lt;/EndNote&gt;</w:instrText>
      </w:r>
      <w:r w:rsidR="00B81996">
        <w:fldChar w:fldCharType="separate"/>
      </w:r>
      <w:r w:rsidR="00B81996">
        <w:rPr>
          <w:noProof/>
        </w:rPr>
        <w:t>[</w:t>
      </w:r>
      <w:r w:rsidR="00B81996" w:rsidRPr="00075276">
        <w:t>2</w:t>
      </w:r>
      <w:r w:rsidR="00B81996">
        <w:rPr>
          <w:noProof/>
        </w:rPr>
        <w:t>9]</w:t>
      </w:r>
      <w:r w:rsidR="00B81996">
        <w:fldChar w:fldCharType="end"/>
      </w:r>
      <w:r w:rsidR="00B81996">
        <w:t xml:space="preserve"> </w:t>
      </w:r>
      <w:r w:rsidR="005C6EE0">
        <w:t xml:space="preserve"> for more details).</w:t>
      </w:r>
      <w:r w:rsidR="00B11DE5">
        <w:t xml:space="preserve"> </w:t>
      </w:r>
      <w:r w:rsidR="006B19EF">
        <w:rPr>
          <w:rFonts w:hint="eastAsia"/>
        </w:rPr>
        <w:t>To</w:t>
      </w:r>
      <w:r w:rsidR="006B19EF">
        <w:t xml:space="preserve"> obtain the </w:t>
      </w:r>
      <w:r w:rsidR="00B81996">
        <w:t xml:space="preserve">prior </w:t>
      </w:r>
      <w:r w:rsidR="001528E6">
        <w:t>predictions</w:t>
      </w:r>
      <w:r w:rsidR="009203AE">
        <w:t xml:space="preserve"> in </w:t>
      </w:r>
      <w:ins w:id="278" w:author="Tobias Laux" w:date="2024-09-09T18:53:00Z" w16du:dateUtc="2024-09-09T17:53:00Z">
        <w:r w:rsidR="00A258F1">
          <w:fldChar w:fldCharType="begin"/>
        </w:r>
        <w:r w:rsidR="00A258F1">
          <w:instrText xml:space="preserve"> REF _Ref148871670 \h </w:instrText>
        </w:r>
      </w:ins>
      <w:ins w:id="279" w:author="Tobias Laux" w:date="2024-09-09T18:53:00Z" w16du:dateUtc="2024-09-09T17:53:00Z">
        <w:r w:rsidR="00A258F1">
          <w:fldChar w:fldCharType="separate"/>
        </w:r>
        <w:r w:rsidR="00A258F1">
          <w:t xml:space="preserve">Figure </w:t>
        </w:r>
        <w:r w:rsidR="00A258F1">
          <w:rPr>
            <w:noProof/>
          </w:rPr>
          <w:t>6</w:t>
        </w:r>
        <w:r w:rsidR="00A258F1">
          <w:fldChar w:fldCharType="end"/>
        </w:r>
      </w:ins>
      <w:del w:id="280" w:author="Tobias Laux" w:date="2024-09-09T18:53:00Z" w16du:dateUtc="2024-09-09T17:53:00Z">
        <w:r w:rsidR="009203AE" w:rsidDel="00A258F1">
          <w:delText>Figure 4</w:delText>
        </w:r>
      </w:del>
      <w:r w:rsidR="006B19EF">
        <w:t>, only the predefined 100 FE model runs</w:t>
      </w:r>
      <w:ins w:id="281" w:author="Janice Barton" w:date="2024-09-22T11:53:00Z" w16du:dateUtc="2024-09-22T10:53:00Z">
        <w:r w:rsidR="00251260">
          <w:t>,</w:t>
        </w:r>
      </w:ins>
      <w:r w:rsidR="006B19EF">
        <w:t xml:space="preserve"> described in </w:t>
      </w:r>
      <w:r w:rsidR="00112587">
        <w:t>Section 3.1</w:t>
      </w:r>
      <w:ins w:id="282" w:author="Karim Anaya-Izquierdo" w:date="2024-09-19T10:05:00Z" w16du:dateUtc="2024-09-19T09:05:00Z">
        <w:r w:rsidR="00536AB1">
          <w:t>,</w:t>
        </w:r>
      </w:ins>
      <w:r w:rsidR="006B19EF">
        <w:t xml:space="preserve"> are used</w:t>
      </w:r>
      <w:r w:rsidR="004C7789">
        <w:t>.</w:t>
      </w:r>
      <w:r w:rsidR="009203AE">
        <w:t xml:space="preserve"> </w:t>
      </w:r>
      <w:proofErr w:type="gramStart"/>
      <w:ins w:id="283" w:author="Karim Anaya-Izquierdo" w:date="2024-09-19T09:59:00Z" w16du:dateUtc="2024-09-19T08:59:00Z">
        <w:r w:rsidR="00EE0EA6">
          <w:t>Specifically</w:t>
        </w:r>
        <w:r w:rsidR="00DB1AC8">
          <w:t xml:space="preserve">, </w:t>
        </w:r>
      </w:ins>
      <w:r w:rsidR="00C3795B">
        <w:t xml:space="preserve"> </w:t>
      </w:r>
      <w:bookmarkStart w:id="284" w:name="OLE_LINK1"/>
      <w:r w:rsidR="00AF6594">
        <w:t>5000</w:t>
      </w:r>
      <w:proofErr w:type="gramEnd"/>
      <w:r w:rsidR="00AF6594">
        <w:t xml:space="preserve"> random samples of the uncertain parameters are obtained according to their prior distributions. </w:t>
      </w:r>
      <w:ins w:id="285" w:author="Karim Anaya-Izquierdo" w:date="2024-09-19T09:59:00Z" w16du:dateUtc="2024-09-19T08:59:00Z">
        <w:r w:rsidR="00DB1AC8">
          <w:t>F</w:t>
        </w:r>
      </w:ins>
      <w:r w:rsidR="00AF6594">
        <w:t xml:space="preserve">or each </w:t>
      </w:r>
      <w:r w:rsidR="00DB1AC8">
        <w:t xml:space="preserve">of these </w:t>
      </w:r>
      <w:r w:rsidR="00AF6594">
        <w:t>sample</w:t>
      </w:r>
      <w:ins w:id="286" w:author="Karim Anaya-Izquierdo" w:date="2024-09-19T09:59:00Z" w16du:dateUtc="2024-09-19T08:59:00Z">
        <w:r w:rsidR="00DB1AC8">
          <w:t>s</w:t>
        </w:r>
      </w:ins>
      <w:r w:rsidR="00AF6594">
        <w:t xml:space="preserve">, a realization is obtained from the conditional multivariate Gaussian distribution based on the 100 FE model runs </w:t>
      </w:r>
      <w:r w:rsidR="00AF6594">
        <w:fldChar w:fldCharType="begin"/>
      </w:r>
      <w:r w:rsidR="00AF6594">
        <w:instrText xml:space="preserve"> ADDIN EN.CITE &lt;EndNote&gt;&lt;Cite&gt;&lt;Author&gt;Rasmussen&lt;/Author&gt;&lt;Year&gt;2005&lt;/Year&gt;&lt;RecNum&gt;34&lt;/RecNum&gt;&lt;DisplayText&gt;[36]&lt;/DisplayText&gt;&lt;record&gt;&lt;rec-number&gt;34&lt;/rec-number&gt;&lt;foreign-keys&gt;&lt;key app="EN" db-id="ex50s9f2oazte6ed2zmxxx53tsxtfeaftxv2" timestamp="1724425771"&gt;34&lt;/key&gt;&lt;/foreign-keys&gt;&lt;ref-type name="Book"&gt;6&lt;/ref-type&gt;&lt;contributors&gt;&lt;authors&gt;&lt;author&gt;Rasmussen, Carl Edward&lt;/author&gt;&lt;author&gt;Williams, Christopher K. I.&lt;/author&gt;&lt;/authors&gt;&lt;/contributors&gt;&lt;titles&gt;&lt;title&gt;Gaussian Processes for Machine Learning&lt;/title&gt;&lt;/titles&gt;&lt;dates&gt;&lt;year&gt;2005&lt;/year&gt;&lt;/dates&gt;&lt;publisher&gt;The MIT Press&lt;/publisher&gt;&lt;isbn&gt;9780262256834&lt;/isbn&gt;&lt;urls&gt;&lt;related-urls&gt;&lt;url&gt;https://doi.org/10.7551/mitpress/3206.001.0001&lt;/url&gt;&lt;/related-urls&gt;&lt;/urls&gt;&lt;electronic-resource-num&gt;10.7551/mitpress/3206.001.0001&lt;/electronic-resource-num&gt;&lt;access-date&gt;10/22/2023&lt;/access-date&gt;&lt;/record&gt;&lt;/Cite&gt;&lt;/EndNote&gt;</w:instrText>
      </w:r>
      <w:r w:rsidR="00AF6594">
        <w:fldChar w:fldCharType="separate"/>
      </w:r>
      <w:r w:rsidR="00AF6594">
        <w:rPr>
          <w:noProof/>
        </w:rPr>
        <w:t>[</w:t>
      </w:r>
      <w:hyperlink w:anchor="_ENREF_36" w:tooltip="Rasmussen, 2005 #34" w:history="1">
        <w:r w:rsidR="00AF6594" w:rsidRPr="009D5636">
          <w:rPr>
            <w:rStyle w:val="Hyperlink"/>
          </w:rPr>
          <w:t>36</w:t>
        </w:r>
      </w:hyperlink>
      <w:r w:rsidR="00AF6594">
        <w:rPr>
          <w:noProof/>
        </w:rPr>
        <w:t>]</w:t>
      </w:r>
      <w:r w:rsidR="00AF6594">
        <w:fldChar w:fldCharType="end"/>
      </w:r>
      <w:r w:rsidR="00AF6594">
        <w:t xml:space="preserve">. The prior mean is obtained as the average of these 5000 </w:t>
      </w:r>
      <w:proofErr w:type="gramStart"/>
      <w:r w:rsidR="00AF6594">
        <w:t>realizations</w:t>
      </w:r>
      <w:proofErr w:type="gramEnd"/>
      <w:r w:rsidR="00AF6594">
        <w:t xml:space="preserve"> and the 95% </w:t>
      </w:r>
      <w:ins w:id="287" w:author="Karim Anaya-Izquierdo" w:date="2024-09-19T10:05:00Z" w16du:dateUtc="2024-09-19T09:05:00Z">
        <w:r w:rsidR="004C6B0B">
          <w:t xml:space="preserve">probability </w:t>
        </w:r>
      </w:ins>
      <w:r w:rsidR="00AF6594">
        <w:t xml:space="preserve">interval is obtained as the interval </w:t>
      </w:r>
      <w:ins w:id="288" w:author="Karim Anaya-Izquierdo" w:date="2024-09-19T10:06:00Z" w16du:dateUtc="2024-09-19T09:06:00Z">
        <w:r w:rsidR="007A6C54">
          <w:t>bounded by</w:t>
        </w:r>
      </w:ins>
      <w:r w:rsidR="00AF6594">
        <w:t xml:space="preserve"> the 2.5th </w:t>
      </w:r>
      <w:ins w:id="289" w:author="Karim Anaya-Izquierdo" w:date="2024-09-19T10:06:00Z" w16du:dateUtc="2024-09-19T09:06:00Z">
        <w:r w:rsidR="007A6C54">
          <w:t>and</w:t>
        </w:r>
      </w:ins>
      <w:r w:rsidR="00AF6594">
        <w:t xml:space="preserve"> the 97.5th percentile.</w:t>
      </w:r>
      <w:bookmarkEnd w:id="284"/>
      <w:r w:rsidR="00AF6594">
        <w:t xml:space="preserve"> The </w:t>
      </w:r>
      <w:ins w:id="290" w:author="Karim Anaya-Izquierdo" w:date="2024-09-19T10:06:00Z" w16du:dateUtc="2024-09-19T09:06:00Z">
        <w:r w:rsidR="00F16640">
          <w:t>bands are relatively wide</w:t>
        </w:r>
      </w:ins>
      <w:ins w:id="291" w:author="Janice Barton" w:date="2024-09-22T11:54:00Z" w16du:dateUtc="2024-09-22T10:54:00Z">
        <w:r w:rsidR="00251260">
          <w:t>,</w:t>
        </w:r>
      </w:ins>
      <w:ins w:id="292" w:author="Tobias Laux" w:date="2024-09-09T18:57:00Z" w16du:dateUtc="2024-09-09T17:57:00Z">
        <w:r w:rsidR="00AF6594">
          <w:t xml:space="preserve"> </w:t>
        </w:r>
      </w:ins>
      <w:ins w:id="293" w:author="Karim Anaya-Izquierdo" w:date="2024-09-19T10:06:00Z" w16du:dateUtc="2024-09-19T09:06:00Z">
        <w:r w:rsidR="00F16640">
          <w:t>which</w:t>
        </w:r>
      </w:ins>
      <w:r w:rsidR="00AF6594">
        <w:t xml:space="preserve"> indicate</w:t>
      </w:r>
      <w:ins w:id="294" w:author="Karim Anaya-Izquierdo" w:date="2024-09-19T10:06:00Z" w16du:dateUtc="2024-09-19T09:06:00Z">
        <w:r w:rsidR="00F16640">
          <w:t>s</w:t>
        </w:r>
      </w:ins>
      <w:r w:rsidR="00AF6594">
        <w:t xml:space="preserve"> there is significant uncertainty in the prior predictions.</w:t>
      </w:r>
      <w:r w:rsidR="003E74BF">
        <w:t xml:space="preserve"> </w:t>
      </w:r>
      <w:ins w:id="295" w:author="Karim Anaya-Izquierdo" w:date="2024-09-19T10:07:00Z" w16du:dateUtc="2024-09-19T09:07:00Z">
        <w:r w:rsidR="000E2F8B">
          <w:t>Also, the</w:t>
        </w:r>
      </w:ins>
      <w:r w:rsidR="008B4283">
        <w:t xml:space="preserve"> wavy</w:t>
      </w:r>
      <w:ins w:id="296" w:author="Karim Anaya-Izquierdo" w:date="2024-09-18T14:04:00Z" w16du:dateUtc="2024-09-18T13:04:00Z">
        <w:r w:rsidR="00A55B95">
          <w:t xml:space="preserve"> nature</w:t>
        </w:r>
      </w:ins>
      <w:ins w:id="297" w:author="Karim Anaya-Izquierdo" w:date="2024-09-18T14:05:00Z" w16du:dateUtc="2024-09-18T13:05:00Z">
        <w:r w:rsidR="00A55B95">
          <w:t xml:space="preserve"> of the </w:t>
        </w:r>
      </w:ins>
      <w:r w:rsidR="008B4283">
        <w:t>band</w:t>
      </w:r>
      <w:ins w:id="298" w:author="Karim Anaya-Izquierdo" w:date="2024-09-19T10:07:00Z" w16du:dateUtc="2024-09-19T09:07:00Z">
        <w:r w:rsidR="000E2F8B">
          <w:t xml:space="preserve"> edges</w:t>
        </w:r>
      </w:ins>
      <w:ins w:id="299" w:author="Tobias Laux" w:date="2024-09-09T19:02:00Z" w16du:dateUtc="2024-09-09T18:02:00Z">
        <w:r w:rsidR="008B4283">
          <w:t xml:space="preserve"> </w:t>
        </w:r>
      </w:ins>
      <w:ins w:id="300" w:author="Karim Anaya-Izquierdo" w:date="2024-09-18T14:05:00Z" w16du:dateUtc="2024-09-18T13:05:00Z">
        <w:r w:rsidR="00A55B95">
          <w:t>is</w:t>
        </w:r>
      </w:ins>
      <w:r w:rsidR="008B4283">
        <w:t xml:space="preserve"> due </w:t>
      </w:r>
      <w:proofErr w:type="gramStart"/>
      <w:r w:rsidR="008B4283">
        <w:t xml:space="preserve">to </w:t>
      </w:r>
      <w:r w:rsidR="008E5F97">
        <w:t xml:space="preserve"> </w:t>
      </w:r>
      <w:r w:rsidR="008B4283">
        <w:t>t</w:t>
      </w:r>
      <w:r w:rsidR="00181902">
        <w:t>he</w:t>
      </w:r>
      <w:proofErr w:type="gramEnd"/>
      <w:r w:rsidR="008E5F97">
        <w:t xml:space="preserve"> large degree of uncertainty in the prior distributions of uncertain parameters</w:t>
      </w:r>
      <w:ins w:id="301" w:author="Karim Anaya-Izquierdo" w:date="2024-09-19T10:07:00Z" w16du:dateUtc="2024-09-19T09:07:00Z">
        <w:r w:rsidR="00461CC6">
          <w:t xml:space="preserve"> combined with</w:t>
        </w:r>
      </w:ins>
      <w:r w:rsidR="000865C3">
        <w:t xml:space="preserve"> the small amount of training data </w:t>
      </w:r>
      <w:r w:rsidR="000865C3">
        <w:lastRenderedPageBreak/>
        <w:t xml:space="preserve">available due to </w:t>
      </w:r>
      <w:r w:rsidR="00A770A6">
        <w:t xml:space="preserve">the relatively high computational cost of the FE model. </w:t>
      </w:r>
      <w:r w:rsidR="003D1234">
        <w:t>T</w:t>
      </w:r>
      <w:r w:rsidR="00CE3164">
        <w:t>he</w:t>
      </w:r>
      <w:ins w:id="302" w:author="Karim Anaya-Izquierdo" w:date="2024-09-19T10:08:00Z" w16du:dateUtc="2024-09-19T09:08:00Z">
        <w:r w:rsidR="00461CC6">
          <w:t xml:space="preserve"> prior</w:t>
        </w:r>
      </w:ins>
      <w:r w:rsidR="00CE3164">
        <w:t xml:space="preserve"> </w:t>
      </w:r>
      <w:r w:rsidR="009203AE">
        <w:t>prediction</w:t>
      </w:r>
      <w:ins w:id="303" w:author="Tobias Laux" w:date="2024-09-09T18:54:00Z" w16du:dateUtc="2024-09-09T17:54:00Z">
        <w:r w:rsidR="00430F35">
          <w:t>s</w:t>
        </w:r>
      </w:ins>
      <w:r w:rsidR="009203AE">
        <w:t xml:space="preserve"> </w:t>
      </w:r>
      <w:r w:rsidR="00B358B9">
        <w:t>reflect</w:t>
      </w:r>
      <w:r w:rsidR="009203AE">
        <w:t xml:space="preserve"> the belief of the most likely load-extension </w:t>
      </w:r>
      <w:r w:rsidR="00D21385">
        <w:t>behaviour of</w:t>
      </w:r>
      <w:r w:rsidR="00726334">
        <w:t xml:space="preserve"> the MAF specimen</w:t>
      </w:r>
      <w:r w:rsidR="009203AE">
        <w:t xml:space="preserve"> </w:t>
      </w:r>
      <w:r w:rsidR="00726334">
        <w:t>based on the prior distributions of parameters and the FE model prediction</w:t>
      </w:r>
      <w:r w:rsidR="00D92927">
        <w:t xml:space="preserve"> </w:t>
      </w:r>
      <w:r w:rsidR="00112587">
        <w:t xml:space="preserve">without </w:t>
      </w:r>
      <w:r w:rsidR="00D21385">
        <w:t>recourse to the</w:t>
      </w:r>
      <w:r w:rsidR="00332639">
        <w:t xml:space="preserve"> MAF</w:t>
      </w:r>
      <w:r w:rsidR="00CE3164">
        <w:t xml:space="preserve"> </w:t>
      </w:r>
      <w:r w:rsidR="00112587">
        <w:t>experimental data</w:t>
      </w:r>
      <w:r w:rsidR="00212F87">
        <w:t>.</w:t>
      </w:r>
      <w:r w:rsidR="00DF5BDD">
        <w:t xml:space="preserve"> By comparing the prediction in </w:t>
      </w:r>
      <w:r w:rsidR="00DF5BDD">
        <w:fldChar w:fldCharType="begin"/>
      </w:r>
      <w:r w:rsidR="00DF5BDD">
        <w:instrText xml:space="preserve"> REF _Ref148871670 \h </w:instrText>
      </w:r>
      <w:r w:rsidR="00DF5BDD">
        <w:fldChar w:fldCharType="separate"/>
      </w:r>
      <w:r w:rsidR="00DF5BDD">
        <w:t xml:space="preserve">Figure </w:t>
      </w:r>
      <w:r w:rsidR="00DF5BDD">
        <w:rPr>
          <w:noProof/>
        </w:rPr>
        <w:t>6</w:t>
      </w:r>
      <w:r w:rsidR="00DF5BDD">
        <w:fldChar w:fldCharType="end"/>
      </w:r>
      <w:r w:rsidR="00DF5BDD">
        <w:t xml:space="preserve"> to the experimental data in </w:t>
      </w:r>
      <w:r w:rsidR="00DF5BDD">
        <w:fldChar w:fldCharType="begin"/>
      </w:r>
      <w:r w:rsidR="00DF5BDD">
        <w:instrText xml:space="preserve"> REF _Ref149141775 \h </w:instrText>
      </w:r>
      <w:r w:rsidR="00DF5BDD">
        <w:fldChar w:fldCharType="separate"/>
      </w:r>
      <w:r w:rsidR="00DF5BDD">
        <w:t xml:space="preserve">Figure </w:t>
      </w:r>
      <w:r w:rsidR="00DF5BDD">
        <w:rPr>
          <w:noProof/>
        </w:rPr>
        <w:t>3</w:t>
      </w:r>
      <w:r w:rsidR="00DF5BDD">
        <w:fldChar w:fldCharType="end"/>
      </w:r>
      <w:r w:rsidR="00DF5BDD">
        <w:t xml:space="preserve">, it can be seen that the </w:t>
      </w:r>
      <w:r w:rsidR="00A136C7">
        <w:t xml:space="preserve">statistical model is already capable of predicting the general </w:t>
      </w:r>
      <w:r w:rsidR="003311D7">
        <w:t>trends of mechanical</w:t>
      </w:r>
      <w:ins w:id="304" w:author="Karim Anaya-Izquierdo" w:date="2024-09-19T10:08:00Z" w16du:dateUtc="2024-09-19T09:08:00Z">
        <w:r w:rsidR="00CC14C3">
          <w:t xml:space="preserve"> </w:t>
        </w:r>
      </w:ins>
      <w:r w:rsidR="003311D7">
        <w:t>shear and normal deformation as a function of the loading ang</w:t>
      </w:r>
      <w:ins w:id="305" w:author="Karim Anaya-Izquierdo" w:date="2024-09-19T10:08:00Z" w16du:dateUtc="2024-09-19T09:08:00Z">
        <w:r w:rsidR="00CC14C3">
          <w:t>l</w:t>
        </w:r>
      </w:ins>
      <w:r w:rsidR="003311D7">
        <w:t xml:space="preserve">e. </w:t>
      </w:r>
    </w:p>
    <w:p w14:paraId="53F8A07A" w14:textId="6CDE10AC" w:rsidR="009B3C29" w:rsidRDefault="009B3C29" w:rsidP="00F6431C"/>
    <w:p w14:paraId="554E9FA0" w14:textId="71CB0B1C" w:rsidR="0027383B" w:rsidRDefault="00F803C0" w:rsidP="00F803C0">
      <w:pPr>
        <w:jc w:val="center"/>
      </w:pPr>
      <w:r w:rsidRPr="00F803C0">
        <w:t xml:space="preserve"> </w:t>
      </w:r>
      <w:del w:id="306" w:author="Karim Anaya-Izquierdo" w:date="2024-11-14T11:21:00Z" w16du:dateUtc="2024-11-14T11:21:00Z">
        <w:r w:rsidR="009371D3" w:rsidDel="00337E6F">
          <w:rPr>
            <w:noProof/>
          </w:rPr>
          <w:drawing>
            <wp:inline distT="0" distB="0" distL="0" distR="0" wp14:anchorId="0A9867C3" wp14:editId="501860A6">
              <wp:extent cx="5040000" cy="7562792"/>
              <wp:effectExtent l="0" t="0" r="8255" b="635"/>
              <wp:docPr id="1638017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0000" cy="7562792"/>
                      </a:xfrm>
                      <a:prstGeom prst="rect">
                        <a:avLst/>
                      </a:prstGeom>
                      <a:noFill/>
                      <a:ln>
                        <a:noFill/>
                      </a:ln>
                    </pic:spPr>
                  </pic:pic>
                </a:graphicData>
              </a:graphic>
            </wp:inline>
          </w:drawing>
        </w:r>
      </w:del>
      <w:ins w:id="307" w:author="Karim Anaya-Izquierdo" w:date="2024-11-14T11:21:00Z" w16du:dateUtc="2024-11-14T11:21:00Z">
        <w:r w:rsidR="00337E6F">
          <w:rPr>
            <w:noProof/>
          </w:rPr>
          <w:drawing>
            <wp:inline distT="0" distB="0" distL="0" distR="0" wp14:anchorId="15762CA8" wp14:editId="1AF948A1">
              <wp:extent cx="4964594" cy="7446891"/>
              <wp:effectExtent l="0" t="0" r="1270" b="0"/>
              <wp:docPr id="1469895861" name="Picture 18" descr="A collage of different types of predi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95861" name="Picture 18" descr="A collage of different types of prediction&#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74828" cy="7462242"/>
                      </a:xfrm>
                      <a:prstGeom prst="rect">
                        <a:avLst/>
                      </a:prstGeom>
                    </pic:spPr>
                  </pic:pic>
                </a:graphicData>
              </a:graphic>
            </wp:inline>
          </w:drawing>
        </w:r>
      </w:ins>
    </w:p>
    <w:p w14:paraId="731FBCFA" w14:textId="3DD15C20" w:rsidR="00D2627F" w:rsidRDefault="009B3C29" w:rsidP="00FF4349">
      <w:pPr>
        <w:pStyle w:val="Caption"/>
      </w:pPr>
      <w:bookmarkStart w:id="308" w:name="_Ref148871670"/>
      <w:r>
        <w:t xml:space="preserve">Figure </w:t>
      </w:r>
      <w:fldSimple w:instr=" SEQ Figure \* ARABIC ">
        <w:ins w:id="309" w:author="Tobias Laux" w:date="2024-09-09T14:37:00Z" w16du:dateUtc="2024-09-09T13:37:00Z">
          <w:r w:rsidR="00F14821">
            <w:rPr>
              <w:noProof/>
            </w:rPr>
            <w:t>6</w:t>
          </w:r>
        </w:ins>
      </w:fldSimple>
      <w:bookmarkEnd w:id="308"/>
      <w:r w:rsidR="00DA553C">
        <w:t>. Prior prediction of load</w:t>
      </w:r>
      <w:r w:rsidR="00E21E5A">
        <w:t>-</w:t>
      </w:r>
      <w:r w:rsidR="00DA553C">
        <w:t>extension curves</w:t>
      </w:r>
      <w:r w:rsidR="00B72A5F">
        <w:t xml:space="preserve"> without latent bias</w:t>
      </w:r>
      <w:r w:rsidR="00DA553C">
        <w:t>.</w:t>
      </w:r>
    </w:p>
    <w:p w14:paraId="1C59327F" w14:textId="4A8B8127" w:rsidR="000C091B" w:rsidRDefault="00BD6305" w:rsidP="000C091B">
      <w:r>
        <w:lastRenderedPageBreak/>
        <w:t>W</w:t>
      </w:r>
      <w:r w:rsidR="00D2627F">
        <w:t xml:space="preserve">ith </w:t>
      </w:r>
      <w:r w:rsidR="0054362A">
        <w:t>all</w:t>
      </w:r>
      <w:r w:rsidR="00D2627F">
        <w:t xml:space="preserve"> prior distributions and the full likelihood in </w:t>
      </w:r>
      <w:r w:rsidR="009A25F9">
        <w:t>Equation</w:t>
      </w:r>
      <w:r w:rsidR="00FF4349">
        <w:t xml:space="preserve"> </w:t>
      </w:r>
      <w:r w:rsidR="00FF4349">
        <w:fldChar w:fldCharType="begin"/>
      </w:r>
      <w:r w:rsidR="00FF4349">
        <w:instrText xml:space="preserve"> REF _Ref151991058 \r \h </w:instrText>
      </w:r>
      <w:r w:rsidR="00FF4349">
        <w:fldChar w:fldCharType="separate"/>
      </w:r>
      <w:r w:rsidR="003A15B7">
        <w:t>(7)</w:t>
      </w:r>
      <w:r w:rsidR="00FF4349">
        <w:fldChar w:fldCharType="end"/>
      </w:r>
      <w:r w:rsidR="0054362A">
        <w:t xml:space="preserve"> </w:t>
      </w:r>
      <w:r w:rsidR="005C61EF">
        <w:t>defined</w:t>
      </w:r>
      <w:r>
        <w:t xml:space="preserve">, </w:t>
      </w:r>
      <w:r w:rsidR="00251260">
        <w:t xml:space="preserve">the </w:t>
      </w:r>
      <w:r w:rsidR="00D2627F">
        <w:t xml:space="preserve">Bayes theorem in </w:t>
      </w:r>
      <w:r w:rsidR="009A25F9">
        <w:t>Equation</w:t>
      </w:r>
      <w:r w:rsidR="00D2627F">
        <w:t xml:space="preserve"> </w:t>
      </w:r>
      <w:r w:rsidR="00FF4349">
        <w:fldChar w:fldCharType="begin"/>
      </w:r>
      <w:r w:rsidR="00FF4349">
        <w:instrText xml:space="preserve"> REF _Ref133931656 \r \h </w:instrText>
      </w:r>
      <w:r w:rsidR="00FF4349">
        <w:fldChar w:fldCharType="separate"/>
      </w:r>
      <w:r w:rsidR="003A15B7">
        <w:t>(1)</w:t>
      </w:r>
      <w:r w:rsidR="00FF4349">
        <w:fldChar w:fldCharType="end"/>
      </w:r>
      <w:r w:rsidR="00D2627F">
        <w:t xml:space="preserve"> can</w:t>
      </w:r>
      <w:r>
        <w:t xml:space="preserve"> </w:t>
      </w:r>
      <w:r w:rsidR="00D2627F">
        <w:t>be applied to</w:t>
      </w:r>
      <w:r w:rsidR="00BA2657">
        <w:t xml:space="preserve"> integrate </w:t>
      </w:r>
      <w:r w:rsidR="008A09E7">
        <w:t xml:space="preserve">the </w:t>
      </w:r>
      <w:r w:rsidR="00CE265E">
        <w:t>i</w:t>
      </w:r>
      <w:r w:rsidR="00030BEC">
        <w:t>nformation</w:t>
      </w:r>
      <w:r w:rsidR="008A09E7">
        <w:t xml:space="preserve"> from </w:t>
      </w:r>
      <w:r w:rsidR="0027499B">
        <w:t>the</w:t>
      </w:r>
      <w:r w:rsidR="00BA2657">
        <w:t xml:space="preserve"> experiment</w:t>
      </w:r>
      <w:r w:rsidR="0027499B">
        <w:t xml:space="preserve">s, i.e. providing </w:t>
      </w:r>
      <w:r w:rsidR="00BA2657">
        <w:t>new evidence</w:t>
      </w:r>
      <w:r w:rsidR="00D2627F">
        <w:t xml:space="preserve"> </w:t>
      </w:r>
      <w:r w:rsidR="00BA2657">
        <w:t xml:space="preserve">into the analysis to </w:t>
      </w:r>
      <w:r w:rsidR="00D2627F">
        <w:t xml:space="preserve">obtain the posterior </w:t>
      </w:r>
      <w:r>
        <w:t xml:space="preserve">(updated) </w:t>
      </w:r>
      <w:r w:rsidR="00D2627F">
        <w:t>distribution</w:t>
      </w:r>
      <w:r w:rsidR="0054362A">
        <w:t>s</w:t>
      </w:r>
      <w:r w:rsidR="00D2627F">
        <w:t xml:space="preserve"> of the uncertain parameters. </w:t>
      </w:r>
      <w:r w:rsidR="00415906">
        <w:t>The p</w:t>
      </w:r>
      <w:r w:rsidR="00D2627F">
        <w:t>osterior distributions can then be used to obtain predictions of load-extension</w:t>
      </w:r>
      <w:r w:rsidR="00F9198D">
        <w:t xml:space="preserve"> curves of open-hole specimens subjected to combined tension/compression and shear loading</w:t>
      </w:r>
      <w:r w:rsidR="00D2627F">
        <w:t>.</w:t>
      </w:r>
      <w:r w:rsidR="00BF3D02">
        <w:t xml:space="preserve"> </w:t>
      </w:r>
      <w:bookmarkStart w:id="310" w:name="_Toc133938873"/>
    </w:p>
    <w:p w14:paraId="0BEDC692" w14:textId="09894030" w:rsidR="00FC3712" w:rsidRPr="00A66450" w:rsidRDefault="00BE2405" w:rsidP="00A66450">
      <w:pPr>
        <w:pStyle w:val="section"/>
        <w:outlineLvl w:val="0"/>
        <w:rPr>
          <w:rFonts w:eastAsiaTheme="minorEastAsia" w:cstheme="majorHAnsi"/>
          <w:bCs/>
          <w:sz w:val="20"/>
          <w:szCs w:val="22"/>
          <w:lang w:val="en-GB" w:eastAsia="zh-CN"/>
        </w:rPr>
      </w:pPr>
      <w:r w:rsidRPr="00A66450">
        <w:rPr>
          <w:rFonts w:cstheme="majorHAnsi"/>
          <w:bCs/>
        </w:rPr>
        <w:t>Results</w:t>
      </w:r>
      <w:bookmarkStart w:id="311" w:name="_Toc133938874"/>
      <w:bookmarkEnd w:id="310"/>
      <w:r w:rsidR="00A7523F" w:rsidRPr="00A66450">
        <w:rPr>
          <w:rFonts w:cstheme="majorHAnsi"/>
          <w:bCs/>
        </w:rPr>
        <w:t xml:space="preserve"> of </w:t>
      </w:r>
      <w:r w:rsidR="001B3F4F">
        <w:rPr>
          <w:rFonts w:cstheme="majorHAnsi"/>
          <w:bCs/>
        </w:rPr>
        <w:t xml:space="preserve">the </w:t>
      </w:r>
      <w:r w:rsidR="00A7523F" w:rsidRPr="00A66450">
        <w:rPr>
          <w:rFonts w:cstheme="majorHAnsi"/>
          <w:bCs/>
        </w:rPr>
        <w:t xml:space="preserve">Bayesian analysis </w:t>
      </w:r>
    </w:p>
    <w:p w14:paraId="56614A34" w14:textId="6AC5E7AE" w:rsidR="00BC0425" w:rsidRDefault="002B1E24" w:rsidP="00324C47">
      <w:r>
        <w:rPr>
          <w:lang w:val="en-US" w:eastAsia="en-US"/>
        </w:rPr>
        <w:t xml:space="preserve">Bayesian inference with MCMC is performed to obtain </w:t>
      </w:r>
      <w:r w:rsidR="0099329E">
        <w:rPr>
          <w:lang w:val="en-US" w:eastAsia="en-US"/>
        </w:rPr>
        <w:t xml:space="preserve">samples from </w:t>
      </w:r>
      <w:r>
        <w:rPr>
          <w:lang w:val="en-US" w:eastAsia="en-US"/>
        </w:rPr>
        <w:t>the posterior distributions of the</w:t>
      </w:r>
      <w:r w:rsidR="0099329E">
        <w:rPr>
          <w:lang w:val="en-US" w:eastAsia="en-US"/>
        </w:rPr>
        <w:t xml:space="preserve"> uncertain</w:t>
      </w:r>
      <w:r>
        <w:rPr>
          <w:lang w:val="en-US" w:eastAsia="en-US"/>
        </w:rPr>
        <w:t xml:space="preserve"> parameters and </w:t>
      </w:r>
      <w:r w:rsidR="00FF4349">
        <w:rPr>
          <w:lang w:val="en-US" w:eastAsia="en-US"/>
        </w:rPr>
        <w:t xml:space="preserve">the </w:t>
      </w:r>
      <w:r w:rsidR="003F5B9D">
        <w:rPr>
          <w:lang w:val="en-US" w:eastAsia="en-US"/>
        </w:rPr>
        <w:t xml:space="preserve">posterior predictions of the </w:t>
      </w:r>
      <w:r w:rsidR="00FF4349">
        <w:rPr>
          <w:lang w:val="en-US" w:eastAsia="en-US"/>
        </w:rPr>
        <w:t>load-extension</w:t>
      </w:r>
      <w:r w:rsidR="003F5B9D">
        <w:rPr>
          <w:lang w:val="en-US" w:eastAsia="en-US"/>
        </w:rPr>
        <w:t xml:space="preserve"> </w:t>
      </w:r>
      <w:r w:rsidR="00A66450">
        <w:rPr>
          <w:lang w:val="en-US" w:eastAsia="en-US"/>
        </w:rPr>
        <w:t>curve</w:t>
      </w:r>
      <w:r w:rsidR="0044560D">
        <w:t xml:space="preserve">. </w:t>
      </w:r>
      <w:r w:rsidR="0068242F">
        <w:t>A s</w:t>
      </w:r>
      <w:r w:rsidR="000D4282">
        <w:t xml:space="preserve">tate-of-the-art </w:t>
      </w:r>
      <w:r w:rsidR="004A40F3" w:rsidRPr="004A40F3">
        <w:t>Hamiltonian Monte Carlo</w:t>
      </w:r>
      <w:r w:rsidR="004A40F3">
        <w:t xml:space="preserve"> </w:t>
      </w:r>
      <w:r w:rsidR="005A1E23">
        <w:t xml:space="preserve">sampling </w:t>
      </w:r>
      <w:r w:rsidR="00B44B17">
        <w:t xml:space="preserve">algorithm </w:t>
      </w:r>
      <w:r w:rsidR="0016111F">
        <w:fldChar w:fldCharType="begin"/>
      </w:r>
      <w:r w:rsidR="00F74FF1">
        <w:instrText xml:space="preserve"> ADDIN EN.CITE &lt;EndNote&gt;&lt;Cite&gt;&lt;Author&gt;Betancourt&lt;/Author&gt;&lt;Year&gt;2017&lt;/Year&gt;&lt;RecNum&gt;35&lt;/RecNum&gt;&lt;DisplayText&gt;[37]&lt;/DisplayText&gt;&lt;record&gt;&lt;rec-number&gt;35&lt;/rec-number&gt;&lt;foreign-keys&gt;&lt;key app="EN" db-id="ex50s9f2oazte6ed2zmxxx53tsxtfeaftxv2" timestamp="1724425771"&gt;35&lt;/key&gt;&lt;/foreign-keys&gt;&lt;ref-type name="Journal Article"&gt;17&lt;/ref-type&gt;&lt;contributors&gt;&lt;authors&gt;&lt;author&gt;Betancourt, Michael&lt;/author&gt;&lt;/authors&gt;&lt;/contributors&gt;&lt;titles&gt;&lt;title&gt;A conceptual introduction to Hamiltonian Monte Carlo&lt;/title&gt;&lt;secondary-title&gt;arXiv preprint arXiv:1701.02434&lt;/secondary-title&gt;&lt;/titles&gt;&lt;periodical&gt;&lt;full-title&gt;arXiv preprint arXiv:1701.02434&lt;/full-title&gt;&lt;/periodical&gt;&lt;dates&gt;&lt;year&gt;2017&lt;/year&gt;&lt;/dates&gt;&lt;urls&gt;&lt;/urls&gt;&lt;/record&gt;&lt;/Cite&gt;&lt;/EndNote&gt;</w:instrText>
      </w:r>
      <w:r w:rsidR="0016111F">
        <w:fldChar w:fldCharType="separate"/>
      </w:r>
      <w:r w:rsidR="00F74FF1">
        <w:rPr>
          <w:noProof/>
        </w:rPr>
        <w:t>[</w:t>
      </w:r>
      <w:hyperlink w:anchor="_ENREF_37" w:tooltip="Betancourt, 2017 #35" w:history="1">
        <w:r w:rsidR="009D5636" w:rsidRPr="009D5636">
          <w:rPr>
            <w:rStyle w:val="Hyperlink"/>
          </w:rPr>
          <w:t>37</w:t>
        </w:r>
      </w:hyperlink>
      <w:r w:rsidR="00F74FF1">
        <w:rPr>
          <w:noProof/>
        </w:rPr>
        <w:t>]</w:t>
      </w:r>
      <w:r w:rsidR="0016111F">
        <w:fldChar w:fldCharType="end"/>
      </w:r>
      <w:r w:rsidR="0016111F">
        <w:t xml:space="preserve"> </w:t>
      </w:r>
      <w:r w:rsidR="00D4714C">
        <w:t>is used</w:t>
      </w:r>
      <w:ins w:id="312" w:author="Janice Barton" w:date="2024-09-22T11:57:00Z" w16du:dateUtc="2024-09-22T10:57:00Z">
        <w:r w:rsidR="00251260">
          <w:t>,</w:t>
        </w:r>
      </w:ins>
      <w:r w:rsidR="00D4714C">
        <w:t xml:space="preserve"> </w:t>
      </w:r>
      <w:r w:rsidR="004A40F3">
        <w:t>to</w:t>
      </w:r>
      <w:r w:rsidR="00251260">
        <w:t xml:space="preserve"> take advantage of</w:t>
      </w:r>
      <w:r w:rsidR="004A40F3">
        <w:t xml:space="preserve"> its higher convergence rate compared to </w:t>
      </w:r>
      <w:r w:rsidR="000D4282">
        <w:t>the standard</w:t>
      </w:r>
      <w:r w:rsidR="003433E1">
        <w:t xml:space="preserve"> random walk MCMC algorithm </w:t>
      </w:r>
      <w:r w:rsidR="0016111F">
        <w:fldChar w:fldCharType="begin"/>
      </w:r>
      <w:r w:rsidR="00F74FF1">
        <w:instrText xml:space="preserve"> ADDIN EN.CITE &lt;EndNote&gt;&lt;Cite&gt;&lt;Author&gt;Hastings&lt;/Author&gt;&lt;Year&gt;1970&lt;/Year&gt;&lt;RecNum&gt;36&lt;/RecNum&gt;&lt;DisplayText&gt;[38]&lt;/DisplayText&gt;&lt;record&gt;&lt;rec-number&gt;36&lt;/rec-number&gt;&lt;foreign-keys&gt;&lt;key app="EN" db-id="ex50s9f2oazte6ed2zmxxx53tsxtfeaftxv2" timestamp="1724425771"&gt;36&lt;/key&gt;&lt;/foreign-keys&gt;&lt;ref-type name="Journal Article"&gt;17&lt;/ref-type&gt;&lt;contributors&gt;&lt;authors&gt;&lt;author&gt;Hastings, W. K.&lt;/author&gt;&lt;/authors&gt;&lt;/contributors&gt;&lt;titles&gt;&lt;title&gt;Monte Carlo Sampling Methods Using Markov Chains and Their Applications&lt;/title&gt;&lt;secondary-title&gt;Biometrika&lt;/secondary-title&gt;&lt;/titles&gt;&lt;periodical&gt;&lt;full-title&gt;Biometrika&lt;/full-title&gt;&lt;/periodical&gt;&lt;pages&gt;97-109&lt;/pages&gt;&lt;volume&gt;57&lt;/volume&gt;&lt;number&gt;1&lt;/number&gt;&lt;dates&gt;&lt;year&gt;1970&lt;/year&gt;&lt;/dates&gt;&lt;publisher&gt;[Oxford University Press, Biometrika Trust]&lt;/publisher&gt;&lt;isbn&gt;00063444&lt;/isbn&gt;&lt;urls&gt;&lt;related-urls&gt;&lt;url&gt;http://www.jstor.org/stable/2334940&lt;/url&gt;&lt;/related-urls&gt;&lt;/urls&gt;&lt;custom1&gt;Full publication date: Apr., 1970&lt;/custom1&gt;&lt;electronic-resource-num&gt;10.2307/2334940&lt;/electronic-resource-num&gt;&lt;remote-database-name&gt;JSTOR&lt;/remote-database-name&gt;&lt;access-date&gt;2023/05/02/&lt;/access-date&gt;&lt;/record&gt;&lt;/Cite&gt;&lt;/EndNote&gt;</w:instrText>
      </w:r>
      <w:r w:rsidR="0016111F">
        <w:fldChar w:fldCharType="separate"/>
      </w:r>
      <w:r w:rsidR="00F74FF1">
        <w:rPr>
          <w:noProof/>
        </w:rPr>
        <w:t>[</w:t>
      </w:r>
      <w:hyperlink w:anchor="_ENREF_38" w:tooltip="Hastings, 1970 #36" w:history="1">
        <w:r w:rsidR="009D5636" w:rsidRPr="009D5636">
          <w:rPr>
            <w:rStyle w:val="Hyperlink"/>
          </w:rPr>
          <w:t>38</w:t>
        </w:r>
      </w:hyperlink>
      <w:r w:rsidR="00F74FF1">
        <w:rPr>
          <w:noProof/>
        </w:rPr>
        <w:t>]</w:t>
      </w:r>
      <w:r w:rsidR="0016111F">
        <w:fldChar w:fldCharType="end"/>
      </w:r>
      <w:r w:rsidR="0016111F">
        <w:t xml:space="preserve">. Specifically, </w:t>
      </w:r>
      <w:r w:rsidR="00C179EC">
        <w:t xml:space="preserve">the </w:t>
      </w:r>
      <w:r w:rsidR="00C179EC" w:rsidRPr="00C179EC">
        <w:t xml:space="preserve">No-U-Turn sampler </w:t>
      </w:r>
      <w:r w:rsidR="00C179EC">
        <w:fldChar w:fldCharType="begin"/>
      </w:r>
      <w:r w:rsidR="00F74FF1">
        <w:instrText xml:space="preserve"> ADDIN EN.CITE &lt;EndNote&gt;&lt;Cite&gt;&lt;Author&gt;Hoffman&lt;/Author&gt;&lt;Year&gt;2014&lt;/Year&gt;&lt;RecNum&gt;37&lt;/RecNum&gt;&lt;DisplayText&gt;[39]&lt;/DisplayText&gt;&lt;record&gt;&lt;rec-number&gt;37&lt;/rec-number&gt;&lt;foreign-keys&gt;&lt;key app="EN" db-id="ex50s9f2oazte6ed2zmxxx53tsxtfeaftxv2" timestamp="1724425771"&gt;37&lt;/key&gt;&lt;/foreign-keys&gt;&lt;ref-type name="Journal Article"&gt;17&lt;/ref-type&gt;&lt;contributors&gt;&lt;authors&gt;&lt;author&gt;Hoffman, Matthew D&lt;/author&gt;&lt;author&gt;Gelman, Andrew&lt;/author&gt;&lt;/authors&gt;&lt;/contributors&gt;&lt;titles&gt;&lt;title&gt;The No-U-Turn sampler: adaptively setting path lengths in Hamiltonian Monte Carlo&lt;/title&gt;&lt;secondary-title&gt;J. Mach. Learn. Res.&lt;/secondary-title&gt;&lt;/titles&gt;&lt;periodical&gt;&lt;full-title&gt;J. Mach. Learn. Res.&lt;/full-title&gt;&lt;/periodical&gt;&lt;pages&gt;1593-1623&lt;/pages&gt;&lt;volume&gt;15&lt;/volume&gt;&lt;number&gt;1&lt;/number&gt;&lt;dates&gt;&lt;year&gt;2014&lt;/year&gt;&lt;/dates&gt;&lt;urls&gt;&lt;/urls&gt;&lt;/record&gt;&lt;/Cite&gt;&lt;/EndNote&gt;</w:instrText>
      </w:r>
      <w:r w:rsidR="00C179EC">
        <w:fldChar w:fldCharType="separate"/>
      </w:r>
      <w:r w:rsidR="00F74FF1">
        <w:rPr>
          <w:noProof/>
        </w:rPr>
        <w:t>[</w:t>
      </w:r>
      <w:hyperlink w:anchor="_ENREF_39" w:tooltip="Hoffman, 2014 #37" w:history="1">
        <w:r w:rsidR="009D5636" w:rsidRPr="009D5636">
          <w:rPr>
            <w:rStyle w:val="Hyperlink"/>
          </w:rPr>
          <w:t>39</w:t>
        </w:r>
      </w:hyperlink>
      <w:r w:rsidR="00F74FF1">
        <w:rPr>
          <w:noProof/>
        </w:rPr>
        <w:t>]</w:t>
      </w:r>
      <w:r w:rsidR="00C179EC">
        <w:fldChar w:fldCharType="end"/>
      </w:r>
      <w:r w:rsidR="00C179EC">
        <w:t xml:space="preserve"> (</w:t>
      </w:r>
      <w:r w:rsidR="00A1468C">
        <w:t xml:space="preserve">an adaptive implementation of </w:t>
      </w:r>
      <w:r w:rsidR="0002522C">
        <w:t xml:space="preserve">standard </w:t>
      </w:r>
      <w:r w:rsidR="00A1468C" w:rsidRPr="004A40F3">
        <w:t>Hamiltonian Monte Carlo</w:t>
      </w:r>
      <w:r w:rsidR="00C179EC">
        <w:t>)</w:t>
      </w:r>
      <w:r w:rsidR="00A1468C">
        <w:t xml:space="preserve"> implemented in the Python package </w:t>
      </w:r>
      <w:proofErr w:type="spellStart"/>
      <w:r w:rsidR="00A1468C">
        <w:t>NumPyro</w:t>
      </w:r>
      <w:proofErr w:type="spellEnd"/>
      <w:r w:rsidR="00A1468C">
        <w:t xml:space="preserve"> </w:t>
      </w:r>
      <w:r w:rsidR="008E35B0">
        <w:fldChar w:fldCharType="begin"/>
      </w:r>
      <w:r w:rsidR="00F74FF1">
        <w:instrText xml:space="preserve"> ADDIN EN.CITE &lt;EndNote&gt;&lt;Cite&gt;&lt;Author&gt;Phan&lt;/Author&gt;&lt;Year&gt;2019&lt;/Year&gt;&lt;RecNum&gt;38&lt;/RecNum&gt;&lt;DisplayText&gt;[40, 41]&lt;/DisplayText&gt;&lt;record&gt;&lt;rec-number&gt;38&lt;/rec-number&gt;&lt;foreign-keys&gt;&lt;key app="EN" db-id="ex50s9f2oazte6ed2zmxxx53tsxtfeaftxv2" timestamp="1724425771"&gt;38&lt;/key&gt;&lt;/foreign-keys&gt;&lt;ref-type name="Journal Article"&gt;17&lt;/ref-type&gt;&lt;contributors&gt;&lt;authors&gt;&lt;author&gt;Phan, Du&lt;/author&gt;&lt;author&gt;Pradhan, Neeraj&lt;/author&gt;&lt;author&gt;Jankowiak, Martin&lt;/author&gt;&lt;/authors&gt;&lt;/contributors&gt;&lt;titles&gt;&lt;title&gt;Composable effects for flexible and accelerated probabilistic programming in NumPyro&lt;/title&gt;&lt;secondary-title&gt;arXiv preprint arXiv:1912.11554&lt;/secondary-title&gt;&lt;/titles&gt;&lt;periodical&gt;&lt;full-title&gt;arXiv preprint arXiv:1912.11554&lt;/full-title&gt;&lt;/periodical&gt;&lt;dates&gt;&lt;year&gt;2019&lt;/year&gt;&lt;/dates&gt;&lt;urls&gt;&lt;/urls&gt;&lt;/record&gt;&lt;/Cite&gt;&lt;Cite&gt;&lt;Author&gt;Bingham&lt;/Author&gt;&lt;Year&gt;2019&lt;/Year&gt;&lt;RecNum&gt;39&lt;/RecNum&gt;&lt;record&gt;&lt;rec-number&gt;39&lt;/rec-number&gt;&lt;foreign-keys&gt;&lt;key app="EN" db-id="ex50s9f2oazte6ed2zmxxx53tsxtfeaftxv2" timestamp="1724425771"&gt;39&lt;/key&gt;&lt;/foreign-keys&gt;&lt;ref-type name="Journal Article"&gt;17&lt;/ref-type&gt;&lt;contributors&gt;&lt;authors&gt;&lt;author&gt;Bingham, Eli&lt;/author&gt;&lt;author&gt;Chen, Jonathan P&lt;/author&gt;&lt;author&gt;Jankowiak, Martin&lt;/author&gt;&lt;author&gt;Obermeyer, Fritz&lt;/author&gt;&lt;author&gt;Pradhan, Neeraj&lt;/author&gt;&lt;author&gt;Karaletsos, Theofanis&lt;/author&gt;&lt;author&gt;Singh, Rohit&lt;/author&gt;&lt;author&gt;Szerlip, Paul&lt;/author&gt;&lt;author&gt;Horsfall, Paul&lt;/author&gt;&lt;author&gt;Goodman, Noah D&lt;/author&gt;&lt;/authors&gt;&lt;/contributors&gt;&lt;titles&gt;&lt;title&gt;Pyro: Deep universal probabilistic programming&lt;/title&gt;&lt;secondary-title&gt;The Journal of Machine Learning Research&lt;/secondary-title&gt;&lt;/titles&gt;&lt;periodical&gt;&lt;full-title&gt;The Journal of Machine Learning Research&lt;/full-title&gt;&lt;/periodical&gt;&lt;pages&gt;973-978&lt;/pages&gt;&lt;volume&gt;20&lt;/volume&gt;&lt;number&gt;1&lt;/number&gt;&lt;dates&gt;&lt;year&gt;2019&lt;/year&gt;&lt;/dates&gt;&lt;isbn&gt;1532-4435&lt;/isbn&gt;&lt;urls&gt;&lt;/urls&gt;&lt;/record&gt;&lt;/Cite&gt;&lt;/EndNote&gt;</w:instrText>
      </w:r>
      <w:r w:rsidR="008E35B0">
        <w:fldChar w:fldCharType="separate"/>
      </w:r>
      <w:r w:rsidR="00F74FF1">
        <w:rPr>
          <w:noProof/>
        </w:rPr>
        <w:t>[</w:t>
      </w:r>
      <w:hyperlink w:anchor="_ENREF_40" w:tooltip="Phan, 2019 #38" w:history="1">
        <w:r w:rsidR="009D5636" w:rsidRPr="009D5636">
          <w:rPr>
            <w:rStyle w:val="Hyperlink"/>
          </w:rPr>
          <w:t>40</w:t>
        </w:r>
      </w:hyperlink>
      <w:r w:rsidR="00F74FF1">
        <w:rPr>
          <w:noProof/>
        </w:rPr>
        <w:t xml:space="preserve">, </w:t>
      </w:r>
      <w:hyperlink w:anchor="_ENREF_41" w:tooltip="Bingham, 2019 #39" w:history="1">
        <w:r w:rsidR="009D5636" w:rsidRPr="009D5636">
          <w:rPr>
            <w:rStyle w:val="Hyperlink"/>
          </w:rPr>
          <w:t>41</w:t>
        </w:r>
      </w:hyperlink>
      <w:r w:rsidR="00F74FF1">
        <w:rPr>
          <w:noProof/>
        </w:rPr>
        <w:t>]</w:t>
      </w:r>
      <w:r w:rsidR="008E35B0">
        <w:fldChar w:fldCharType="end"/>
      </w:r>
      <w:r w:rsidR="008E35B0">
        <w:t xml:space="preserve"> </w:t>
      </w:r>
      <w:r w:rsidR="00A1468C">
        <w:t>is used</w:t>
      </w:r>
      <w:r w:rsidR="0027499B">
        <w:t>.</w:t>
      </w:r>
      <w:r w:rsidR="00A1468C">
        <w:t xml:space="preserve">  </w:t>
      </w:r>
    </w:p>
    <w:p w14:paraId="4068C4B0" w14:textId="3AF5E715" w:rsidR="002671B9" w:rsidRDefault="00B13C3D" w:rsidP="002D5289">
      <w:pPr>
        <w:pStyle w:val="subsection"/>
        <w:outlineLvl w:val="1"/>
      </w:pPr>
      <w:bookmarkStart w:id="313" w:name="_Ref148889021"/>
      <w:r>
        <w:t xml:space="preserve">Results with </w:t>
      </w:r>
      <w:r w:rsidR="00933B03">
        <w:t>b</w:t>
      </w:r>
      <w:r w:rsidR="00D21A32" w:rsidRPr="00D21A32">
        <w:t>asic Bayesian inference</w:t>
      </w:r>
      <w:bookmarkEnd w:id="313"/>
      <w:r w:rsidR="003B5929">
        <w:t xml:space="preserve"> </w:t>
      </w:r>
      <w:r w:rsidR="003B5929" w:rsidRPr="00D21A32">
        <w:t>framework</w:t>
      </w:r>
      <w:ins w:id="314" w:author="Tobias Laux" w:date="2024-09-09T19:14:00Z" w16du:dateUtc="2024-09-09T18:14:00Z">
        <w:r w:rsidR="000F7258">
          <w:t xml:space="preserve"> (no latent bias)</w:t>
        </w:r>
      </w:ins>
    </w:p>
    <w:p w14:paraId="2A864A5D" w14:textId="4071AB03" w:rsidR="00DF3B8B" w:rsidRDefault="00473B69" w:rsidP="002869F1">
      <w:pPr>
        <w:rPr>
          <w:ins w:id="315" w:author="Karim Anaya-Izquierdo" w:date="2024-11-25T10:01:00Z" w16du:dateUtc="2024-11-25T10:01:00Z"/>
        </w:rPr>
      </w:pPr>
      <w:r>
        <w:fldChar w:fldCharType="begin"/>
      </w:r>
      <w:r>
        <w:instrText xml:space="preserve"> REF _Ref148877125 \h </w:instrText>
      </w:r>
      <w:r>
        <w:fldChar w:fldCharType="separate"/>
      </w:r>
      <w:ins w:id="316" w:author="Tobias Laux" w:date="2024-09-09T19:13:00Z" w16du:dateUtc="2024-09-09T18:13:00Z">
        <w:r w:rsidR="00825600">
          <w:t xml:space="preserve">Figure </w:t>
        </w:r>
        <w:r w:rsidR="00825600">
          <w:rPr>
            <w:noProof/>
          </w:rPr>
          <w:t>7</w:t>
        </w:r>
      </w:ins>
      <w:r>
        <w:fldChar w:fldCharType="end"/>
      </w:r>
      <w:r>
        <w:t xml:space="preserve"> shows </w:t>
      </w:r>
      <w:r w:rsidR="002E0D0D">
        <w:t xml:space="preserve">both </w:t>
      </w:r>
      <w:r>
        <w:t>posterior</w:t>
      </w:r>
      <w:r w:rsidR="006E0B4A">
        <w:t xml:space="preserve"> (blue)</w:t>
      </w:r>
      <w:r>
        <w:t xml:space="preserve"> and prior</w:t>
      </w:r>
      <w:r w:rsidR="006E0B4A">
        <w:t xml:space="preserve"> (green)</w:t>
      </w:r>
      <w:r>
        <w:t xml:space="preserve"> </w:t>
      </w:r>
      <w:r w:rsidR="00C47971">
        <w:t>Probability Density Function</w:t>
      </w:r>
      <w:ins w:id="317" w:author="Tobias Laux" w:date="2024-09-09T19:13:00Z" w16du:dateUtc="2024-09-09T18:13:00Z">
        <w:r w:rsidR="000F7258">
          <w:t>s</w:t>
        </w:r>
      </w:ins>
      <w:r w:rsidR="00C47971">
        <w:t xml:space="preserve"> (PDF</w:t>
      </w:r>
      <w:ins w:id="318" w:author="Tobias Laux" w:date="2024-09-09T19:13:00Z" w16du:dateUtc="2024-09-09T18:13:00Z">
        <w:r w:rsidR="000F7258">
          <w:t>s</w:t>
        </w:r>
      </w:ins>
      <w:r w:rsidR="00C47971">
        <w:t>)</w:t>
      </w:r>
      <w:r>
        <w:t xml:space="preserve"> of the physical parameters </w:t>
      </w:r>
      <w:r w:rsidR="00BD63A4">
        <w:t>in</w:t>
      </w:r>
      <w:r w:rsidR="002243DD">
        <w:t xml:space="preserve"> </w:t>
      </w:r>
      <w:r w:rsidR="00A0356A">
        <w:t xml:space="preserve">the </w:t>
      </w:r>
      <w:r w:rsidR="002243DD">
        <w:t>FE model</w:t>
      </w:r>
      <w:r w:rsidR="0027499B">
        <w:t xml:space="preserve"> based on the </w:t>
      </w:r>
      <w:r w:rsidR="00E04264">
        <w:t xml:space="preserve">basic </w:t>
      </w:r>
      <w:r w:rsidR="0027499B">
        <w:t>framework described in section 3.1</w:t>
      </w:r>
      <w:r w:rsidR="002243DD">
        <w:t>.</w:t>
      </w:r>
      <w:r w:rsidR="009D1A41">
        <w:t xml:space="preserve"> The most striking feature is that</w:t>
      </w:r>
      <w:r w:rsidR="00D2628B">
        <w:t xml:space="preserve"> </w:t>
      </w:r>
      <w:r w:rsidR="009D1A41">
        <w:t>t</w:t>
      </w:r>
      <w:r w:rsidR="00D712B8">
        <w:t xml:space="preserve">he posterior distribution of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A0356A">
        <w:t xml:space="preserve"> </w:t>
      </w:r>
      <w:ins w:id="319" w:author="Karim Anaya-Izquierdo" w:date="2024-11-21T20:22:00Z" w16du:dateUtc="2024-11-21T20:22:00Z">
        <w:r w:rsidR="00115377">
          <w:t>noticeably</w:t>
        </w:r>
      </w:ins>
      <w:del w:id="320" w:author="Karim Anaya-Izquierdo" w:date="2024-11-21T20:22:00Z" w16du:dateUtc="2024-11-21T20:22:00Z">
        <w:r w:rsidR="00D712B8" w:rsidDel="00115377">
          <w:delText>significant</w:delText>
        </w:r>
        <w:r w:rsidR="00A0356A" w:rsidDel="00115377">
          <w:delText>ly</w:delText>
        </w:r>
      </w:del>
      <w:r w:rsidR="00D712B8">
        <w:t xml:space="preserve"> diffe</w:t>
      </w:r>
      <w:r w:rsidR="009D1A41">
        <w:t>rs from</w:t>
      </w:r>
      <w:r w:rsidR="00D712B8">
        <w:t xml:space="preserve"> </w:t>
      </w:r>
      <w:r w:rsidR="00A0356A">
        <w:t>its</w:t>
      </w:r>
      <w:r w:rsidR="00D712B8">
        <w:t xml:space="preserve"> prior distribution</w:t>
      </w:r>
      <w:r w:rsidR="00A0356A">
        <w:t xml:space="preserve">, </w:t>
      </w:r>
      <w:ins w:id="321" w:author="Karim Anaya-Izquierdo" w:date="2024-11-21T20:57:00Z" w16du:dateUtc="2024-11-21T20:57:00Z">
        <w:r w:rsidR="005A6633">
          <w:t>in p</w:t>
        </w:r>
      </w:ins>
      <w:ins w:id="322" w:author="Karim Anaya-Izquierdo" w:date="2024-11-21T20:58:00Z" w16du:dateUtc="2024-11-21T20:58:00Z">
        <w:r w:rsidR="005A6633">
          <w:t>arti</w:t>
        </w:r>
      </w:ins>
      <w:ins w:id="323" w:author="Karim Anaya-Izquierdo" w:date="2025-12-04T14:59:00Z" w16du:dateUtc="2025-12-04T14:59:00Z">
        <w:r w:rsidR="0082082F">
          <w:t xml:space="preserve"> </w:t>
        </w:r>
      </w:ins>
      <w:proofErr w:type="spellStart"/>
      <w:ins w:id="324" w:author="Karim Anaya-Izquierdo" w:date="2024-11-21T20:58:00Z" w16du:dateUtc="2024-11-21T20:58:00Z">
        <w:r w:rsidR="005A6633">
          <w:t>cular</w:t>
        </w:r>
        <w:proofErr w:type="spellEnd"/>
        <w:r w:rsidR="0079736F">
          <w:t xml:space="preserve">, the </w:t>
        </w:r>
      </w:ins>
      <w:ins w:id="325" w:author="Karim Anaya-Izquierdo" w:date="2024-11-21T20:59:00Z" w16du:dateUtc="2024-11-21T20:59:00Z">
        <w:r w:rsidR="00263E2C">
          <w:t xml:space="preserve">posterior </w:t>
        </w:r>
      </w:ins>
      <w:ins w:id="326" w:author="Karim Anaya-Izquierdo" w:date="2024-11-21T20:58:00Z" w16du:dateUtc="2024-11-21T20:58:00Z">
        <w:r w:rsidR="0079736F">
          <w:t>me</w:t>
        </w:r>
        <w:r w:rsidR="00263E2C">
          <w:t>an</w:t>
        </w:r>
        <w:r w:rsidR="0079736F">
          <w:t xml:space="preserve"> value is a little higher</w:t>
        </w:r>
        <w:r w:rsidR="00263E2C">
          <w:t xml:space="preserve"> </w:t>
        </w:r>
      </w:ins>
      <w:ins w:id="327" w:author="Karim Anaya-Izquierdo" w:date="2024-11-21T20:59:00Z" w16du:dateUtc="2024-11-21T20:59:00Z">
        <w:r w:rsidR="00263E2C">
          <w:t xml:space="preserve"> than the prior one </w:t>
        </w:r>
      </w:ins>
      <w:ins w:id="328" w:author="Karim Anaya-Izquierdo" w:date="2024-11-21T20:58:00Z" w16du:dateUtc="2024-11-21T20:58:00Z">
        <w:r w:rsidR="00263E2C">
          <w:t>(see Table 1)</w:t>
        </w:r>
        <w:r w:rsidR="0079736F">
          <w:t xml:space="preserve">, </w:t>
        </w:r>
      </w:ins>
      <w:r w:rsidR="00A0356A">
        <w:t xml:space="preserve">while the prior and posterior distributions are similar for the other material parameters </w:t>
      </w:r>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12</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23</m:t>
            </m:r>
          </m:sub>
        </m:sSub>
      </m:oMath>
      <w:r w:rsidR="00F97CE9">
        <w:t xml:space="preserve">, and </w:t>
      </w:r>
      <m:oMath>
        <m:sSub>
          <m:sSubPr>
            <m:ctrlPr>
              <w:rPr>
                <w:rFonts w:ascii="Cambria Math" w:hAnsi="Cambria Math"/>
                <w:i/>
              </w:rPr>
            </m:ctrlPr>
          </m:sSubPr>
          <m:e>
            <m:r>
              <w:rPr>
                <w:rFonts w:ascii="Cambria Math" w:hAnsi="Cambria Math"/>
              </w:rPr>
              <m:t>G</m:t>
            </m:r>
          </m:e>
          <m:sub>
            <m:r>
              <w:rPr>
                <w:rFonts w:ascii="Cambria Math" w:hAnsi="Cambria Math"/>
              </w:rPr>
              <m:t>12</m:t>
            </m:r>
          </m:sub>
        </m:sSub>
      </m:oMath>
      <w:r w:rsidR="00F97CE9">
        <w:t>.</w:t>
      </w:r>
      <w:r w:rsidR="00D712B8">
        <w:t xml:space="preserve"> </w:t>
      </w:r>
      <w:del w:id="329" w:author="Karim Anaya-Izquierdo" w:date="2024-11-21T20:58:00Z" w16du:dateUtc="2024-11-21T20:58:00Z">
        <w:r w:rsidR="00C733B2" w:rsidDel="00263E2C">
          <w:delText xml:space="preserve">This is also </w:delText>
        </w:r>
        <w:r w:rsidR="0027499B" w:rsidDel="00263E2C">
          <w:delText>apparent</w:delText>
        </w:r>
        <w:r w:rsidR="00C733B2" w:rsidDel="00263E2C">
          <w:delText xml:space="preserve"> </w:delText>
        </w:r>
        <w:r w:rsidR="00A315C1" w:rsidDel="00263E2C">
          <w:delText xml:space="preserve">from </w:delText>
        </w:r>
        <w:r w:rsidR="0027499B" w:rsidDel="00263E2C">
          <w:delText xml:space="preserve">the </w:delText>
        </w:r>
        <w:r w:rsidR="00C733B2" w:rsidDel="00263E2C">
          <w:delText xml:space="preserve">prior and posterior means and standard deviations </w:delText>
        </w:r>
        <w:r w:rsidR="0027499B" w:rsidDel="00263E2C">
          <w:delText xml:space="preserve">given in Table 1, </w:delText>
        </w:r>
        <w:r w:rsidR="00CF454E" w:rsidDel="00263E2C">
          <w:delText>indicat</w:delText>
        </w:r>
        <w:r w:rsidR="0027499B" w:rsidDel="00263E2C">
          <w:delText>ing</w:delText>
        </w:r>
        <w:r w:rsidR="00CF454E" w:rsidDel="00263E2C">
          <w:delText xml:space="preserve"> that </w:delText>
        </w:r>
        <w:r w:rsidR="0060312B" w:rsidDel="00263E2C">
          <w:delText>the most</w:delText>
        </w:r>
        <w:r w:rsidR="003F46F8" w:rsidDel="00263E2C">
          <w:delText xml:space="preserve"> </w:delText>
        </w:r>
        <w:r w:rsidR="0060312B" w:rsidDel="00263E2C">
          <w:delText xml:space="preserve">is </w:delText>
        </w:r>
        <w:r w:rsidR="00743E3C" w:rsidDel="00263E2C">
          <w:delText>learn</w:delText>
        </w:r>
        <w:r w:rsidR="0060312B" w:rsidDel="00263E2C">
          <w:delText xml:space="preserve">ed </w:delText>
        </w:r>
        <w:r w:rsidR="00F3043F" w:rsidDel="00263E2C">
          <w:delText xml:space="preserve">about </w:delText>
        </w:r>
        <w:r w:rsidR="00743E3C" w:rsidDel="00263E2C">
          <w:delText xml:space="preserve">parameter </w:delText>
        </w:r>
      </w:del>
      <m:oMath>
        <m:sSub>
          <m:sSubPr>
            <m:ctrlPr>
              <w:del w:id="330" w:author="Karim Anaya-Izquierdo" w:date="2024-11-21T20:58:00Z" w16du:dateUtc="2024-11-21T20:58:00Z">
                <w:rPr>
                  <w:rFonts w:ascii="Cambria Math" w:hAnsi="Cambria Math"/>
                  <w:i/>
                </w:rPr>
              </w:del>
            </m:ctrlPr>
          </m:sSubPr>
          <m:e>
            <m:r>
              <w:del w:id="331" w:author="Karim Anaya-Izquierdo" w:date="2024-11-21T20:58:00Z" w16du:dateUtc="2024-11-21T20:58:00Z">
                <w:rPr>
                  <w:rFonts w:ascii="Cambria Math" w:hAnsi="Cambria Math"/>
                </w:rPr>
                <m:t>E</m:t>
              </w:del>
            </m:r>
          </m:e>
          <m:sub>
            <m:r>
              <w:del w:id="332" w:author="Karim Anaya-Izquierdo" w:date="2024-11-21T20:58:00Z" w16du:dateUtc="2024-11-21T20:58:00Z">
                <w:rPr>
                  <w:rFonts w:ascii="Cambria Math" w:hAnsi="Cambria Math"/>
                </w:rPr>
                <m:t>1</m:t>
              </w:del>
            </m:r>
          </m:sub>
        </m:sSub>
      </m:oMath>
      <w:ins w:id="333" w:author="Janice Barton" w:date="2024-09-22T11:59:00Z" w16du:dateUtc="2024-09-22T10:59:00Z">
        <w:del w:id="334" w:author="Karim Anaya-Izquierdo" w:date="2024-11-21T20:58:00Z" w16du:dateUtc="2024-11-21T20:58:00Z">
          <w:r w:rsidR="00251260" w:rsidDel="00263E2C">
            <w:delText>,</w:delText>
          </w:r>
        </w:del>
      </w:ins>
      <w:del w:id="335" w:author="Karim Anaya-Izquierdo" w:date="2024-11-21T20:58:00Z" w16du:dateUtc="2024-11-21T20:58:00Z">
        <w:r w:rsidR="00743E3C" w:rsidDel="00263E2C">
          <w:delText xml:space="preserve"> </w:delText>
        </w:r>
        <w:r w:rsidR="00764A35" w:rsidDel="00263E2C">
          <w:delText>whil</w:delText>
        </w:r>
        <w:r w:rsidR="00251260" w:rsidDel="00263E2C">
          <w:delText>st</w:delText>
        </w:r>
        <w:r w:rsidR="00764A35" w:rsidDel="00263E2C">
          <w:delText xml:space="preserve"> not much is learnt about the other material parameters</w:delText>
        </w:r>
        <w:r w:rsidR="007B4A10" w:rsidDel="00263E2C">
          <w:delText>.</w:delText>
        </w:r>
        <w:r w:rsidR="001028F8" w:rsidDel="00263E2C">
          <w:delText xml:space="preserve"> </w:delText>
        </w:r>
      </w:del>
      <w:r w:rsidR="00A55EA3">
        <w:t>When the posterior distribution is different</w:t>
      </w:r>
      <w:r w:rsidR="009F42D9">
        <w:t xml:space="preserve"> from the prior</w:t>
      </w:r>
      <w:r w:rsidR="00F434C1">
        <w:t>,</w:t>
      </w:r>
      <w:r w:rsidR="009F42D9">
        <w:t xml:space="preserve"> </w:t>
      </w:r>
      <w:r w:rsidR="00251260">
        <w:t>some</w:t>
      </w:r>
      <w:r w:rsidR="009F42D9">
        <w:t xml:space="preserve"> learn</w:t>
      </w:r>
      <w:r w:rsidR="00251260">
        <w:t>ing has been acquired</w:t>
      </w:r>
      <w:r w:rsidR="00F434C1">
        <w:t xml:space="preserve"> about the parameter in question</w:t>
      </w:r>
      <w:r w:rsidR="00251260">
        <w:t>. Importantly here</w:t>
      </w:r>
      <w:r w:rsidR="009F42D9">
        <w:t xml:space="preserve"> the learning</w:t>
      </w:r>
      <w:r w:rsidR="00F434C1">
        <w:t xml:space="preserve"> </w:t>
      </w:r>
      <w:r w:rsidR="00251260">
        <w:t>has been achieved by</w:t>
      </w:r>
      <w:r w:rsidR="009F42D9">
        <w:t xml:space="preserve"> </w:t>
      </w:r>
      <w:r w:rsidR="003A16C3">
        <w:t>the integration of the experimental data with the FE model.</w:t>
      </w:r>
      <w:r w:rsidR="00E567EE">
        <w:t xml:space="preserve"> </w:t>
      </w:r>
      <w:r w:rsidR="00E5655D">
        <w:t>The learning about</w:t>
      </w:r>
      <w:del w:id="336" w:author="Karim Anaya-Izquierdo" w:date="2024-11-14T11:35:00Z" w16du:dateUtc="2024-11-14T11:35:00Z">
        <w:r w:rsidR="00E5655D" w:rsidDel="0053183E">
          <w:delText xml:space="preserve"> of</w:delText>
        </w:r>
      </w:del>
      <w:r w:rsidR="00E5655D">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E5655D">
        <w:t xml:space="preserve"> is </w:t>
      </w:r>
      <w:r w:rsidR="00AA3FE4">
        <w:t>consistent with</w:t>
      </w:r>
      <w:r w:rsidR="0060312B">
        <w:t xml:space="preserve"> </w:t>
      </w:r>
      <w:r w:rsidR="005A63B5">
        <w:t xml:space="preserve">the </w:t>
      </w:r>
      <w:r w:rsidR="0060312B">
        <w:t>outcome of</w:t>
      </w:r>
      <w:r w:rsidR="005A63B5">
        <w:t xml:space="preserve"> the </w:t>
      </w:r>
      <w:r w:rsidR="0081137D">
        <w:t>sensitivity (</w:t>
      </w:r>
      <w:r w:rsidR="005A63B5">
        <w:t>EE</w:t>
      </w:r>
      <w:ins w:id="337" w:author="Karim Anaya-Izquierdo" w:date="2024-09-18T13:28:00Z" w16du:dateUtc="2024-09-18T12:28:00Z">
        <w:r w:rsidR="0081137D">
          <w:t>)</w:t>
        </w:r>
      </w:ins>
      <w:r w:rsidR="005A63B5">
        <w:t xml:space="preserve"> analysis</w:t>
      </w:r>
      <w:r w:rsidR="0076668F">
        <w:t xml:space="preserve"> (Section 3.2)</w:t>
      </w:r>
      <w:r w:rsidR="0060312B">
        <w:t xml:space="preserve"> w</w:t>
      </w:r>
      <w:r w:rsidR="00AA3FE4">
        <w:t>here</w:t>
      </w:r>
      <w:r w:rsidR="0060312B" w:rsidRPr="0060312B">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60312B" w:rsidRPr="0060312B">
        <w:t xml:space="preserve"> </w:t>
      </w:r>
      <w:r w:rsidR="00AA3FE4">
        <w:t>was found to be</w:t>
      </w:r>
      <w:r w:rsidR="00AA3FE4" w:rsidRPr="0060312B">
        <w:t xml:space="preserve"> </w:t>
      </w:r>
      <w:r w:rsidR="0060312B" w:rsidRPr="0060312B">
        <w:t>the most sensitive parameter</w:t>
      </w:r>
      <w:r w:rsidR="0060312B">
        <w:t xml:space="preserve">. </w:t>
      </w:r>
      <w:r w:rsidR="00BF7332">
        <w:t>This</w:t>
      </w:r>
      <w:r w:rsidR="0060312B">
        <w:t xml:space="preserve"> demonstrat</w:t>
      </w:r>
      <w:r w:rsidR="00292985">
        <w:t>es</w:t>
      </w:r>
      <w:r w:rsidR="0060312B">
        <w:t xml:space="preserve"> that </w:t>
      </w:r>
      <w:r w:rsidR="001067F5">
        <w:t xml:space="preserve">the Bayesian framework </w:t>
      </w:r>
      <w:r w:rsidR="00176D32">
        <w:t>can be used</w:t>
      </w:r>
      <w:r w:rsidR="001067F5">
        <w:t xml:space="preserve"> to extract realistic material properties from </w:t>
      </w:r>
      <w:r w:rsidR="00305669">
        <w:t xml:space="preserve">integrated FE model </w:t>
      </w:r>
      <w:r w:rsidR="00CC229F">
        <w:t xml:space="preserve">predictions </w:t>
      </w:r>
      <w:r w:rsidR="00305669">
        <w:t xml:space="preserve">and </w:t>
      </w:r>
      <w:r w:rsidR="00CC229F">
        <w:t>experimental</w:t>
      </w:r>
      <w:r w:rsidR="00305669">
        <w:t xml:space="preserve"> results</w:t>
      </w:r>
      <w:r w:rsidR="00492F6A">
        <w:t>.</w:t>
      </w:r>
      <w:ins w:id="338" w:author="Karim Anaya-Izquierdo" w:date="2024-11-25T10:03:00Z" w16du:dateUtc="2024-11-25T10:03:00Z">
        <w:r w:rsidR="000B4F9B" w:rsidRPr="000B4F9B">
          <w:rPr>
            <w:noProof/>
          </w:rPr>
          <w:t xml:space="preserve"> </w:t>
        </w:r>
      </w:ins>
    </w:p>
    <w:p w14:paraId="6CFBF5E7" w14:textId="5C6B4694" w:rsidR="00CA6164" w:rsidRPr="00DF3B8B" w:rsidRDefault="00CA6164" w:rsidP="002869F1"/>
    <w:p w14:paraId="03B797BC" w14:textId="3DA08A24" w:rsidR="003A2814" w:rsidRDefault="003A2814" w:rsidP="00D2628B">
      <w:pPr>
        <w:keepNext/>
      </w:pPr>
      <w:del w:id="339" w:author="Karim Anaya-Izquierdo" w:date="2024-11-14T11:26:00Z" w16du:dateUtc="2024-11-14T11:26:00Z">
        <w:r w:rsidDel="00E2372A">
          <w:rPr>
            <w:noProof/>
          </w:rPr>
          <w:drawing>
            <wp:inline distT="0" distB="0" distL="0" distR="0" wp14:anchorId="39AA0380" wp14:editId="7EF9EFE7">
              <wp:extent cx="5731510" cy="1149985"/>
              <wp:effectExtent l="0" t="0" r="2540" b="0"/>
              <wp:docPr id="5924870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149985"/>
                      </a:xfrm>
                      <a:prstGeom prst="rect">
                        <a:avLst/>
                      </a:prstGeom>
                      <a:noFill/>
                      <a:ln>
                        <a:noFill/>
                      </a:ln>
                    </pic:spPr>
                  </pic:pic>
                </a:graphicData>
              </a:graphic>
            </wp:inline>
          </w:drawing>
        </w:r>
      </w:del>
      <w:ins w:id="340" w:author="Karim Anaya-Izquierdo" w:date="2024-11-14T11:27:00Z" w16du:dateUtc="2024-11-14T11:27:00Z">
        <w:r w:rsidR="00E2372A">
          <w:rPr>
            <w:noProof/>
          </w:rPr>
          <w:drawing>
            <wp:inline distT="0" distB="0" distL="0" distR="0" wp14:anchorId="52E05BF9" wp14:editId="42007029">
              <wp:extent cx="5731510" cy="1146175"/>
              <wp:effectExtent l="0" t="0" r="0" b="0"/>
              <wp:docPr id="965007934" name="Picture 20" descr="A blue and green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7934" name="Picture 20" descr="A blue and green graph&#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146175"/>
                      </a:xfrm>
                      <a:prstGeom prst="rect">
                        <a:avLst/>
                      </a:prstGeom>
                    </pic:spPr>
                  </pic:pic>
                </a:graphicData>
              </a:graphic>
            </wp:inline>
          </w:drawing>
        </w:r>
      </w:ins>
    </w:p>
    <w:p w14:paraId="133F60D2" w14:textId="6690DC49" w:rsidR="00F0459E" w:rsidRPr="00F0459E" w:rsidRDefault="000364FF" w:rsidP="00755EA6">
      <w:pPr>
        <w:pStyle w:val="Caption"/>
      </w:pPr>
      <w:bookmarkStart w:id="341" w:name="_Ref148877125"/>
      <w:r>
        <w:t xml:space="preserve">Figure </w:t>
      </w:r>
      <w:fldSimple w:instr=" SEQ Figure \* ARABIC ">
        <w:ins w:id="342" w:author="Tobias Laux" w:date="2024-09-09T14:37:00Z" w16du:dateUtc="2024-09-09T13:37:00Z">
          <w:r w:rsidR="00F14821">
            <w:rPr>
              <w:noProof/>
            </w:rPr>
            <w:t>7</w:t>
          </w:r>
        </w:ins>
        <w:del w:id="343" w:author="Tobias Laux" w:date="2024-09-09T12:06:00Z" w16du:dateUtc="2024-09-09T11:06:00Z">
          <w:r w:rsidR="003A15B7" w:rsidDel="00154F33">
            <w:rPr>
              <w:noProof/>
            </w:rPr>
            <w:delText>5</w:delText>
          </w:r>
        </w:del>
      </w:fldSimple>
      <w:bookmarkEnd w:id="341"/>
      <w:r w:rsidR="002243DD">
        <w:t>. Posterior</w:t>
      </w:r>
      <w:r w:rsidR="002243DD" w:rsidRPr="002243DD">
        <w:t xml:space="preserve"> &amp; </w:t>
      </w:r>
      <w:r w:rsidR="002243DD">
        <w:t>prior</w:t>
      </w:r>
      <w:r w:rsidR="002243DD" w:rsidRPr="002243DD">
        <w:t xml:space="preserve"> distribution</w:t>
      </w:r>
      <w:r w:rsidR="0088236B">
        <w:t>s</w:t>
      </w:r>
      <w:r w:rsidR="002243DD" w:rsidRPr="002243DD">
        <w:t xml:space="preserve"> of physical parameters</w:t>
      </w:r>
      <w:ins w:id="344" w:author="Karim Anaya-Izquierdo" w:date="2024-09-26T14:11:00Z" w16du:dateUtc="2024-09-26T13:11:00Z">
        <w:r w:rsidR="000B791D">
          <w:t>.</w:t>
        </w:r>
      </w:ins>
      <w:del w:id="345" w:author="Karim Anaya-Izquierdo" w:date="2024-09-26T14:11:00Z" w16du:dateUtc="2024-09-26T13:11:00Z">
        <w:r w:rsidR="00F0459E" w:rsidDel="000B791D">
          <w:delText xml:space="preserve"> with </w:delText>
        </w:r>
      </w:del>
      <w:del w:id="346" w:author="Karim Anaya-Izquierdo" w:date="2024-09-26T14:10:00Z" w16du:dateUtc="2024-09-26T13:10:00Z">
        <w:r w:rsidR="00F0459E" w:rsidDel="000B791D">
          <w:delText>the</w:delText>
        </w:r>
      </w:del>
      <w:r w:rsidR="00F0459E">
        <w:t xml:space="preserve"> </w:t>
      </w:r>
      <w:ins w:id="347" w:author="Karim Anaya-Izquierdo" w:date="2024-09-26T14:11:00Z" w16du:dateUtc="2024-09-26T13:11:00Z">
        <w:r w:rsidR="000B791D">
          <w:t>B</w:t>
        </w:r>
      </w:ins>
      <w:del w:id="348" w:author="Karim Anaya-Izquierdo" w:date="2024-09-26T14:11:00Z" w16du:dateUtc="2024-09-26T13:11:00Z">
        <w:r w:rsidR="00F0459E" w:rsidDel="000B791D">
          <w:delText>b</w:delText>
        </w:r>
      </w:del>
      <w:r w:rsidR="00F0459E">
        <w:t>asic Bayesian inference framework</w:t>
      </w:r>
      <w:ins w:id="349" w:author="Karim Anaya-Izquierdo" w:date="2024-09-26T14:10:00Z" w16du:dateUtc="2024-09-26T13:10:00Z">
        <w:r w:rsidR="006D60C5">
          <w:t xml:space="preserve"> (no latent bias).</w:t>
        </w:r>
      </w:ins>
      <w:del w:id="350" w:author="Karim Anaya-Izquierdo" w:date="2024-09-26T14:10:00Z" w16du:dateUtc="2024-09-26T13:10:00Z">
        <w:r w:rsidR="00186308" w:rsidDel="000B791D">
          <w:delText>.</w:delText>
        </w:r>
      </w:del>
    </w:p>
    <w:p w14:paraId="60430FBD" w14:textId="326E9B7B" w:rsidR="001E45D8" w:rsidRDefault="001E45D8" w:rsidP="001E45D8">
      <w:pPr>
        <w:pStyle w:val="Caption"/>
        <w:keepNext/>
      </w:pPr>
      <w:bookmarkStart w:id="351" w:name="_Ref148880221"/>
      <w:r>
        <w:t xml:space="preserve">Table </w:t>
      </w:r>
      <w:fldSimple w:instr=" SEQ Table \* ARABIC ">
        <w:r w:rsidR="003A15B7">
          <w:rPr>
            <w:noProof/>
          </w:rPr>
          <w:t>1</w:t>
        </w:r>
      </w:fldSimple>
      <w:bookmarkEnd w:id="351"/>
      <w:r w:rsidR="003A5B54">
        <w:t xml:space="preserve">. Posterior &amp; prior </w:t>
      </w:r>
      <w:r w:rsidR="00C826CC">
        <w:t xml:space="preserve">statistics </w:t>
      </w:r>
      <w:r w:rsidR="003A5B54">
        <w:t>of physical parameters</w:t>
      </w:r>
      <w:r w:rsidR="00F315B2">
        <w:t xml:space="preserve"> with the basic Bayesian inference framework</w:t>
      </w:r>
      <w:r w:rsidR="00B839C4">
        <w:t>.</w:t>
      </w:r>
    </w:p>
    <w:tbl>
      <w:tblPr>
        <w:tblStyle w:val="TableGrid"/>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044"/>
        <w:gridCol w:w="1418"/>
        <w:gridCol w:w="1134"/>
        <w:gridCol w:w="1275"/>
        <w:gridCol w:w="993"/>
        <w:gridCol w:w="1134"/>
      </w:tblGrid>
      <w:tr w:rsidR="007F25DA" w14:paraId="7F803185" w14:textId="77777777" w:rsidTr="000253CF">
        <w:trPr>
          <w:trHeight w:val="113"/>
          <w:jc w:val="center"/>
        </w:trPr>
        <w:tc>
          <w:tcPr>
            <w:tcW w:w="3044" w:type="dxa"/>
            <w:tcBorders>
              <w:top w:val="single" w:sz="8" w:space="0" w:color="auto"/>
              <w:bottom w:val="single" w:sz="4" w:space="0" w:color="auto"/>
            </w:tcBorders>
            <w:vAlign w:val="center"/>
          </w:tcPr>
          <w:p w14:paraId="28A2328E" w14:textId="77777777" w:rsidR="007F25DA" w:rsidRDefault="007F25DA" w:rsidP="007E4AEC">
            <w:pPr>
              <w:jc w:val="center"/>
            </w:pPr>
            <w:r>
              <w:t>Parameter</w:t>
            </w:r>
          </w:p>
        </w:tc>
        <w:tc>
          <w:tcPr>
            <w:tcW w:w="1418" w:type="dxa"/>
            <w:tcBorders>
              <w:top w:val="single" w:sz="8" w:space="0" w:color="auto"/>
              <w:bottom w:val="single" w:sz="4" w:space="0" w:color="auto"/>
            </w:tcBorders>
            <w:vAlign w:val="center"/>
          </w:tcPr>
          <w:p w14:paraId="717A3325" w14:textId="52D3C62F" w:rsidR="007F25DA" w:rsidRDefault="00000000" w:rsidP="007E4AEC">
            <w:pPr>
              <w:jc w:val="center"/>
            </w:pP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7F25DA">
              <w:t xml:space="preserve"> [M</w:t>
            </w:r>
            <w:r w:rsidR="0027499B">
              <w:t>P</w:t>
            </w:r>
            <w:r w:rsidR="007F25DA">
              <w:t>a]</w:t>
            </w:r>
          </w:p>
        </w:tc>
        <w:tc>
          <w:tcPr>
            <w:tcW w:w="1134" w:type="dxa"/>
            <w:tcBorders>
              <w:top w:val="single" w:sz="8" w:space="0" w:color="auto"/>
              <w:bottom w:val="single" w:sz="4" w:space="0" w:color="auto"/>
            </w:tcBorders>
            <w:vAlign w:val="center"/>
          </w:tcPr>
          <w:p w14:paraId="7809102B" w14:textId="69947236" w:rsidR="007F25DA" w:rsidRDefault="00000000" w:rsidP="007E4AEC">
            <w:pPr>
              <w:jc w:val="center"/>
            </w:pPr>
            <m:oMath>
              <m:sSub>
                <m:sSubPr>
                  <m:ctrlPr>
                    <w:rPr>
                      <w:rFonts w:ascii="Cambria Math" w:hAnsi="Cambria Math"/>
                      <w:i/>
                    </w:rPr>
                  </m:ctrlPr>
                </m:sSubPr>
                <m:e>
                  <m:r>
                    <w:rPr>
                      <w:rFonts w:ascii="Cambria Math" w:hAnsi="Cambria Math"/>
                    </w:rPr>
                    <m:t>E</m:t>
                  </m:r>
                </m:e>
                <m:sub>
                  <m:r>
                    <w:rPr>
                      <w:rFonts w:ascii="Cambria Math" w:hAnsi="Cambria Math"/>
                    </w:rPr>
                    <m:t>2</m:t>
                  </m:r>
                </m:sub>
              </m:sSub>
            </m:oMath>
            <w:r w:rsidR="007F25DA">
              <w:t xml:space="preserve"> [M</w:t>
            </w:r>
            <w:r w:rsidR="0027499B">
              <w:t>P</w:t>
            </w:r>
            <w:r w:rsidR="007F25DA">
              <w:t>a]</w:t>
            </w:r>
          </w:p>
        </w:tc>
        <w:tc>
          <w:tcPr>
            <w:tcW w:w="1275" w:type="dxa"/>
            <w:tcBorders>
              <w:top w:val="single" w:sz="8" w:space="0" w:color="auto"/>
              <w:bottom w:val="single" w:sz="4" w:space="0" w:color="auto"/>
            </w:tcBorders>
            <w:vAlign w:val="center"/>
          </w:tcPr>
          <w:p w14:paraId="0EBE3A09" w14:textId="77777777" w:rsidR="007F25DA" w:rsidRDefault="00000000" w:rsidP="007E4AEC">
            <w:pPr>
              <w:jc w:val="center"/>
            </w:pPr>
            <m:oMath>
              <m:sSub>
                <m:sSubPr>
                  <m:ctrlPr>
                    <w:rPr>
                      <w:rFonts w:ascii="Cambria Math" w:hAnsi="Cambria Math"/>
                      <w:i/>
                    </w:rPr>
                  </m:ctrlPr>
                </m:sSubPr>
                <m:e>
                  <m:r>
                    <w:rPr>
                      <w:rFonts w:ascii="Cambria Math" w:hAnsi="Cambria Math"/>
                    </w:rPr>
                    <m:t>ν</m:t>
                  </m:r>
                </m:e>
                <m:sub>
                  <m:r>
                    <w:rPr>
                      <w:rFonts w:ascii="Cambria Math" w:hAnsi="Cambria Math"/>
                    </w:rPr>
                    <m:t>12</m:t>
                  </m:r>
                </m:sub>
              </m:sSub>
            </m:oMath>
            <w:r w:rsidR="007F25DA">
              <w:t xml:space="preserve"> [-]</w:t>
            </w:r>
          </w:p>
        </w:tc>
        <w:tc>
          <w:tcPr>
            <w:tcW w:w="993" w:type="dxa"/>
            <w:tcBorders>
              <w:top w:val="single" w:sz="8" w:space="0" w:color="auto"/>
              <w:bottom w:val="single" w:sz="4" w:space="0" w:color="auto"/>
            </w:tcBorders>
            <w:vAlign w:val="center"/>
          </w:tcPr>
          <w:p w14:paraId="32C51ADA" w14:textId="77777777" w:rsidR="007F25DA" w:rsidRDefault="00000000" w:rsidP="007E4AEC">
            <w:pPr>
              <w:jc w:val="center"/>
            </w:pPr>
            <m:oMath>
              <m:sSub>
                <m:sSubPr>
                  <m:ctrlPr>
                    <w:rPr>
                      <w:rFonts w:ascii="Cambria Math" w:hAnsi="Cambria Math"/>
                      <w:i/>
                    </w:rPr>
                  </m:ctrlPr>
                </m:sSubPr>
                <m:e>
                  <m:r>
                    <w:rPr>
                      <w:rFonts w:ascii="Cambria Math" w:hAnsi="Cambria Math"/>
                    </w:rPr>
                    <m:t>ν</m:t>
                  </m:r>
                </m:e>
                <m:sub>
                  <m:r>
                    <w:rPr>
                      <w:rFonts w:ascii="Cambria Math" w:hAnsi="Cambria Math"/>
                    </w:rPr>
                    <m:t>23</m:t>
                  </m:r>
                </m:sub>
              </m:sSub>
            </m:oMath>
            <w:r w:rsidR="007F25DA">
              <w:t xml:space="preserve"> [-]</w:t>
            </w:r>
          </w:p>
        </w:tc>
        <w:tc>
          <w:tcPr>
            <w:tcW w:w="1134" w:type="dxa"/>
            <w:tcBorders>
              <w:top w:val="single" w:sz="8" w:space="0" w:color="auto"/>
              <w:bottom w:val="single" w:sz="4" w:space="0" w:color="auto"/>
            </w:tcBorders>
            <w:vAlign w:val="center"/>
          </w:tcPr>
          <w:p w14:paraId="4EA3DDC8" w14:textId="4570BB67" w:rsidR="007F25DA" w:rsidRDefault="00000000" w:rsidP="007E4AEC">
            <w:pPr>
              <w:jc w:val="center"/>
            </w:pPr>
            <m:oMath>
              <m:sSub>
                <m:sSubPr>
                  <m:ctrlPr>
                    <w:rPr>
                      <w:rFonts w:ascii="Cambria Math" w:hAnsi="Cambria Math"/>
                      <w:i/>
                    </w:rPr>
                  </m:ctrlPr>
                </m:sSubPr>
                <m:e>
                  <m:r>
                    <w:rPr>
                      <w:rFonts w:ascii="Cambria Math" w:hAnsi="Cambria Math"/>
                    </w:rPr>
                    <m:t>G</m:t>
                  </m:r>
                </m:e>
                <m:sub>
                  <m:r>
                    <w:rPr>
                      <w:rFonts w:ascii="Cambria Math" w:hAnsi="Cambria Math"/>
                    </w:rPr>
                    <m:t>12</m:t>
                  </m:r>
                </m:sub>
              </m:sSub>
            </m:oMath>
            <w:r w:rsidR="007F25DA">
              <w:t xml:space="preserve"> [M</w:t>
            </w:r>
            <w:r w:rsidR="0027499B">
              <w:t>P</w:t>
            </w:r>
            <w:r w:rsidR="007F25DA">
              <w:t>a]</w:t>
            </w:r>
          </w:p>
        </w:tc>
      </w:tr>
      <w:tr w:rsidR="007F25DA" w14:paraId="5F82D939" w14:textId="77777777" w:rsidTr="000253CF">
        <w:trPr>
          <w:trHeight w:val="630"/>
          <w:jc w:val="center"/>
        </w:trPr>
        <w:tc>
          <w:tcPr>
            <w:tcW w:w="3044" w:type="dxa"/>
            <w:tcBorders>
              <w:top w:val="single" w:sz="4" w:space="0" w:color="auto"/>
            </w:tcBorders>
            <w:vAlign w:val="center"/>
          </w:tcPr>
          <w:p w14:paraId="73F8C2C9" w14:textId="77777777" w:rsidR="007F25DA" w:rsidRDefault="007F25DA" w:rsidP="007E4AEC">
            <w:pPr>
              <w:jc w:val="center"/>
            </w:pPr>
            <w:r w:rsidRPr="00C234AB">
              <w:t xml:space="preserve">Posterior mean </w:t>
            </w:r>
          </w:p>
          <w:p w14:paraId="29558272" w14:textId="77777777" w:rsidR="007F25DA" w:rsidRPr="00C234AB" w:rsidRDefault="007F25DA" w:rsidP="007E4AEC">
            <w:pPr>
              <w:jc w:val="center"/>
            </w:pPr>
            <w:r w:rsidRPr="00C234AB">
              <w:t>(standard deviation)</w:t>
            </w:r>
          </w:p>
        </w:tc>
        <w:tc>
          <w:tcPr>
            <w:tcW w:w="1418" w:type="dxa"/>
            <w:tcBorders>
              <w:top w:val="single" w:sz="4" w:space="0" w:color="auto"/>
            </w:tcBorders>
            <w:vAlign w:val="center"/>
          </w:tcPr>
          <w:p w14:paraId="507A18C5" w14:textId="59B36976" w:rsidR="007F25DA" w:rsidDel="00436CA4" w:rsidRDefault="00436CA4" w:rsidP="007E4AEC">
            <w:pPr>
              <w:jc w:val="center"/>
              <w:rPr>
                <w:del w:id="352" w:author="Karim Anaya-Izquierdo" w:date="2024-11-14T11:33:00Z" w16du:dateUtc="2024-11-14T11:33:00Z"/>
                <w:rFonts w:eastAsia="DengXian"/>
              </w:rPr>
            </w:pPr>
            <w:ins w:id="353" w:author="Karim Anaya-Izquierdo" w:date="2024-11-14T11:33:00Z" w16du:dateUtc="2024-11-14T11:33:00Z">
              <w:r w:rsidRPr="00436CA4">
                <w:rPr>
                  <w:rFonts w:eastAsia="DengXian"/>
                </w:rPr>
                <w:t>152434</w:t>
              </w:r>
              <w:r w:rsidRPr="00436CA4" w:rsidDel="00436CA4">
                <w:rPr>
                  <w:rFonts w:eastAsia="DengXian"/>
                </w:rPr>
                <w:t xml:space="preserve"> </w:t>
              </w:r>
            </w:ins>
            <w:del w:id="354" w:author="Karim Anaya-Izquierdo" w:date="2024-11-14T11:33:00Z" w16du:dateUtc="2024-11-14T11:33:00Z">
              <w:r w:rsidR="007F25DA" w:rsidRPr="000A3C3C" w:rsidDel="00436CA4">
                <w:rPr>
                  <w:rFonts w:eastAsia="DengXian"/>
                </w:rPr>
                <w:delText>134991</w:delText>
              </w:r>
            </w:del>
          </w:p>
          <w:p w14:paraId="771510BC" w14:textId="0C79801C" w:rsidR="007F25DA" w:rsidRPr="00C234AB" w:rsidRDefault="007F25DA" w:rsidP="007E4AEC">
            <w:pPr>
              <w:jc w:val="center"/>
              <w:rPr>
                <w:rFonts w:eastAsia="DengXian"/>
              </w:rPr>
            </w:pPr>
            <w:r w:rsidRPr="00C234AB">
              <w:rPr>
                <w:rFonts w:eastAsia="DengXian"/>
              </w:rPr>
              <w:t>(</w:t>
            </w:r>
            <w:ins w:id="355" w:author="Karim Anaya-Izquierdo" w:date="2024-11-14T11:33:00Z" w16du:dateUtc="2024-11-14T11:33:00Z">
              <w:r w:rsidR="00D065D6">
                <w:rPr>
                  <w:rFonts w:eastAsia="DengXian"/>
                </w:rPr>
                <w:t>20</w:t>
              </w:r>
            </w:ins>
            <w:ins w:id="356" w:author="Karim Anaya-Izquierdo" w:date="2024-11-14T11:34:00Z" w16du:dateUtc="2024-11-14T11:34:00Z">
              <w:r w:rsidR="00D065D6">
                <w:rPr>
                  <w:rFonts w:eastAsia="DengXian"/>
                </w:rPr>
                <w:t>87</w:t>
              </w:r>
            </w:ins>
            <w:del w:id="357" w:author="Karim Anaya-Izquierdo" w:date="2024-11-14T11:33:00Z" w16du:dateUtc="2024-11-14T11:33:00Z">
              <w:r w:rsidRPr="000A3C3C" w:rsidDel="00D065D6">
                <w:rPr>
                  <w:rFonts w:eastAsia="DengXian"/>
                </w:rPr>
                <w:delText>887</w:delText>
              </w:r>
            </w:del>
            <w:r w:rsidRPr="00C234AB">
              <w:rPr>
                <w:rFonts w:eastAsia="DengXian"/>
              </w:rPr>
              <w:t>)</w:t>
            </w:r>
          </w:p>
        </w:tc>
        <w:tc>
          <w:tcPr>
            <w:tcW w:w="1134" w:type="dxa"/>
            <w:tcBorders>
              <w:top w:val="single" w:sz="4" w:space="0" w:color="auto"/>
            </w:tcBorders>
            <w:vAlign w:val="center"/>
          </w:tcPr>
          <w:p w14:paraId="7E2FEDF6" w14:textId="65D0173A" w:rsidR="007F25DA" w:rsidRDefault="007F25DA" w:rsidP="007E4AEC">
            <w:pPr>
              <w:jc w:val="center"/>
              <w:rPr>
                <w:rFonts w:eastAsia="DengXian"/>
              </w:rPr>
            </w:pPr>
            <w:r w:rsidRPr="000A3C3C">
              <w:rPr>
                <w:rFonts w:eastAsia="DengXian"/>
              </w:rPr>
              <w:t>91</w:t>
            </w:r>
            <w:ins w:id="358" w:author="Karim Anaya-Izquierdo" w:date="2024-11-14T11:34:00Z" w16du:dateUtc="2024-11-14T11:34:00Z">
              <w:r w:rsidR="00D065D6">
                <w:rPr>
                  <w:rFonts w:eastAsia="DengXian"/>
                </w:rPr>
                <w:t>74</w:t>
              </w:r>
            </w:ins>
            <w:del w:id="359" w:author="Karim Anaya-Izquierdo" w:date="2024-11-14T11:34:00Z" w16du:dateUtc="2024-11-14T11:34:00Z">
              <w:r w:rsidRPr="000A3C3C" w:rsidDel="00D065D6">
                <w:rPr>
                  <w:rFonts w:eastAsia="DengXian"/>
                </w:rPr>
                <w:delText>86</w:delText>
              </w:r>
            </w:del>
          </w:p>
          <w:p w14:paraId="0FC8E557" w14:textId="5B968516" w:rsidR="007F25DA" w:rsidRPr="00C234AB" w:rsidRDefault="007F25DA" w:rsidP="007E4AEC">
            <w:pPr>
              <w:jc w:val="center"/>
              <w:rPr>
                <w:rFonts w:eastAsia="DengXian"/>
              </w:rPr>
            </w:pPr>
            <w:r w:rsidRPr="00C234AB">
              <w:rPr>
                <w:rFonts w:eastAsia="DengXian"/>
              </w:rPr>
              <w:t>(</w:t>
            </w:r>
            <w:r w:rsidRPr="000A3C3C">
              <w:rPr>
                <w:rFonts w:eastAsia="DengXian"/>
              </w:rPr>
              <w:t>1</w:t>
            </w:r>
            <w:ins w:id="360" w:author="Karim Anaya-Izquierdo" w:date="2024-11-14T11:34:00Z" w16du:dateUtc="2024-11-14T11:34:00Z">
              <w:r w:rsidR="00545B38">
                <w:rPr>
                  <w:rFonts w:eastAsia="DengXian"/>
                </w:rPr>
                <w:t>28</w:t>
              </w:r>
            </w:ins>
            <w:del w:id="361" w:author="Karim Anaya-Izquierdo" w:date="2024-11-14T11:34:00Z" w16du:dateUtc="2024-11-14T11:34:00Z">
              <w:r w:rsidRPr="000A3C3C" w:rsidDel="00545B38">
                <w:rPr>
                  <w:rFonts w:eastAsia="DengXian"/>
                </w:rPr>
                <w:delText>03</w:delText>
              </w:r>
            </w:del>
            <w:r w:rsidRPr="00C234AB">
              <w:rPr>
                <w:rFonts w:eastAsia="DengXian"/>
              </w:rPr>
              <w:t>)</w:t>
            </w:r>
          </w:p>
        </w:tc>
        <w:tc>
          <w:tcPr>
            <w:tcW w:w="1275" w:type="dxa"/>
            <w:tcBorders>
              <w:top w:val="single" w:sz="4" w:space="0" w:color="auto"/>
            </w:tcBorders>
            <w:vAlign w:val="center"/>
          </w:tcPr>
          <w:p w14:paraId="2912EE88" w14:textId="77777777" w:rsidR="007F25DA" w:rsidRDefault="007F25DA" w:rsidP="007E4AEC">
            <w:pPr>
              <w:jc w:val="center"/>
              <w:rPr>
                <w:rFonts w:eastAsia="DengXian"/>
              </w:rPr>
            </w:pPr>
            <w:r w:rsidRPr="00C234AB">
              <w:rPr>
                <w:rFonts w:eastAsia="DengXian"/>
              </w:rPr>
              <w:t xml:space="preserve">0.34 </w:t>
            </w:r>
          </w:p>
          <w:p w14:paraId="5655AC86" w14:textId="77777777" w:rsidR="007F25DA" w:rsidRPr="00C234AB" w:rsidRDefault="007F25DA" w:rsidP="007E4AEC">
            <w:pPr>
              <w:jc w:val="center"/>
              <w:rPr>
                <w:rFonts w:eastAsia="DengXian"/>
              </w:rPr>
            </w:pPr>
            <w:r w:rsidRPr="00C234AB">
              <w:rPr>
                <w:rFonts w:eastAsia="DengXian"/>
              </w:rPr>
              <w:t>(0.01)</w:t>
            </w:r>
          </w:p>
        </w:tc>
        <w:tc>
          <w:tcPr>
            <w:tcW w:w="993" w:type="dxa"/>
            <w:tcBorders>
              <w:top w:val="single" w:sz="4" w:space="0" w:color="auto"/>
            </w:tcBorders>
            <w:vAlign w:val="center"/>
          </w:tcPr>
          <w:p w14:paraId="2FC877B5" w14:textId="77777777" w:rsidR="007F25DA" w:rsidRDefault="007F25DA" w:rsidP="007E4AEC">
            <w:pPr>
              <w:jc w:val="center"/>
              <w:rPr>
                <w:rFonts w:eastAsia="DengXian"/>
              </w:rPr>
            </w:pPr>
            <w:r w:rsidRPr="00C234AB">
              <w:rPr>
                <w:rFonts w:eastAsia="DengXian"/>
              </w:rPr>
              <w:t xml:space="preserve">0.44 </w:t>
            </w:r>
          </w:p>
          <w:p w14:paraId="38A52B3A" w14:textId="77777777" w:rsidR="007F25DA" w:rsidRPr="00C234AB" w:rsidRDefault="007F25DA" w:rsidP="007E4AEC">
            <w:pPr>
              <w:jc w:val="center"/>
              <w:rPr>
                <w:rFonts w:eastAsia="DengXian"/>
              </w:rPr>
            </w:pPr>
            <w:r w:rsidRPr="00C234AB">
              <w:rPr>
                <w:rFonts w:eastAsia="DengXian"/>
              </w:rPr>
              <w:t>(0.01)</w:t>
            </w:r>
          </w:p>
        </w:tc>
        <w:tc>
          <w:tcPr>
            <w:tcW w:w="1134" w:type="dxa"/>
            <w:tcBorders>
              <w:top w:val="single" w:sz="4" w:space="0" w:color="auto"/>
            </w:tcBorders>
            <w:vAlign w:val="center"/>
          </w:tcPr>
          <w:p w14:paraId="33782D0F" w14:textId="7FE99095" w:rsidR="007F25DA" w:rsidRDefault="007F25DA" w:rsidP="007E4AEC">
            <w:pPr>
              <w:jc w:val="center"/>
              <w:rPr>
                <w:rFonts w:eastAsia="DengXian"/>
              </w:rPr>
            </w:pPr>
            <w:r w:rsidRPr="000A3C3C">
              <w:rPr>
                <w:rFonts w:eastAsia="DengXian"/>
              </w:rPr>
              <w:t>50</w:t>
            </w:r>
            <w:ins w:id="362" w:author="Karim Anaya-Izquierdo" w:date="2024-11-14T11:34:00Z" w16du:dateUtc="2024-11-14T11:34:00Z">
              <w:r w:rsidR="00545B38">
                <w:rPr>
                  <w:rFonts w:eastAsia="DengXian"/>
                </w:rPr>
                <w:t>35</w:t>
              </w:r>
            </w:ins>
            <w:del w:id="363" w:author="Karim Anaya-Izquierdo" w:date="2024-11-14T11:34:00Z" w16du:dateUtc="2024-11-14T11:34:00Z">
              <w:r w:rsidRPr="000A3C3C" w:rsidDel="00545B38">
                <w:rPr>
                  <w:rFonts w:eastAsia="DengXian"/>
                </w:rPr>
                <w:delText>26</w:delText>
              </w:r>
            </w:del>
          </w:p>
          <w:p w14:paraId="24655BE3" w14:textId="50F2E2B5" w:rsidR="007F25DA" w:rsidRPr="00C234AB" w:rsidRDefault="007F25DA" w:rsidP="007E4AEC">
            <w:pPr>
              <w:jc w:val="center"/>
              <w:rPr>
                <w:rFonts w:eastAsia="DengXian"/>
              </w:rPr>
            </w:pPr>
            <w:r w:rsidRPr="00C234AB">
              <w:rPr>
                <w:rFonts w:eastAsia="DengXian"/>
              </w:rPr>
              <w:t>(</w:t>
            </w:r>
            <w:ins w:id="364" w:author="Karim Anaya-Izquierdo" w:date="2024-11-14T11:35:00Z" w16du:dateUtc="2024-11-14T11:35:00Z">
              <w:r w:rsidR="00545B38">
                <w:rPr>
                  <w:rFonts w:eastAsia="DengXian"/>
                </w:rPr>
                <w:t>95</w:t>
              </w:r>
            </w:ins>
            <w:del w:id="365" w:author="Karim Anaya-Izquierdo" w:date="2024-11-14T11:35:00Z" w16du:dateUtc="2024-11-14T11:35:00Z">
              <w:r w:rsidRPr="000A3C3C" w:rsidDel="00545B38">
                <w:rPr>
                  <w:rFonts w:eastAsia="DengXian"/>
                </w:rPr>
                <w:delText>75</w:delText>
              </w:r>
            </w:del>
            <w:r w:rsidRPr="00C234AB">
              <w:rPr>
                <w:rFonts w:eastAsia="DengXian"/>
              </w:rPr>
              <w:t>)</w:t>
            </w:r>
          </w:p>
        </w:tc>
      </w:tr>
      <w:tr w:rsidR="007F25DA" w14:paraId="6C0E6C65" w14:textId="77777777" w:rsidTr="000253CF">
        <w:trPr>
          <w:trHeight w:val="107"/>
          <w:jc w:val="center"/>
        </w:trPr>
        <w:tc>
          <w:tcPr>
            <w:tcW w:w="3044" w:type="dxa"/>
            <w:vAlign w:val="center"/>
          </w:tcPr>
          <w:p w14:paraId="39D43DAB" w14:textId="77777777" w:rsidR="007F25DA" w:rsidRDefault="007F25DA" w:rsidP="007E4AEC">
            <w:pPr>
              <w:contextualSpacing/>
              <w:jc w:val="center"/>
            </w:pPr>
            <w:r w:rsidRPr="00C234AB">
              <w:t xml:space="preserve">Prior mean </w:t>
            </w:r>
          </w:p>
          <w:p w14:paraId="1E4E9A6C" w14:textId="77777777" w:rsidR="007F25DA" w:rsidRPr="00C234AB" w:rsidRDefault="007F25DA" w:rsidP="007E4AEC">
            <w:pPr>
              <w:contextualSpacing/>
              <w:jc w:val="center"/>
            </w:pPr>
            <w:r w:rsidRPr="00C234AB">
              <w:t>(standard deviation)</w:t>
            </w:r>
          </w:p>
        </w:tc>
        <w:tc>
          <w:tcPr>
            <w:tcW w:w="1418" w:type="dxa"/>
            <w:vAlign w:val="center"/>
          </w:tcPr>
          <w:p w14:paraId="4886D7C8" w14:textId="77777777" w:rsidR="007F25DA" w:rsidRDefault="007F25DA" w:rsidP="007E4AEC">
            <w:pPr>
              <w:jc w:val="center"/>
            </w:pPr>
            <w:r w:rsidRPr="00C234AB">
              <w:t>148800</w:t>
            </w:r>
          </w:p>
          <w:p w14:paraId="7810F67C" w14:textId="77777777" w:rsidR="007F25DA" w:rsidRPr="00C234AB" w:rsidRDefault="007F25DA" w:rsidP="007E4AEC">
            <w:pPr>
              <w:jc w:val="center"/>
            </w:pPr>
            <w:r w:rsidRPr="00C234AB">
              <w:t>(2000)</w:t>
            </w:r>
          </w:p>
        </w:tc>
        <w:tc>
          <w:tcPr>
            <w:tcW w:w="1134" w:type="dxa"/>
            <w:vAlign w:val="center"/>
          </w:tcPr>
          <w:p w14:paraId="3DCCE34A" w14:textId="77777777" w:rsidR="007F25DA" w:rsidRDefault="007F25DA" w:rsidP="007E4AEC">
            <w:pPr>
              <w:jc w:val="center"/>
            </w:pPr>
            <w:r w:rsidRPr="00C234AB">
              <w:t>9190</w:t>
            </w:r>
          </w:p>
          <w:p w14:paraId="78386B9D" w14:textId="77777777" w:rsidR="007F25DA" w:rsidRPr="00C234AB" w:rsidRDefault="007F25DA" w:rsidP="007E4AEC">
            <w:pPr>
              <w:jc w:val="center"/>
            </w:pPr>
            <w:r w:rsidRPr="00C234AB">
              <w:t>(100)</w:t>
            </w:r>
          </w:p>
        </w:tc>
        <w:tc>
          <w:tcPr>
            <w:tcW w:w="1275" w:type="dxa"/>
            <w:vAlign w:val="center"/>
          </w:tcPr>
          <w:p w14:paraId="27856F28" w14:textId="77777777" w:rsidR="007F25DA" w:rsidRDefault="007F25DA" w:rsidP="007E4AEC">
            <w:pPr>
              <w:jc w:val="center"/>
            </w:pPr>
            <w:r w:rsidRPr="00C234AB">
              <w:t>0.34</w:t>
            </w:r>
          </w:p>
          <w:p w14:paraId="45061498" w14:textId="77777777" w:rsidR="007F25DA" w:rsidRPr="00C234AB" w:rsidRDefault="007F25DA" w:rsidP="007E4AEC">
            <w:pPr>
              <w:jc w:val="center"/>
            </w:pPr>
            <w:r w:rsidRPr="00C234AB">
              <w:t>(0.01)</w:t>
            </w:r>
          </w:p>
        </w:tc>
        <w:tc>
          <w:tcPr>
            <w:tcW w:w="993" w:type="dxa"/>
            <w:vAlign w:val="center"/>
          </w:tcPr>
          <w:p w14:paraId="1550D480" w14:textId="77777777" w:rsidR="007F25DA" w:rsidRDefault="007F25DA" w:rsidP="007E4AEC">
            <w:pPr>
              <w:jc w:val="center"/>
            </w:pPr>
            <w:r w:rsidRPr="00C234AB">
              <w:t xml:space="preserve">0.44 </w:t>
            </w:r>
          </w:p>
          <w:p w14:paraId="58F4FEB3" w14:textId="77777777" w:rsidR="007F25DA" w:rsidRPr="00C234AB" w:rsidRDefault="007F25DA" w:rsidP="007E4AEC">
            <w:pPr>
              <w:jc w:val="center"/>
            </w:pPr>
            <w:r w:rsidRPr="00C234AB">
              <w:t>(0.01)</w:t>
            </w:r>
          </w:p>
        </w:tc>
        <w:tc>
          <w:tcPr>
            <w:tcW w:w="1134" w:type="dxa"/>
            <w:vAlign w:val="center"/>
          </w:tcPr>
          <w:p w14:paraId="49DC0ED0" w14:textId="77777777" w:rsidR="007F25DA" w:rsidRDefault="007F25DA" w:rsidP="007E4AEC">
            <w:pPr>
              <w:jc w:val="center"/>
            </w:pPr>
            <w:r w:rsidRPr="00C234AB">
              <w:t>5060</w:t>
            </w:r>
          </w:p>
          <w:p w14:paraId="1A313016" w14:textId="77777777" w:rsidR="007F25DA" w:rsidRPr="00C234AB" w:rsidRDefault="007F25DA" w:rsidP="007E4AEC">
            <w:pPr>
              <w:jc w:val="center"/>
            </w:pPr>
            <w:r w:rsidRPr="00C234AB">
              <w:t>(70)</w:t>
            </w:r>
          </w:p>
        </w:tc>
      </w:tr>
    </w:tbl>
    <w:p w14:paraId="7799A51B" w14:textId="77777777" w:rsidR="00F0459E" w:rsidRDefault="00F0459E" w:rsidP="00F0459E"/>
    <w:p w14:paraId="0F0C7259" w14:textId="10FC48AF" w:rsidR="00AC62E1" w:rsidRDefault="00AC62E1" w:rsidP="00B350D0">
      <w:r>
        <w:t>The posterior and prior distributions of the hyper-parameters</w:t>
      </w:r>
      <w:r w:rsidR="00FD24EA">
        <w:t xml:space="preserve">, </w:t>
      </w:r>
      <m:oMath>
        <m:r>
          <w:rPr>
            <w:rFonts w:ascii="Cambria Math" w:hAnsi="Cambria Math"/>
          </w:rPr>
          <m:t>β</m:t>
        </m:r>
      </m:oMath>
      <w:r w:rsidR="00FD24EA" w:rsidRPr="00FD24EA">
        <w:t xml:space="preserve">, </w:t>
      </w:r>
      <m:oMath>
        <m:sSub>
          <m:sSubPr>
            <m:ctrlPr>
              <w:rPr>
                <w:rFonts w:ascii="Cambria Math" w:hAnsi="Cambria Math"/>
                <w:i/>
              </w:rPr>
            </m:ctrlPr>
          </m:sSubPr>
          <m:e>
            <m:r>
              <w:rPr>
                <w:rFonts w:ascii="Cambria Math" w:hAnsi="Cambria Math"/>
              </w:rPr>
              <m:t>σ</m:t>
            </m:r>
          </m:e>
          <m:sub>
            <m:r>
              <w:rPr>
                <w:rFonts w:ascii="Cambria Math" w:hAnsi="Cambria Math"/>
              </w:rPr>
              <m:t>η</m:t>
            </m:r>
          </m:sub>
        </m:sSub>
      </m:oMath>
      <w:r w:rsidR="00A43638">
        <w:t xml:space="preserve"> and </w:t>
      </w:r>
      <m:oMath>
        <m:sSub>
          <m:sSubPr>
            <m:ctrlPr>
              <w:rPr>
                <w:rFonts w:ascii="Cambria Math" w:eastAsia="DengXian" w:hAnsi="Cambria Math"/>
                <w:i/>
              </w:rPr>
            </m:ctrlPr>
          </m:sSubPr>
          <m:e>
            <m:r>
              <w:rPr>
                <w:rFonts w:ascii="Cambria Math" w:eastAsia="DengXian" w:hAnsi="Cambria Math"/>
              </w:rPr>
              <m:t>λ</m:t>
            </m:r>
          </m:e>
          <m:sub>
            <m:r>
              <w:rPr>
                <w:rFonts w:ascii="Cambria Math" w:eastAsia="DengXian" w:hAnsi="Cambria Math"/>
              </w:rPr>
              <m:t>η,*</m:t>
            </m:r>
          </m:sub>
        </m:sSub>
      </m:oMath>
      <w:r>
        <w:t xml:space="preserve"> for GP</w:t>
      </w:r>
      <w:r w:rsidR="00EF0DEC">
        <w:t xml:space="preserve"> prior</w:t>
      </w:r>
      <w:r>
        <w:t xml:space="preserve"> and </w:t>
      </w:r>
      <w:r w:rsidR="00755EA6">
        <w:t>residual</w:t>
      </w:r>
      <w:r>
        <w:t xml:space="preserve"> error </w:t>
      </w:r>
      <m:oMath>
        <m:sSub>
          <m:sSubPr>
            <m:ctrlPr>
              <w:rPr>
                <w:rFonts w:ascii="Cambria Math" w:hAnsi="Cambria Math"/>
                <w:i/>
              </w:rPr>
            </m:ctrlPr>
          </m:sSubPr>
          <m:e>
            <m:r>
              <w:rPr>
                <w:rFonts w:ascii="Cambria Math" w:hAnsi="Cambria Math"/>
              </w:rPr>
              <m:t>σ</m:t>
            </m:r>
          </m:e>
          <m:sub>
            <m:r>
              <w:rPr>
                <w:rFonts w:ascii="Cambria Math" w:hAnsi="Cambria Math"/>
              </w:rPr>
              <m:t>ε</m:t>
            </m:r>
          </m:sub>
        </m:sSub>
      </m:oMath>
      <w:r w:rsidR="00AE6263">
        <w:t xml:space="preserve"> </w:t>
      </w:r>
      <w:r>
        <w:t xml:space="preserve">are shown in </w:t>
      </w:r>
      <w:r>
        <w:fldChar w:fldCharType="begin"/>
      </w:r>
      <w:r>
        <w:instrText xml:space="preserve"> REF _Ref148880465 \h </w:instrText>
      </w:r>
      <w:r>
        <w:fldChar w:fldCharType="separate"/>
      </w:r>
      <w:ins w:id="366" w:author="Tobias Laux" w:date="2024-09-09T19:20:00Z" w16du:dateUtc="2024-09-09T18:20:00Z">
        <w:r w:rsidR="00176D32">
          <w:t xml:space="preserve">Figure </w:t>
        </w:r>
        <w:r w:rsidR="00176D32">
          <w:rPr>
            <w:noProof/>
          </w:rPr>
          <w:t>8</w:t>
        </w:r>
      </w:ins>
      <w:r>
        <w:fldChar w:fldCharType="end"/>
      </w:r>
      <w:r>
        <w:t xml:space="preserve">. </w:t>
      </w:r>
      <w:r w:rsidR="00A7651E">
        <w:t>S</w:t>
      </w:r>
      <w:r w:rsidR="00EF0DEC">
        <w:t xml:space="preserve">ummary </w:t>
      </w:r>
      <w:r>
        <w:t>statistics of the</w:t>
      </w:r>
      <w:r w:rsidR="0060312B" w:rsidRPr="0060312B">
        <w:t xml:space="preserve"> posterior and prior </w:t>
      </w:r>
      <w:r>
        <w:t>hyper-</w:t>
      </w:r>
      <w:r>
        <w:lastRenderedPageBreak/>
        <w:t xml:space="preserve">parameters </w:t>
      </w:r>
      <w:r w:rsidR="0060312B">
        <w:t>is provided</w:t>
      </w:r>
      <w:r>
        <w:t xml:space="preserve"> in </w:t>
      </w:r>
      <w:r>
        <w:fldChar w:fldCharType="begin"/>
      </w:r>
      <w:r>
        <w:instrText xml:space="preserve"> REF _Ref148883971 \h </w:instrText>
      </w:r>
      <w:r>
        <w:fldChar w:fldCharType="separate"/>
      </w:r>
      <w:r w:rsidR="003A15B7">
        <w:t xml:space="preserve">Table </w:t>
      </w:r>
      <w:r w:rsidR="003A15B7">
        <w:rPr>
          <w:noProof/>
        </w:rPr>
        <w:t>2</w:t>
      </w:r>
      <w:r>
        <w:fldChar w:fldCharType="end"/>
      </w:r>
      <w:r>
        <w:t xml:space="preserve">. </w:t>
      </w:r>
      <w:ins w:id="367" w:author="Tobias Laux" w:date="2024-09-09T19:21:00Z" w16du:dateUtc="2024-09-09T18:21:00Z">
        <w:r w:rsidR="00176D32">
          <w:t>T</w:t>
        </w:r>
      </w:ins>
      <w:r w:rsidR="00F120D9" w:rsidRPr="00FD24EA">
        <w:t>he</w:t>
      </w:r>
      <w:r w:rsidR="00FD24EA">
        <w:t xml:space="preserve"> posterior</w:t>
      </w:r>
      <w:r w:rsidR="00FF75CD">
        <w:t xml:space="preserve"> distributions of </w:t>
      </w:r>
      <w:proofErr w:type="gramStart"/>
      <w:r w:rsidR="00FF75CD">
        <w:t xml:space="preserve">the </w:t>
      </w:r>
      <w:r w:rsidR="00C525BB">
        <w:t xml:space="preserve"> </w:t>
      </w:r>
      <w:r w:rsidR="00FD24EA" w:rsidRPr="00FD24EA">
        <w:t>hyper</w:t>
      </w:r>
      <w:proofErr w:type="gramEnd"/>
      <w:r w:rsidR="00FD24EA" w:rsidRPr="00FD24EA">
        <w:t>-parameters</w:t>
      </w:r>
      <w:r w:rsidR="0032654F">
        <w:t xml:space="preserve"> </w:t>
      </w:r>
      <w:r w:rsidR="00176D32">
        <w:t>are significantly different to the</w:t>
      </w:r>
      <w:r w:rsidR="00FF75CD">
        <w:t xml:space="preserve"> corresponding</w:t>
      </w:r>
      <w:ins w:id="368" w:author="Tobias Laux" w:date="2024-09-09T19:21:00Z" w16du:dateUtc="2024-09-09T18:21:00Z">
        <w:r w:rsidR="00176D32">
          <w:t xml:space="preserve"> </w:t>
        </w:r>
      </w:ins>
      <w:r w:rsidR="00FD24EA" w:rsidRPr="00FD24EA">
        <w:t>priors</w:t>
      </w:r>
      <w:r w:rsidR="0046510F">
        <w:t>,</w:t>
      </w:r>
      <w:r w:rsidR="00FD24EA" w:rsidRPr="00FD24EA">
        <w:t xml:space="preserve"> </w:t>
      </w:r>
      <w:r w:rsidR="00176D32">
        <w:t>indicating that</w:t>
      </w:r>
      <w:r>
        <w:t xml:space="preserve"> </w:t>
      </w:r>
      <w:r w:rsidR="005A7206">
        <w:t xml:space="preserve">the </w:t>
      </w:r>
      <w:r w:rsidR="00FA14DB">
        <w:t xml:space="preserve">experimental </w:t>
      </w:r>
      <w:r w:rsidR="008E21B2">
        <w:t xml:space="preserve">data provides a </w:t>
      </w:r>
      <w:r w:rsidR="00795BC0">
        <w:t>substantial amount of</w:t>
      </w:r>
      <w:r w:rsidR="008E21B2">
        <w:t xml:space="preserve"> new </w:t>
      </w:r>
      <w:proofErr w:type="gramStart"/>
      <w:r w:rsidR="008E21B2">
        <w:t>information</w:t>
      </w:r>
      <w:r w:rsidR="00C525BB">
        <w:t xml:space="preserve"> </w:t>
      </w:r>
      <w:r>
        <w:t>.</w:t>
      </w:r>
      <w:proofErr w:type="gramEnd"/>
      <w:r w:rsidR="00F87634">
        <w:t xml:space="preserve"> </w:t>
      </w:r>
      <w:proofErr w:type="gramStart"/>
      <w:r w:rsidR="00A90498">
        <w:t xml:space="preserve">In particular, </w:t>
      </w:r>
      <w:r w:rsidR="00A9688D">
        <w:t>a</w:t>
      </w:r>
      <w:proofErr w:type="gramEnd"/>
      <w:r w:rsidR="00A9688D">
        <w:t xml:space="preserve"> </w:t>
      </w:r>
      <w:r w:rsidR="00A90498">
        <w:t>substantial reduction in uncertainty</w:t>
      </w:r>
      <w:r w:rsidR="00863284">
        <w:t xml:space="preserve"> </w:t>
      </w:r>
      <w:r w:rsidR="00A9688D">
        <w:t xml:space="preserve">is achieved </w:t>
      </w:r>
      <w:r w:rsidR="00863284">
        <w:t>for the hyper-parameter</w:t>
      </w:r>
      <w:r w:rsidR="00D70085">
        <w:t>s</w:t>
      </w:r>
      <w:r w:rsidR="00863284">
        <w:t xml:space="preserve"> </w:t>
      </w:r>
      <m:oMath>
        <m:r>
          <w:rPr>
            <w:rFonts w:ascii="Cambria Math" w:hAnsi="Cambria Math"/>
          </w:rPr>
          <m:t>β</m:t>
        </m:r>
      </m:oMath>
      <w:r w:rsidR="00863284">
        <w:t>,</w:t>
      </w:r>
      <w:r w:rsidR="000F57F2">
        <w:t xml:space="preserve"> </w:t>
      </w:r>
      <m:oMath>
        <m:sSub>
          <m:sSubPr>
            <m:ctrlPr>
              <w:rPr>
                <w:rFonts w:ascii="Cambria Math" w:hAnsi="Cambria Math"/>
                <w:i/>
              </w:rPr>
            </m:ctrlPr>
          </m:sSubPr>
          <m:e>
            <m:r>
              <w:rPr>
                <w:rFonts w:ascii="Cambria Math" w:hAnsi="Cambria Math"/>
              </w:rPr>
              <m:t>σ</m:t>
            </m:r>
          </m:e>
          <m:sub>
            <m:r>
              <w:rPr>
                <w:rFonts w:ascii="Cambria Math" w:hAnsi="Cambria Math"/>
              </w:rPr>
              <m:t>η</m:t>
            </m:r>
          </m:sub>
        </m:sSub>
      </m:oMath>
      <w:r w:rsidR="000F57F2">
        <w:t xml:space="preserve"> and </w:t>
      </w:r>
      <m:oMath>
        <m:sSub>
          <m:sSubPr>
            <m:ctrlPr>
              <w:rPr>
                <w:rFonts w:ascii="Cambria Math" w:hAnsi="Cambria Math"/>
                <w:i/>
              </w:rPr>
            </m:ctrlPr>
          </m:sSubPr>
          <m:e>
            <m:r>
              <w:rPr>
                <w:rFonts w:ascii="Cambria Math" w:hAnsi="Cambria Math"/>
              </w:rPr>
              <m:t>σ</m:t>
            </m:r>
          </m:e>
          <m:sub>
            <m:r>
              <w:rPr>
                <w:rFonts w:ascii="Cambria Math" w:hAnsi="Cambria Math"/>
              </w:rPr>
              <m:t>ε</m:t>
            </m:r>
          </m:sub>
        </m:sSub>
      </m:oMath>
      <w:r w:rsidR="000F57F2">
        <w:t xml:space="preserve"> </w:t>
      </w:r>
      <w:r w:rsidR="00D70085">
        <w:t xml:space="preserve">. </w:t>
      </w:r>
      <w:r w:rsidR="00234EBA">
        <w:t>The h</w:t>
      </w:r>
      <w:r w:rsidR="00D70085">
        <w:t>yper-parameter</w:t>
      </w:r>
      <w:r w:rsidR="00863284">
        <w:t xml:space="preserve"> </w:t>
      </w:r>
      <m:oMath>
        <m:r>
          <w:rPr>
            <w:rFonts w:ascii="Cambria Math" w:hAnsi="Cambria Math"/>
          </w:rPr>
          <m:t>β</m:t>
        </m:r>
      </m:oMath>
      <w:r w:rsidR="00D70085">
        <w:t xml:space="preserve"> </w:t>
      </w:r>
      <w:r>
        <w:t xml:space="preserve">can be </w:t>
      </w:r>
      <w:r w:rsidR="00863284">
        <w:t xml:space="preserve">interpreted </w:t>
      </w:r>
      <w:r>
        <w:t xml:space="preserve">as the expected compliance of the structure before </w:t>
      </w:r>
      <w:r w:rsidR="00217E83">
        <w:t>undertaking</w:t>
      </w:r>
      <w:r>
        <w:t xml:space="preserve"> conditional prediction with GP.</w:t>
      </w:r>
      <w:ins w:id="369" w:author="Karim Anaya-Izquierdo" w:date="2024-09-13T10:37:00Z" w16du:dateUtc="2024-09-13T09:37:00Z">
        <w:r w:rsidR="00A9688D">
          <w:t xml:space="preserve"> </w:t>
        </w:r>
      </w:ins>
      <m:oMath>
        <m:sSub>
          <m:sSubPr>
            <m:ctrlPr>
              <w:rPr>
                <w:rFonts w:ascii="Cambria Math" w:hAnsi="Cambria Math"/>
                <w:i/>
              </w:rPr>
            </m:ctrlPr>
          </m:sSubPr>
          <m:e>
            <m:r>
              <w:rPr>
                <w:rFonts w:ascii="Cambria Math" w:hAnsi="Cambria Math"/>
              </w:rPr>
              <m:t>σ</m:t>
            </m:r>
          </m:e>
          <m:sub>
            <m:r>
              <w:rPr>
                <w:rFonts w:ascii="Cambria Math" w:hAnsi="Cambria Math"/>
              </w:rPr>
              <m:t>η</m:t>
            </m:r>
          </m:sub>
        </m:sSub>
      </m:oMath>
      <w:ins w:id="370" w:author="Karim Anaya-Izquierdo" w:date="2024-09-13T10:37:00Z" w16du:dateUtc="2024-09-13T09:37:00Z">
        <w:r w:rsidR="00A9688D">
          <w:t>,</w:t>
        </w:r>
      </w:ins>
      <w:r>
        <w:t xml:space="preserve"> </w:t>
      </w:r>
      <w:r w:rsidR="00C669A2">
        <w:t xml:space="preserve">is </w:t>
      </w:r>
      <w:r>
        <w:t xml:space="preserve">the standard deviation of </w:t>
      </w:r>
      <w:r w:rsidR="00D15CC5">
        <w:t>the</w:t>
      </w:r>
      <w:r w:rsidR="00805681">
        <w:t xml:space="preserve"> </w:t>
      </w:r>
      <w:r>
        <w:t xml:space="preserve">GP, which controls the overall uncertainty of </w:t>
      </w:r>
      <w:r w:rsidR="00A9307B">
        <w:t xml:space="preserve">the </w:t>
      </w:r>
      <w:r>
        <w:t>GP</w:t>
      </w:r>
      <w:r w:rsidR="00C669A2">
        <w:t xml:space="preserve"> and</w:t>
      </w:r>
      <w:r>
        <w:t xml:space="preserve"> </w:t>
      </w:r>
      <m:oMath>
        <m:sSub>
          <m:sSubPr>
            <m:ctrlPr>
              <w:rPr>
                <w:rFonts w:ascii="Cambria Math" w:hAnsi="Cambria Math"/>
                <w:i/>
              </w:rPr>
            </m:ctrlPr>
          </m:sSubPr>
          <m:e>
            <m:r>
              <w:rPr>
                <w:rFonts w:ascii="Cambria Math" w:hAnsi="Cambria Math"/>
              </w:rPr>
              <m:t>σ</m:t>
            </m:r>
          </m:e>
          <m:sub>
            <m:r>
              <w:rPr>
                <w:rFonts w:ascii="Cambria Math" w:hAnsi="Cambria Math"/>
              </w:rPr>
              <m:t>ε</m:t>
            </m:r>
          </m:sub>
        </m:sSub>
      </m:oMath>
      <w:r>
        <w:t xml:space="preserve"> is </w:t>
      </w:r>
      <w:r w:rsidR="00C669A2">
        <w:t xml:space="preserve">proportional </w:t>
      </w:r>
      <w:r w:rsidR="00822C85">
        <w:t xml:space="preserve">to the </w:t>
      </w:r>
      <w:r>
        <w:t xml:space="preserve">standard deviation of </w:t>
      </w:r>
      <w:r w:rsidR="00A9307B">
        <w:t xml:space="preserve">the </w:t>
      </w:r>
      <w:r w:rsidR="00822C85">
        <w:t xml:space="preserve">residual </w:t>
      </w:r>
      <w:r>
        <w:t>error, which controls the uncertainty in</w:t>
      </w:r>
      <w:r w:rsidR="00A9307B">
        <w:t xml:space="preserve"> </w:t>
      </w:r>
      <w:r w:rsidR="00755EA6">
        <w:t>the</w:t>
      </w:r>
      <w:r w:rsidR="00C669A2">
        <w:t xml:space="preserve"> output</w:t>
      </w:r>
      <w:r>
        <w:t xml:space="preserve"> measurement.</w:t>
      </w:r>
      <w:r w:rsidR="00962331">
        <w:t xml:space="preserve"> </w:t>
      </w:r>
      <w:r w:rsidR="00907C40">
        <w:t xml:space="preserve">The </w:t>
      </w:r>
      <w:r w:rsidR="00DA3FA7">
        <w:t xml:space="preserve">large amount of learning given by the </w:t>
      </w:r>
      <w:r w:rsidR="00907C40">
        <w:t>relatively large discrepancy between prior and posterior distribution</w:t>
      </w:r>
      <w:ins w:id="371" w:author="Karim Anaya-Izquierdo" w:date="2024-09-18T13:31:00Z" w16du:dateUtc="2024-09-18T12:31:00Z">
        <w:r w:rsidR="00DE340D">
          <w:t>s</w:t>
        </w:r>
      </w:ins>
      <w:r w:rsidR="00907C40">
        <w:t xml:space="preserve"> </w:t>
      </w:r>
      <w:r w:rsidR="00F4525A">
        <w:t xml:space="preserve">in </w:t>
      </w:r>
      <w:r w:rsidR="00324C47">
        <w:fldChar w:fldCharType="begin"/>
      </w:r>
      <w:r w:rsidR="00324C47">
        <w:instrText xml:space="preserve"> REF _Ref148880465 \h </w:instrText>
      </w:r>
      <w:r w:rsidR="00324C47">
        <w:fldChar w:fldCharType="separate"/>
      </w:r>
      <w:ins w:id="372" w:author="Tobias Laux" w:date="2024-09-09T19:24:00Z" w16du:dateUtc="2024-09-09T18:24:00Z">
        <w:r w:rsidR="00805681">
          <w:t xml:space="preserve">Figure </w:t>
        </w:r>
        <w:r w:rsidR="00805681">
          <w:rPr>
            <w:noProof/>
          </w:rPr>
          <w:t>8</w:t>
        </w:r>
      </w:ins>
      <w:r w:rsidR="00324C47">
        <w:fldChar w:fldCharType="end"/>
      </w:r>
      <w:ins w:id="373" w:author="Karim Anaya-Izquierdo" w:date="2024-09-19T11:17:00Z" w16du:dateUtc="2024-09-19T10:17:00Z">
        <w:r w:rsidR="000A44DD">
          <w:t>,</w:t>
        </w:r>
      </w:ins>
      <w:r w:rsidR="00F4525A">
        <w:t xml:space="preserve"> is not unusual for a</w:t>
      </w:r>
      <w:r w:rsidR="00060365">
        <w:t xml:space="preserve">n initial Bayesian analysis </w:t>
      </w:r>
      <w:r w:rsidR="00514714">
        <w:t xml:space="preserve">where </w:t>
      </w:r>
      <w:r w:rsidR="000A44DD">
        <w:t xml:space="preserve">little </w:t>
      </w:r>
      <w:r w:rsidR="00572005">
        <w:t>information</w:t>
      </w:r>
      <w:r w:rsidR="00AF15AB">
        <w:t xml:space="preserve"> is available to build the priors</w:t>
      </w:r>
      <w:r w:rsidR="00217E83">
        <w:t xml:space="preserve">, </w:t>
      </w:r>
      <w:commentRangeStart w:id="374"/>
      <w:commentRangeStart w:id="375"/>
      <w:r w:rsidR="00217E83">
        <w:t xml:space="preserve">meaning that </w:t>
      </w:r>
      <w:r w:rsidR="00642BD7">
        <w:t xml:space="preserve">the </w:t>
      </w:r>
      <w:r w:rsidR="00217E83">
        <w:t xml:space="preserve">fusion of the </w:t>
      </w:r>
      <w:r w:rsidR="00642BD7">
        <w:t>experimental data i</w:t>
      </w:r>
      <w:r w:rsidR="00217E83">
        <w:t>nto the model is an essential informative step.</w:t>
      </w:r>
      <w:commentRangeEnd w:id="374"/>
      <w:r w:rsidR="00217E83">
        <w:rPr>
          <w:rStyle w:val="CommentReference"/>
          <w:rFonts w:ascii="Calibri" w:eastAsiaTheme="minorEastAsia" w:hAnsi="Calibri" w:cstheme="minorBidi"/>
          <w:lang w:eastAsia="zh-CN"/>
        </w:rPr>
        <w:commentReference w:id="374"/>
      </w:r>
      <w:commentRangeEnd w:id="375"/>
      <w:r w:rsidR="00CD61BD">
        <w:rPr>
          <w:rStyle w:val="CommentReference"/>
          <w:rFonts w:ascii="Calibri" w:eastAsiaTheme="minorEastAsia" w:hAnsi="Calibri" w:cstheme="minorBidi"/>
          <w:lang w:eastAsia="zh-CN"/>
        </w:rPr>
        <w:commentReference w:id="375"/>
      </w:r>
      <w:r w:rsidR="00EA1DA9">
        <w:t xml:space="preserve"> </w:t>
      </w:r>
      <w:commentRangeStart w:id="376"/>
      <w:commentRangeStart w:id="377"/>
      <w:r w:rsidR="00217E83">
        <w:t>P</w:t>
      </w:r>
      <w:r w:rsidR="00144EC0">
        <w:t xml:space="preserve">otential </w:t>
      </w:r>
      <w:r w:rsidR="00FF1CD8">
        <w:t>further</w:t>
      </w:r>
      <w:ins w:id="378" w:author="Tobias Laux" w:date="2024-09-09T19:26:00Z" w16du:dateUtc="2024-09-09T18:26:00Z">
        <w:r w:rsidR="00080CFC">
          <w:t xml:space="preserve"> </w:t>
        </w:r>
      </w:ins>
      <w:ins w:id="379" w:author="Karim Anaya-Izquierdo" w:date="2024-11-21T20:37:00Z" w16du:dateUtc="2024-11-21T20:37:00Z">
        <w:r w:rsidR="009F64D4">
          <w:t xml:space="preserve">learning </w:t>
        </w:r>
      </w:ins>
      <w:del w:id="380" w:author="Karim Anaya-Izquierdo" w:date="2024-11-21T20:37:00Z" w16du:dateUtc="2024-11-21T20:37:00Z">
        <w:r w:rsidR="00217E83" w:rsidDel="009F64D4">
          <w:delText>improvements of the predictive model</w:delText>
        </w:r>
      </w:del>
      <w:ins w:id="381" w:author="Tobias Laux" w:date="2024-09-09T19:26:00Z" w16du:dateUtc="2024-09-09T18:26:00Z">
        <w:del w:id="382" w:author="Karim Anaya-Izquierdo" w:date="2024-11-21T20:37:00Z" w16du:dateUtc="2024-11-21T20:37:00Z">
          <w:r w:rsidR="00080CFC" w:rsidDel="009F64D4">
            <w:delText xml:space="preserve"> </w:delText>
          </w:r>
        </w:del>
      </w:ins>
      <w:r w:rsidR="00217E83">
        <w:t>could be achieved</w:t>
      </w:r>
      <w:r w:rsidR="00FF1CD8">
        <w:t xml:space="preserve"> by</w:t>
      </w:r>
      <w:r w:rsidR="00EA1DA9">
        <w:t xml:space="preserve"> </w:t>
      </w:r>
      <w:r w:rsidR="00B350D0">
        <w:t>integrating</w:t>
      </w:r>
      <w:r w:rsidR="00EA1DA9">
        <w:t xml:space="preserve"> </w:t>
      </w:r>
      <w:r w:rsidR="00431A1E">
        <w:t>future</w:t>
      </w:r>
      <w:r w:rsidR="00EA1DA9">
        <w:t xml:space="preserve"> experimental data </w:t>
      </w:r>
      <w:r w:rsidR="00D37A2C">
        <w:t xml:space="preserve">or </w:t>
      </w:r>
      <w:r w:rsidR="00E86A38">
        <w:t xml:space="preserve">conducting </w:t>
      </w:r>
      <w:r w:rsidR="00D37A2C">
        <w:t>more FE model runs</w:t>
      </w:r>
      <w:r w:rsidR="004C41AC">
        <w:t>,</w:t>
      </w:r>
      <w:r w:rsidR="005E6396">
        <w:t xml:space="preserve"> and</w:t>
      </w:r>
      <w:r w:rsidR="00D37A2C">
        <w:t xml:space="preserve"> </w:t>
      </w:r>
      <w:r w:rsidR="00B350D0">
        <w:t xml:space="preserve">using the </w:t>
      </w:r>
      <w:r w:rsidR="00D37A2C">
        <w:t xml:space="preserve">posterior distributions in </w:t>
      </w:r>
      <w:r w:rsidR="00324C47">
        <w:fldChar w:fldCharType="begin"/>
      </w:r>
      <w:r w:rsidR="00324C47">
        <w:instrText xml:space="preserve"> REF _Ref148880465 \h </w:instrText>
      </w:r>
      <w:r w:rsidR="00324C47">
        <w:fldChar w:fldCharType="separate"/>
      </w:r>
      <w:r w:rsidR="003A15B7">
        <w:t xml:space="preserve">Figure </w:t>
      </w:r>
      <w:r w:rsidR="003A15B7">
        <w:rPr>
          <w:noProof/>
        </w:rPr>
        <w:t>6</w:t>
      </w:r>
      <w:r w:rsidR="00324C47">
        <w:fldChar w:fldCharType="end"/>
      </w:r>
      <w:r w:rsidR="00324C47">
        <w:t xml:space="preserve"> </w:t>
      </w:r>
      <w:r w:rsidR="00D37A2C">
        <w:t xml:space="preserve">as </w:t>
      </w:r>
      <w:r w:rsidR="005808D5">
        <w:t xml:space="preserve">new </w:t>
      </w:r>
      <w:r w:rsidR="00D37A2C">
        <w:t>priors</w:t>
      </w:r>
      <w:r w:rsidR="00217E83">
        <w:t xml:space="preserve">. </w:t>
      </w:r>
      <w:ins w:id="383" w:author="Karim Anaya-Izquierdo" w:date="2024-11-21T20:40:00Z" w16du:dateUtc="2024-11-21T20:40:00Z">
        <w:r w:rsidR="003037EB">
          <w:t>However, t</w:t>
        </w:r>
      </w:ins>
      <w:del w:id="384" w:author="Karim Anaya-Izquierdo" w:date="2024-11-21T20:40:00Z" w16du:dateUtc="2024-11-21T20:40:00Z">
        <w:r w:rsidR="00217E83" w:rsidDel="003037EB">
          <w:delText>T</w:delText>
        </w:r>
      </w:del>
      <w:r w:rsidR="00217E83">
        <w:t>his</w:t>
      </w:r>
      <w:ins w:id="385" w:author="Janice Barton" w:date="2024-09-22T12:10:00Z" w16du:dateUtc="2024-09-22T11:10:00Z">
        <w:r w:rsidR="00217E83">
          <w:t xml:space="preserve"> </w:t>
        </w:r>
      </w:ins>
      <w:ins w:id="386" w:author="Karim Anaya-Izquierdo" w:date="2024-11-21T20:40:00Z" w16du:dateUtc="2024-11-21T20:40:00Z">
        <w:r w:rsidR="003037EB">
          <w:t>c</w:t>
        </w:r>
      </w:ins>
      <w:del w:id="387" w:author="Karim Anaya-Izquierdo" w:date="2024-11-21T20:40:00Z" w16du:dateUtc="2024-11-21T20:40:00Z">
        <w:r w:rsidR="00B350D0" w:rsidDel="003037EB">
          <w:delText>w</w:delText>
        </w:r>
      </w:del>
      <w:r w:rsidR="00B350D0">
        <w:t xml:space="preserve">ould </w:t>
      </w:r>
      <w:r w:rsidR="001A35A9">
        <w:t xml:space="preserve">likely </w:t>
      </w:r>
      <w:r w:rsidR="00B350D0">
        <w:t>lead to</w:t>
      </w:r>
      <w:ins w:id="388" w:author="Karim Anaya-Izquierdo" w:date="2024-11-21T20:40:00Z" w16du:dateUtc="2024-11-21T20:40:00Z">
        <w:r w:rsidR="00A54AC8">
          <w:t xml:space="preserve"> the new</w:t>
        </w:r>
      </w:ins>
      <w:r w:rsidR="00517337">
        <w:t xml:space="preserve"> posteriors being closer to the priors, </w:t>
      </w:r>
      <w:r w:rsidR="00217E83">
        <w:t>meaning</w:t>
      </w:r>
      <w:ins w:id="389" w:author="Karim Anaya-Izquierdo" w:date="2024-09-19T11:18:00Z" w16du:dateUtc="2024-09-19T10:18:00Z">
        <w:r w:rsidR="00517337">
          <w:t xml:space="preserve"> </w:t>
        </w:r>
      </w:ins>
      <w:r w:rsidR="004C41AC">
        <w:t>less learning</w:t>
      </w:r>
      <w:r w:rsidR="000332FF">
        <w:t>,</w:t>
      </w:r>
      <w:r w:rsidR="00217E83">
        <w:t xml:space="preserve"> </w:t>
      </w:r>
      <w:r w:rsidR="000332FF">
        <w:t>so</w:t>
      </w:r>
      <w:r w:rsidR="00217E83">
        <w:t xml:space="preserve"> has not been attempted in the present paper</w:t>
      </w:r>
      <w:ins w:id="390" w:author="Tobias Laux" w:date="2024-09-09T19:28:00Z" w16du:dateUtc="2024-09-09T18:28:00Z">
        <w:r w:rsidR="00B350D0">
          <w:t xml:space="preserve">. </w:t>
        </w:r>
      </w:ins>
      <w:commentRangeEnd w:id="376"/>
      <w:r w:rsidR="00217E83">
        <w:rPr>
          <w:rStyle w:val="CommentReference"/>
          <w:rFonts w:ascii="Calibri" w:eastAsiaTheme="minorEastAsia" w:hAnsi="Calibri" w:cstheme="minorBidi"/>
          <w:lang w:eastAsia="zh-CN"/>
        </w:rPr>
        <w:commentReference w:id="376"/>
      </w:r>
      <w:commentRangeEnd w:id="377"/>
      <w:r w:rsidR="00334E54">
        <w:rPr>
          <w:rStyle w:val="CommentReference"/>
          <w:rFonts w:ascii="Calibri" w:eastAsiaTheme="minorEastAsia" w:hAnsi="Calibri" w:cstheme="minorBidi"/>
          <w:lang w:eastAsia="zh-CN"/>
        </w:rPr>
        <w:commentReference w:id="377"/>
      </w:r>
    </w:p>
    <w:p w14:paraId="449EBFD0" w14:textId="6DBF4BEE" w:rsidR="00B0417B" w:rsidRDefault="00B0417B" w:rsidP="00D2628B">
      <w:pPr>
        <w:keepNext/>
      </w:pPr>
      <w:del w:id="391" w:author="Karim Anaya-Izquierdo" w:date="2024-11-14T11:36:00Z" w16du:dateUtc="2024-11-14T11:36:00Z">
        <w:r w:rsidDel="00112312">
          <w:rPr>
            <w:noProof/>
          </w:rPr>
          <w:drawing>
            <wp:inline distT="0" distB="0" distL="0" distR="0" wp14:anchorId="768E3A6D" wp14:editId="6C80BA52">
              <wp:extent cx="5731510" cy="2301240"/>
              <wp:effectExtent l="0" t="0" r="2540" b="3810"/>
              <wp:docPr id="158477353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301240"/>
                      </a:xfrm>
                      <a:prstGeom prst="rect">
                        <a:avLst/>
                      </a:prstGeom>
                      <a:noFill/>
                      <a:ln>
                        <a:noFill/>
                      </a:ln>
                    </pic:spPr>
                  </pic:pic>
                </a:graphicData>
              </a:graphic>
            </wp:inline>
          </w:drawing>
        </w:r>
      </w:del>
      <w:ins w:id="392" w:author="Karim Anaya-Izquierdo" w:date="2024-11-14T11:37:00Z" w16du:dateUtc="2024-11-14T11:37:00Z">
        <w:r w:rsidR="00112312">
          <w:rPr>
            <w:noProof/>
          </w:rPr>
          <w:drawing>
            <wp:inline distT="0" distB="0" distL="0" distR="0" wp14:anchorId="5ED0DC1A" wp14:editId="226EB2FB">
              <wp:extent cx="5501148" cy="2200215"/>
              <wp:effectExtent l="0" t="0" r="0" b="0"/>
              <wp:docPr id="1991829842" name="Picture 2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29842" name="Picture 21" descr="A screenshot of a computer scree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07550" cy="2202776"/>
                      </a:xfrm>
                      <a:prstGeom prst="rect">
                        <a:avLst/>
                      </a:prstGeom>
                    </pic:spPr>
                  </pic:pic>
                </a:graphicData>
              </a:graphic>
            </wp:inline>
          </w:drawing>
        </w:r>
      </w:ins>
    </w:p>
    <w:p w14:paraId="6B06DBFD" w14:textId="4DBF42AF" w:rsidR="00F0459E" w:rsidRPr="00F0459E" w:rsidRDefault="007D6E60" w:rsidP="00324266">
      <w:pPr>
        <w:pStyle w:val="Caption"/>
      </w:pPr>
      <w:bookmarkStart w:id="393" w:name="_Ref148880465"/>
      <w:r>
        <w:t xml:space="preserve">Figure </w:t>
      </w:r>
      <w:fldSimple w:instr=" SEQ Figure \* ARABIC ">
        <w:ins w:id="394" w:author="Tobias Laux" w:date="2024-09-09T14:37:00Z" w16du:dateUtc="2024-09-09T13:37:00Z">
          <w:r w:rsidR="00F14821">
            <w:rPr>
              <w:noProof/>
            </w:rPr>
            <w:t>8</w:t>
          </w:r>
        </w:ins>
        <w:del w:id="395" w:author="Tobias Laux" w:date="2024-09-09T12:06:00Z" w16du:dateUtc="2024-09-09T11:06:00Z">
          <w:r w:rsidR="003A15B7" w:rsidDel="00154F33">
            <w:rPr>
              <w:noProof/>
            </w:rPr>
            <w:delText>6</w:delText>
          </w:r>
        </w:del>
      </w:fldSimple>
      <w:bookmarkEnd w:id="393"/>
      <w:r w:rsidR="002243DD">
        <w:t>. Posterior &amp; prior distribution</w:t>
      </w:r>
      <w:r w:rsidR="00D46F66">
        <w:t>s</w:t>
      </w:r>
      <w:r w:rsidR="00EA71B6">
        <w:t xml:space="preserve"> </w:t>
      </w:r>
      <w:r w:rsidR="002243DD">
        <w:t xml:space="preserve">of </w:t>
      </w:r>
      <w:r w:rsidR="002243DD" w:rsidRPr="002243DD">
        <w:t>hyper-parameters</w:t>
      </w:r>
      <w:r w:rsidR="00186308">
        <w:t xml:space="preserve"> for GP and </w:t>
      </w:r>
      <w:r w:rsidR="008869EF">
        <w:t xml:space="preserve">residual </w:t>
      </w:r>
      <w:r w:rsidR="00186308">
        <w:t>error</w:t>
      </w:r>
      <w:r w:rsidR="00F315B2">
        <w:t xml:space="preserve"> with the basic Bayesian inference framework</w:t>
      </w:r>
      <w:ins w:id="396" w:author="Karim Anaya-Izquierdo" w:date="2024-09-26T14:09:00Z" w16du:dateUtc="2024-09-26T13:09:00Z">
        <w:r w:rsidR="0091325F">
          <w:t xml:space="preserve"> (no laten</w:t>
        </w:r>
      </w:ins>
      <w:ins w:id="397" w:author="Karim Anaya-Izquierdo" w:date="2024-09-26T14:10:00Z" w16du:dateUtc="2024-09-26T13:10:00Z">
        <w:r w:rsidR="0091325F">
          <w:t>t bias</w:t>
        </w:r>
      </w:ins>
      <w:ins w:id="398" w:author="Karim Anaya-Izquierdo" w:date="2024-09-26T14:09:00Z" w16du:dateUtc="2024-09-26T13:09:00Z">
        <w:r w:rsidR="0091325F">
          <w:t>)</w:t>
        </w:r>
      </w:ins>
      <w:r w:rsidR="00B839C4">
        <w:t>.</w:t>
      </w:r>
    </w:p>
    <w:p w14:paraId="35BF193E" w14:textId="598DE582" w:rsidR="004B6B4B" w:rsidRDefault="004B6B4B" w:rsidP="004B6B4B">
      <w:pPr>
        <w:pStyle w:val="Caption"/>
        <w:keepNext/>
      </w:pPr>
      <w:bookmarkStart w:id="399" w:name="_Ref148883971"/>
      <w:r>
        <w:t xml:space="preserve">Table </w:t>
      </w:r>
      <w:fldSimple w:instr=" SEQ Table \* ARABIC ">
        <w:r w:rsidR="001B4332">
          <w:rPr>
            <w:noProof/>
          </w:rPr>
          <w:t>2</w:t>
        </w:r>
      </w:fldSimple>
      <w:bookmarkEnd w:id="399"/>
      <w:r>
        <w:t xml:space="preserve">. Posterior &amp; prior statistics of </w:t>
      </w:r>
      <w:r w:rsidR="00726107">
        <w:t>hyper-</w:t>
      </w:r>
      <w:r>
        <w:t>parameters</w:t>
      </w:r>
      <w:r w:rsidR="00B839C4">
        <w:t xml:space="preserve"> with the basic Bayesian inference framework</w:t>
      </w:r>
      <w:r w:rsidR="00DF782B">
        <w:t>.</w:t>
      </w:r>
    </w:p>
    <w:tbl>
      <w:tblPr>
        <w:tblStyle w:val="TableGrid"/>
        <w:tblW w:w="9067"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09"/>
        <w:gridCol w:w="851"/>
        <w:gridCol w:w="708"/>
        <w:gridCol w:w="709"/>
        <w:gridCol w:w="851"/>
        <w:gridCol w:w="708"/>
        <w:gridCol w:w="709"/>
        <w:gridCol w:w="709"/>
        <w:gridCol w:w="709"/>
        <w:gridCol w:w="703"/>
      </w:tblGrid>
      <w:tr w:rsidR="001C4BD7" w14:paraId="367003D9" w14:textId="77777777" w:rsidTr="000253CF">
        <w:tc>
          <w:tcPr>
            <w:tcW w:w="1701" w:type="dxa"/>
            <w:tcBorders>
              <w:top w:val="single" w:sz="8" w:space="0" w:color="auto"/>
              <w:bottom w:val="single" w:sz="4" w:space="0" w:color="auto"/>
            </w:tcBorders>
            <w:vAlign w:val="center"/>
          </w:tcPr>
          <w:p w14:paraId="546080CC" w14:textId="77777777" w:rsidR="001C4BD7" w:rsidRDefault="001C4BD7" w:rsidP="007E4AEC">
            <w:pPr>
              <w:jc w:val="center"/>
            </w:pPr>
            <w:r>
              <w:t>Parameter</w:t>
            </w:r>
          </w:p>
        </w:tc>
        <w:tc>
          <w:tcPr>
            <w:tcW w:w="709" w:type="dxa"/>
            <w:tcBorders>
              <w:top w:val="single" w:sz="8" w:space="0" w:color="auto"/>
              <w:bottom w:val="single" w:sz="4" w:space="0" w:color="auto"/>
            </w:tcBorders>
            <w:vAlign w:val="center"/>
          </w:tcPr>
          <w:p w14:paraId="1539F22C" w14:textId="77777777" w:rsidR="001C4BD7" w:rsidRDefault="001C4BD7" w:rsidP="007E4AEC">
            <w:pPr>
              <w:jc w:val="center"/>
            </w:pPr>
            <m:oMathPara>
              <m:oMath>
                <m:r>
                  <w:rPr>
                    <w:rFonts w:ascii="Cambria Math" w:hAnsi="Cambria Math"/>
                  </w:rPr>
                  <m:t>β</m:t>
                </m:r>
              </m:oMath>
            </m:oMathPara>
          </w:p>
          <w:p w14:paraId="6B0C3036" w14:textId="77777777" w:rsidR="001C4BD7" w:rsidRDefault="001C4BD7" w:rsidP="007E4AEC">
            <w:pPr>
              <w:jc w:val="center"/>
            </w:pPr>
            <w:r w:rsidRPr="00E30FD2">
              <w:rPr>
                <w:sz w:val="12"/>
                <w:szCs w:val="14"/>
              </w:rPr>
              <w:t>[mm/</w:t>
            </w:r>
            <w:proofErr w:type="spellStart"/>
            <w:r w:rsidRPr="00E30FD2">
              <w:rPr>
                <w:sz w:val="12"/>
                <w:szCs w:val="14"/>
              </w:rPr>
              <w:t>kN</w:t>
            </w:r>
            <w:proofErr w:type="spellEnd"/>
            <w:r w:rsidRPr="00E30FD2">
              <w:rPr>
                <w:sz w:val="12"/>
                <w:szCs w:val="14"/>
              </w:rPr>
              <w:t>]</w:t>
            </w:r>
          </w:p>
        </w:tc>
        <w:tc>
          <w:tcPr>
            <w:tcW w:w="851" w:type="dxa"/>
            <w:tcBorders>
              <w:top w:val="single" w:sz="8" w:space="0" w:color="auto"/>
              <w:bottom w:val="single" w:sz="4" w:space="0" w:color="auto"/>
            </w:tcBorders>
            <w:vAlign w:val="center"/>
          </w:tcPr>
          <w:p w14:paraId="4DA28A97" w14:textId="77777777" w:rsidR="001C4BD7" w:rsidRPr="00E30FD2" w:rsidRDefault="00000000" w:rsidP="007E4AEC">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η</m:t>
                    </m:r>
                  </m:sub>
                </m:sSub>
              </m:oMath>
            </m:oMathPara>
          </w:p>
          <w:p w14:paraId="6FABB02C" w14:textId="77777777" w:rsidR="001C4BD7" w:rsidRDefault="001C4BD7" w:rsidP="007E4AEC">
            <w:pPr>
              <w:jc w:val="center"/>
            </w:pPr>
            <w:r w:rsidRPr="00E30FD2">
              <w:rPr>
                <w:sz w:val="14"/>
                <w:szCs w:val="16"/>
              </w:rPr>
              <w:t>[mm]</w:t>
            </w:r>
          </w:p>
        </w:tc>
        <w:tc>
          <w:tcPr>
            <w:tcW w:w="708" w:type="dxa"/>
            <w:tcBorders>
              <w:top w:val="single" w:sz="8" w:space="0" w:color="auto"/>
              <w:bottom w:val="single" w:sz="4" w:space="0" w:color="auto"/>
            </w:tcBorders>
            <w:vAlign w:val="center"/>
          </w:tcPr>
          <w:p w14:paraId="289288B7" w14:textId="77777777" w:rsidR="001C4BD7" w:rsidRPr="00E30FD2" w:rsidRDefault="00000000" w:rsidP="007E4AEC">
            <w:pPr>
              <w:jc w:val="center"/>
            </w:pPr>
            <m:oMathPara>
              <m:oMath>
                <m:sSub>
                  <m:sSubPr>
                    <m:ctrlPr>
                      <w:rPr>
                        <w:rFonts w:ascii="Cambria Math" w:hAnsi="Cambria Math"/>
                        <w:i/>
                      </w:rPr>
                    </m:ctrlPr>
                  </m:sSubPr>
                  <m:e>
                    <m:r>
                      <w:rPr>
                        <w:rFonts w:ascii="Cambria Math" w:hAnsi="Cambria Math"/>
                      </w:rPr>
                      <m:t>λ</m:t>
                    </m:r>
                  </m:e>
                  <m:sub>
                    <m:r>
                      <w:rPr>
                        <w:rFonts w:ascii="Cambria Math" w:hAnsi="Cambria Math"/>
                      </w:rPr>
                      <m:t>η,P</m:t>
                    </m:r>
                  </m:sub>
                </m:sSub>
              </m:oMath>
            </m:oMathPara>
          </w:p>
          <w:p w14:paraId="18938A5B" w14:textId="77777777" w:rsidR="001C4BD7" w:rsidRDefault="001C4BD7" w:rsidP="007E4AEC">
            <w:pPr>
              <w:jc w:val="center"/>
            </w:pPr>
            <w:r w:rsidRPr="00E30FD2">
              <w:rPr>
                <w:sz w:val="14"/>
                <w:szCs w:val="16"/>
              </w:rPr>
              <w:t>[</w:t>
            </w:r>
            <w:proofErr w:type="spellStart"/>
            <w:r w:rsidRPr="00E30FD2">
              <w:rPr>
                <w:sz w:val="14"/>
                <w:szCs w:val="16"/>
              </w:rPr>
              <w:t>kN</w:t>
            </w:r>
            <w:proofErr w:type="spellEnd"/>
            <w:r w:rsidRPr="00E30FD2">
              <w:rPr>
                <w:sz w:val="14"/>
                <w:szCs w:val="16"/>
              </w:rPr>
              <w:t>]</w:t>
            </w:r>
          </w:p>
        </w:tc>
        <w:tc>
          <w:tcPr>
            <w:tcW w:w="709" w:type="dxa"/>
            <w:tcBorders>
              <w:top w:val="single" w:sz="8" w:space="0" w:color="auto"/>
              <w:bottom w:val="single" w:sz="4" w:space="0" w:color="auto"/>
            </w:tcBorders>
            <w:vAlign w:val="center"/>
          </w:tcPr>
          <w:p w14:paraId="6F2F8F89" w14:textId="77777777" w:rsidR="001C4BD7" w:rsidRPr="00E30FD2" w:rsidRDefault="00000000" w:rsidP="007E4AEC">
            <w:pPr>
              <w:jc w:val="center"/>
            </w:pPr>
            <m:oMathPara>
              <m:oMath>
                <m:sSub>
                  <m:sSubPr>
                    <m:ctrlPr>
                      <w:rPr>
                        <w:rFonts w:ascii="Cambria Math" w:hAnsi="Cambria Math"/>
                        <w:i/>
                      </w:rPr>
                    </m:ctrlPr>
                  </m:sSubPr>
                  <m:e>
                    <m:r>
                      <w:rPr>
                        <w:rFonts w:ascii="Cambria Math" w:hAnsi="Cambria Math"/>
                      </w:rPr>
                      <m:t>λ</m:t>
                    </m:r>
                  </m:e>
                  <m:sub>
                    <m:r>
                      <w:rPr>
                        <w:rFonts w:ascii="Cambria Math" w:hAnsi="Cambria Math"/>
                      </w:rPr>
                      <m:t>η,α</m:t>
                    </m:r>
                  </m:sub>
                </m:sSub>
              </m:oMath>
            </m:oMathPara>
          </w:p>
          <w:p w14:paraId="0EA269BE" w14:textId="77777777" w:rsidR="001C4BD7" w:rsidRDefault="001C4BD7" w:rsidP="007E4AEC">
            <w:pPr>
              <w:jc w:val="center"/>
            </w:pPr>
            <w:r w:rsidRPr="00E30FD2">
              <w:rPr>
                <w:sz w:val="14"/>
                <w:szCs w:val="16"/>
              </w:rPr>
              <w:t>[rad]</w:t>
            </w:r>
          </w:p>
        </w:tc>
        <w:tc>
          <w:tcPr>
            <w:tcW w:w="851" w:type="dxa"/>
            <w:tcBorders>
              <w:top w:val="single" w:sz="8" w:space="0" w:color="auto"/>
              <w:bottom w:val="single" w:sz="4" w:space="0" w:color="auto"/>
            </w:tcBorders>
            <w:vAlign w:val="center"/>
          </w:tcPr>
          <w:p w14:paraId="07BF51F4" w14:textId="77777777" w:rsidR="001C4BD7" w:rsidRPr="00E30FD2" w:rsidRDefault="00000000" w:rsidP="007E4AEC">
            <w:pPr>
              <w:jc w:val="center"/>
            </w:pPr>
            <m:oMathPara>
              <m:oMath>
                <m:sSub>
                  <m:sSubPr>
                    <m:ctrlPr>
                      <w:rPr>
                        <w:rFonts w:ascii="Cambria Math" w:hAnsi="Cambria Math"/>
                        <w:i/>
                      </w:rPr>
                    </m:ctrlPr>
                  </m:sSubPr>
                  <m:e>
                    <m:r>
                      <w:rPr>
                        <w:rFonts w:ascii="Cambria Math" w:hAnsi="Cambria Math"/>
                      </w:rPr>
                      <m:t>λ</m:t>
                    </m:r>
                  </m:e>
                  <m:sub>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1</m:t>
                        </m:r>
                      </m:sub>
                    </m:sSub>
                  </m:sub>
                </m:sSub>
              </m:oMath>
            </m:oMathPara>
          </w:p>
          <w:p w14:paraId="51B7AC65" w14:textId="6495F6E2" w:rsidR="001C4BD7" w:rsidRDefault="001C4BD7" w:rsidP="007E4AEC">
            <w:pPr>
              <w:jc w:val="center"/>
            </w:pPr>
            <w:r w:rsidRPr="00E30FD2">
              <w:rPr>
                <w:sz w:val="14"/>
                <w:szCs w:val="16"/>
              </w:rPr>
              <w:t>[M</w:t>
            </w:r>
            <w:r w:rsidR="00561141">
              <w:rPr>
                <w:sz w:val="14"/>
                <w:szCs w:val="16"/>
              </w:rPr>
              <w:t>P</w:t>
            </w:r>
            <w:r w:rsidRPr="00E30FD2">
              <w:rPr>
                <w:sz w:val="14"/>
                <w:szCs w:val="16"/>
              </w:rPr>
              <w:t>a]</w:t>
            </w:r>
          </w:p>
        </w:tc>
        <w:tc>
          <w:tcPr>
            <w:tcW w:w="708" w:type="dxa"/>
            <w:tcBorders>
              <w:top w:val="single" w:sz="8" w:space="0" w:color="auto"/>
              <w:bottom w:val="single" w:sz="4" w:space="0" w:color="auto"/>
            </w:tcBorders>
            <w:vAlign w:val="center"/>
          </w:tcPr>
          <w:p w14:paraId="0E5D85B9" w14:textId="77777777" w:rsidR="001C4BD7" w:rsidRPr="00E30FD2" w:rsidRDefault="00000000" w:rsidP="007E4AEC">
            <w:pPr>
              <w:jc w:val="center"/>
            </w:pPr>
            <m:oMathPara>
              <m:oMath>
                <m:sSub>
                  <m:sSubPr>
                    <m:ctrlPr>
                      <w:rPr>
                        <w:rFonts w:ascii="Cambria Math" w:hAnsi="Cambria Math"/>
                        <w:i/>
                      </w:rPr>
                    </m:ctrlPr>
                  </m:sSubPr>
                  <m:e>
                    <m:r>
                      <w:rPr>
                        <w:rFonts w:ascii="Cambria Math" w:hAnsi="Cambria Math"/>
                      </w:rPr>
                      <m:t>λ</m:t>
                    </m:r>
                  </m:e>
                  <m:sub>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2</m:t>
                        </m:r>
                      </m:sub>
                    </m:sSub>
                  </m:sub>
                </m:sSub>
              </m:oMath>
            </m:oMathPara>
          </w:p>
          <w:p w14:paraId="34DFB451" w14:textId="1739743F" w:rsidR="001C4BD7" w:rsidRDefault="001C4BD7" w:rsidP="007E4AEC">
            <w:pPr>
              <w:jc w:val="center"/>
            </w:pPr>
            <w:r w:rsidRPr="00E30FD2">
              <w:rPr>
                <w:sz w:val="14"/>
                <w:szCs w:val="16"/>
              </w:rPr>
              <w:t>[M</w:t>
            </w:r>
            <w:r w:rsidR="00561141">
              <w:rPr>
                <w:sz w:val="14"/>
                <w:szCs w:val="16"/>
              </w:rPr>
              <w:t>P</w:t>
            </w:r>
            <w:r w:rsidRPr="00E30FD2">
              <w:rPr>
                <w:sz w:val="14"/>
                <w:szCs w:val="16"/>
              </w:rPr>
              <w:t>a]</w:t>
            </w:r>
          </w:p>
        </w:tc>
        <w:tc>
          <w:tcPr>
            <w:tcW w:w="709" w:type="dxa"/>
            <w:tcBorders>
              <w:top w:val="single" w:sz="8" w:space="0" w:color="auto"/>
              <w:bottom w:val="single" w:sz="4" w:space="0" w:color="auto"/>
            </w:tcBorders>
            <w:vAlign w:val="center"/>
          </w:tcPr>
          <w:p w14:paraId="0515646A" w14:textId="77777777" w:rsidR="001C4BD7" w:rsidRPr="00E30FD2" w:rsidRDefault="00000000" w:rsidP="007E4AEC">
            <w:pPr>
              <w:jc w:val="center"/>
            </w:pPr>
            <m:oMathPara>
              <m:oMath>
                <m:sSub>
                  <m:sSubPr>
                    <m:ctrlPr>
                      <w:rPr>
                        <w:rFonts w:ascii="Cambria Math" w:hAnsi="Cambria Math"/>
                        <w:i/>
                      </w:rPr>
                    </m:ctrlPr>
                  </m:sSubPr>
                  <m:e>
                    <m:r>
                      <w:rPr>
                        <w:rFonts w:ascii="Cambria Math" w:hAnsi="Cambria Math"/>
                      </w:rPr>
                      <m:t>λ</m:t>
                    </m:r>
                  </m:e>
                  <m:sub>
                    <m:r>
                      <w:rPr>
                        <w:rFonts w:ascii="Cambria Math" w:hAnsi="Cambria Math"/>
                      </w:rPr>
                      <m:t>η,</m:t>
                    </m:r>
                    <m:sSub>
                      <m:sSubPr>
                        <m:ctrlPr>
                          <w:rPr>
                            <w:rFonts w:ascii="Cambria Math" w:hAnsi="Cambria Math"/>
                            <w:i/>
                          </w:rPr>
                        </m:ctrlPr>
                      </m:sSubPr>
                      <m:e>
                        <m:r>
                          <w:rPr>
                            <w:rFonts w:ascii="Cambria Math" w:hAnsi="Cambria Math"/>
                          </w:rPr>
                          <m:t>ν</m:t>
                        </m:r>
                      </m:e>
                      <m:sub>
                        <m:r>
                          <w:rPr>
                            <w:rFonts w:ascii="Cambria Math" w:hAnsi="Cambria Math"/>
                          </w:rPr>
                          <m:t>12</m:t>
                        </m:r>
                      </m:sub>
                    </m:sSub>
                  </m:sub>
                </m:sSub>
              </m:oMath>
            </m:oMathPara>
          </w:p>
          <w:p w14:paraId="20B9F9F2" w14:textId="77777777" w:rsidR="001C4BD7" w:rsidRPr="00E30FD2" w:rsidRDefault="001C4BD7" w:rsidP="007E4AEC">
            <w:pPr>
              <w:jc w:val="center"/>
            </w:pPr>
            <w:r w:rsidRPr="00E30FD2">
              <w:rPr>
                <w:sz w:val="14"/>
                <w:szCs w:val="16"/>
              </w:rPr>
              <w:t>[-]</w:t>
            </w:r>
          </w:p>
        </w:tc>
        <w:tc>
          <w:tcPr>
            <w:tcW w:w="709" w:type="dxa"/>
            <w:tcBorders>
              <w:top w:val="single" w:sz="8" w:space="0" w:color="auto"/>
              <w:bottom w:val="single" w:sz="4" w:space="0" w:color="auto"/>
            </w:tcBorders>
            <w:vAlign w:val="center"/>
          </w:tcPr>
          <w:p w14:paraId="19B67EAD" w14:textId="77777777" w:rsidR="001C4BD7" w:rsidRPr="00E30FD2" w:rsidRDefault="00000000" w:rsidP="007E4AEC">
            <w:pPr>
              <w:jc w:val="center"/>
            </w:pPr>
            <m:oMathPara>
              <m:oMath>
                <m:sSub>
                  <m:sSubPr>
                    <m:ctrlPr>
                      <w:rPr>
                        <w:rFonts w:ascii="Cambria Math" w:hAnsi="Cambria Math"/>
                        <w:i/>
                      </w:rPr>
                    </m:ctrlPr>
                  </m:sSubPr>
                  <m:e>
                    <m:r>
                      <w:rPr>
                        <w:rFonts w:ascii="Cambria Math" w:hAnsi="Cambria Math"/>
                      </w:rPr>
                      <m:t>λ</m:t>
                    </m:r>
                  </m:e>
                  <m:sub>
                    <m:r>
                      <w:rPr>
                        <w:rFonts w:ascii="Cambria Math" w:hAnsi="Cambria Math"/>
                      </w:rPr>
                      <m:t>η,</m:t>
                    </m:r>
                    <m:sSub>
                      <m:sSubPr>
                        <m:ctrlPr>
                          <w:rPr>
                            <w:rFonts w:ascii="Cambria Math" w:hAnsi="Cambria Math"/>
                            <w:i/>
                          </w:rPr>
                        </m:ctrlPr>
                      </m:sSubPr>
                      <m:e>
                        <m:r>
                          <w:rPr>
                            <w:rFonts w:ascii="Cambria Math" w:hAnsi="Cambria Math"/>
                          </w:rPr>
                          <m:t>ν</m:t>
                        </m:r>
                      </m:e>
                      <m:sub>
                        <m:r>
                          <w:rPr>
                            <w:rFonts w:ascii="Cambria Math" w:hAnsi="Cambria Math"/>
                          </w:rPr>
                          <m:t>23</m:t>
                        </m:r>
                      </m:sub>
                    </m:sSub>
                  </m:sub>
                </m:sSub>
              </m:oMath>
            </m:oMathPara>
          </w:p>
          <w:p w14:paraId="09266A73" w14:textId="77777777" w:rsidR="001C4BD7" w:rsidRDefault="001C4BD7" w:rsidP="007E4AEC">
            <w:pPr>
              <w:jc w:val="center"/>
            </w:pPr>
            <w:r w:rsidRPr="00E30FD2">
              <w:rPr>
                <w:sz w:val="14"/>
                <w:szCs w:val="16"/>
              </w:rPr>
              <w:t>[-]</w:t>
            </w:r>
          </w:p>
        </w:tc>
        <w:tc>
          <w:tcPr>
            <w:tcW w:w="709" w:type="dxa"/>
            <w:tcBorders>
              <w:top w:val="single" w:sz="8" w:space="0" w:color="auto"/>
              <w:bottom w:val="single" w:sz="4" w:space="0" w:color="auto"/>
            </w:tcBorders>
            <w:vAlign w:val="center"/>
          </w:tcPr>
          <w:p w14:paraId="21CE68B7" w14:textId="77777777" w:rsidR="001C4BD7" w:rsidRPr="00E30FD2" w:rsidRDefault="00000000" w:rsidP="007E4AEC">
            <w:pPr>
              <w:jc w:val="center"/>
            </w:pPr>
            <m:oMathPara>
              <m:oMath>
                <m:sSub>
                  <m:sSubPr>
                    <m:ctrlPr>
                      <w:rPr>
                        <w:rFonts w:ascii="Cambria Math" w:hAnsi="Cambria Math"/>
                        <w:i/>
                      </w:rPr>
                    </m:ctrlPr>
                  </m:sSubPr>
                  <m:e>
                    <m:r>
                      <w:rPr>
                        <w:rFonts w:ascii="Cambria Math" w:hAnsi="Cambria Math"/>
                      </w:rPr>
                      <m:t>λ</m:t>
                    </m:r>
                  </m:e>
                  <m:sub>
                    <m:r>
                      <w:rPr>
                        <w:rFonts w:ascii="Cambria Math" w:hAnsi="Cambria Math"/>
                      </w:rPr>
                      <m:t>η,</m:t>
                    </m:r>
                    <m:sSub>
                      <m:sSubPr>
                        <m:ctrlPr>
                          <w:rPr>
                            <w:rFonts w:ascii="Cambria Math" w:hAnsi="Cambria Math"/>
                            <w:i/>
                          </w:rPr>
                        </m:ctrlPr>
                      </m:sSubPr>
                      <m:e>
                        <m:r>
                          <w:rPr>
                            <w:rFonts w:ascii="Cambria Math" w:hAnsi="Cambria Math"/>
                          </w:rPr>
                          <m:t>G</m:t>
                        </m:r>
                      </m:e>
                      <m:sub>
                        <m:r>
                          <w:rPr>
                            <w:rFonts w:ascii="Cambria Math" w:hAnsi="Cambria Math"/>
                          </w:rPr>
                          <m:t>12</m:t>
                        </m:r>
                      </m:sub>
                    </m:sSub>
                  </m:sub>
                </m:sSub>
              </m:oMath>
            </m:oMathPara>
          </w:p>
          <w:p w14:paraId="0693EB08" w14:textId="07D0BEC2" w:rsidR="001C4BD7" w:rsidRDefault="001C4BD7" w:rsidP="007E4AEC">
            <w:pPr>
              <w:jc w:val="center"/>
            </w:pPr>
            <w:r w:rsidRPr="00E30FD2">
              <w:rPr>
                <w:sz w:val="14"/>
                <w:szCs w:val="16"/>
              </w:rPr>
              <w:t>[M</w:t>
            </w:r>
            <w:r w:rsidR="00504C71">
              <w:rPr>
                <w:sz w:val="14"/>
                <w:szCs w:val="16"/>
              </w:rPr>
              <w:t>P</w:t>
            </w:r>
            <w:r w:rsidRPr="00E30FD2">
              <w:rPr>
                <w:sz w:val="14"/>
                <w:szCs w:val="16"/>
              </w:rPr>
              <w:t>a]</w:t>
            </w:r>
          </w:p>
        </w:tc>
        <w:tc>
          <w:tcPr>
            <w:tcW w:w="703" w:type="dxa"/>
            <w:tcBorders>
              <w:top w:val="single" w:sz="8" w:space="0" w:color="auto"/>
              <w:bottom w:val="single" w:sz="4" w:space="0" w:color="auto"/>
            </w:tcBorders>
            <w:vAlign w:val="center"/>
          </w:tcPr>
          <w:p w14:paraId="73AC4E5F" w14:textId="77777777" w:rsidR="001C4BD7" w:rsidRPr="00E30FD2" w:rsidRDefault="00000000" w:rsidP="007E4AEC">
            <w:pPr>
              <w:jc w:val="center"/>
            </w:pPr>
            <m:oMathPara>
              <m:oMath>
                <m:sSub>
                  <m:sSubPr>
                    <m:ctrlPr>
                      <w:rPr>
                        <w:rFonts w:ascii="Cambria Math" w:hAnsi="Cambria Math"/>
                        <w:i/>
                      </w:rPr>
                    </m:ctrlPr>
                  </m:sSubPr>
                  <m:e>
                    <m:r>
                      <w:rPr>
                        <w:rFonts w:ascii="Cambria Math" w:hAnsi="Cambria Math"/>
                      </w:rPr>
                      <m:t>σ</m:t>
                    </m:r>
                  </m:e>
                  <m:sub>
                    <m:r>
                      <w:rPr>
                        <w:rFonts w:ascii="Cambria Math" w:hAnsi="Cambria Math"/>
                      </w:rPr>
                      <m:t>ε</m:t>
                    </m:r>
                  </m:sub>
                </m:sSub>
              </m:oMath>
            </m:oMathPara>
          </w:p>
          <w:p w14:paraId="344782C1" w14:textId="77777777" w:rsidR="001C4BD7" w:rsidRPr="00E30FD2" w:rsidRDefault="001C4BD7" w:rsidP="007E4AEC">
            <w:pPr>
              <w:jc w:val="center"/>
              <w:rPr>
                <w:sz w:val="18"/>
                <w:szCs w:val="18"/>
              </w:rPr>
            </w:pPr>
            <w:r w:rsidRPr="00E30FD2">
              <w:rPr>
                <w:sz w:val="14"/>
                <w:szCs w:val="14"/>
              </w:rPr>
              <w:t>[mm/</w:t>
            </w:r>
            <m:oMath>
              <m:rad>
                <m:radPr>
                  <m:degHide m:val="1"/>
                  <m:ctrlPr>
                    <w:rPr>
                      <w:rFonts w:ascii="Cambria Math" w:hAnsi="Cambria Math"/>
                      <w:i/>
                      <w:sz w:val="14"/>
                      <w:szCs w:val="14"/>
                    </w:rPr>
                  </m:ctrlPr>
                </m:radPr>
                <m:deg/>
                <m:e>
                  <m:r>
                    <m:rPr>
                      <m:sty m:val="p"/>
                    </m:rPr>
                    <w:rPr>
                      <w:rFonts w:ascii="Cambria Math" w:hAnsi="Cambria Math"/>
                      <w:sz w:val="14"/>
                      <w:szCs w:val="14"/>
                    </w:rPr>
                    <m:t>kN</m:t>
                  </m:r>
                </m:e>
              </m:rad>
            </m:oMath>
            <w:r w:rsidRPr="00E30FD2">
              <w:rPr>
                <w:sz w:val="14"/>
                <w:szCs w:val="14"/>
              </w:rPr>
              <w:t>]</w:t>
            </w:r>
          </w:p>
        </w:tc>
      </w:tr>
      <w:tr w:rsidR="001C4BD7" w14:paraId="127FA144" w14:textId="77777777" w:rsidTr="000253CF">
        <w:trPr>
          <w:trHeight w:val="541"/>
        </w:trPr>
        <w:tc>
          <w:tcPr>
            <w:tcW w:w="1701" w:type="dxa"/>
            <w:tcBorders>
              <w:top w:val="single" w:sz="4" w:space="0" w:color="auto"/>
            </w:tcBorders>
            <w:vAlign w:val="center"/>
          </w:tcPr>
          <w:p w14:paraId="02507E97" w14:textId="12B86708" w:rsidR="001C4BD7" w:rsidRPr="00C66008" w:rsidRDefault="001C4BD7" w:rsidP="007E4AEC">
            <w:pPr>
              <w:jc w:val="center"/>
              <w:rPr>
                <w:sz w:val="18"/>
                <w:szCs w:val="20"/>
              </w:rPr>
            </w:pPr>
            <w:r w:rsidRPr="00C66008">
              <w:rPr>
                <w:sz w:val="18"/>
                <w:szCs w:val="20"/>
              </w:rPr>
              <w:t>Posterior mean</w:t>
            </w:r>
          </w:p>
          <w:p w14:paraId="651529C4" w14:textId="77777777" w:rsidR="001C4BD7" w:rsidRPr="00C66008" w:rsidRDefault="001C4BD7" w:rsidP="007E4AEC">
            <w:pPr>
              <w:jc w:val="center"/>
              <w:rPr>
                <w:sz w:val="18"/>
                <w:szCs w:val="20"/>
              </w:rPr>
            </w:pPr>
            <w:r w:rsidRPr="00C66008">
              <w:rPr>
                <w:sz w:val="18"/>
                <w:szCs w:val="20"/>
              </w:rPr>
              <w:t>(standard deviation)</w:t>
            </w:r>
          </w:p>
        </w:tc>
        <w:tc>
          <w:tcPr>
            <w:tcW w:w="709" w:type="dxa"/>
            <w:tcBorders>
              <w:top w:val="single" w:sz="4" w:space="0" w:color="auto"/>
            </w:tcBorders>
            <w:vAlign w:val="center"/>
          </w:tcPr>
          <w:p w14:paraId="77F025E9" w14:textId="77777777" w:rsidR="001C4BD7" w:rsidRPr="00E027D3" w:rsidRDefault="001C4BD7" w:rsidP="007E4AEC">
            <w:pPr>
              <w:jc w:val="center"/>
              <w:rPr>
                <w:sz w:val="18"/>
                <w:szCs w:val="18"/>
              </w:rPr>
            </w:pPr>
            <w:r w:rsidRPr="00E027D3">
              <w:rPr>
                <w:sz w:val="18"/>
                <w:szCs w:val="18"/>
              </w:rPr>
              <w:t>0.0</w:t>
            </w:r>
            <w:r>
              <w:rPr>
                <w:sz w:val="18"/>
                <w:szCs w:val="18"/>
              </w:rPr>
              <w:t>08</w:t>
            </w:r>
          </w:p>
          <w:p w14:paraId="52EB4717" w14:textId="77777777" w:rsidR="001C4BD7" w:rsidRPr="00E027D3" w:rsidRDefault="001C4BD7" w:rsidP="007E4AEC">
            <w:pPr>
              <w:jc w:val="center"/>
              <w:rPr>
                <w:sz w:val="18"/>
                <w:szCs w:val="18"/>
              </w:rPr>
            </w:pPr>
            <w:r w:rsidRPr="00E027D3">
              <w:rPr>
                <w:sz w:val="18"/>
                <w:szCs w:val="18"/>
              </w:rPr>
              <w:t>(</w:t>
            </w:r>
            <w:r>
              <w:rPr>
                <w:sz w:val="18"/>
                <w:szCs w:val="18"/>
              </w:rPr>
              <w:t>4e-4</w:t>
            </w:r>
            <w:r w:rsidRPr="00E027D3">
              <w:rPr>
                <w:sz w:val="18"/>
                <w:szCs w:val="18"/>
              </w:rPr>
              <w:t>)</w:t>
            </w:r>
          </w:p>
        </w:tc>
        <w:tc>
          <w:tcPr>
            <w:tcW w:w="851" w:type="dxa"/>
            <w:tcBorders>
              <w:top w:val="single" w:sz="4" w:space="0" w:color="auto"/>
            </w:tcBorders>
            <w:vAlign w:val="center"/>
          </w:tcPr>
          <w:p w14:paraId="2713297B" w14:textId="77777777" w:rsidR="001C4BD7" w:rsidRPr="00E027D3" w:rsidRDefault="001C4BD7" w:rsidP="007E4AEC">
            <w:pPr>
              <w:jc w:val="center"/>
              <w:rPr>
                <w:sz w:val="18"/>
                <w:szCs w:val="18"/>
              </w:rPr>
            </w:pPr>
            <w:r w:rsidRPr="00E027D3">
              <w:rPr>
                <w:sz w:val="18"/>
                <w:szCs w:val="18"/>
              </w:rPr>
              <w:t>0.0</w:t>
            </w:r>
            <w:r>
              <w:rPr>
                <w:sz w:val="18"/>
                <w:szCs w:val="18"/>
              </w:rPr>
              <w:t>13</w:t>
            </w:r>
          </w:p>
          <w:p w14:paraId="252B0B48" w14:textId="514CAB28" w:rsidR="001C4BD7" w:rsidRPr="00E027D3" w:rsidRDefault="001C4BD7" w:rsidP="007E4AEC">
            <w:pPr>
              <w:jc w:val="center"/>
              <w:rPr>
                <w:sz w:val="18"/>
                <w:szCs w:val="18"/>
              </w:rPr>
            </w:pPr>
            <w:r w:rsidRPr="00E027D3">
              <w:rPr>
                <w:sz w:val="18"/>
                <w:szCs w:val="18"/>
              </w:rPr>
              <w:t>(</w:t>
            </w:r>
            <w:ins w:id="400" w:author="Karim Anaya-Izquierdo" w:date="2024-11-14T11:39:00Z" w16du:dateUtc="2024-11-14T11:39:00Z">
              <w:r w:rsidR="00AA3C57">
                <w:rPr>
                  <w:sz w:val="18"/>
                  <w:szCs w:val="18"/>
                </w:rPr>
                <w:t>2.3</w:t>
              </w:r>
            </w:ins>
            <w:del w:id="401" w:author="Karim Anaya-Izquierdo" w:date="2024-11-14T11:39:00Z" w16du:dateUtc="2024-11-14T11:39:00Z">
              <w:r w:rsidDel="00AA3C57">
                <w:rPr>
                  <w:sz w:val="18"/>
                  <w:szCs w:val="18"/>
                </w:rPr>
                <w:delText>1.8</w:delText>
              </w:r>
            </w:del>
            <w:r>
              <w:rPr>
                <w:sz w:val="18"/>
                <w:szCs w:val="18"/>
              </w:rPr>
              <w:t>e-3</w:t>
            </w:r>
            <w:r w:rsidRPr="00E027D3">
              <w:rPr>
                <w:sz w:val="18"/>
                <w:szCs w:val="18"/>
              </w:rPr>
              <w:t>)</w:t>
            </w:r>
          </w:p>
        </w:tc>
        <w:tc>
          <w:tcPr>
            <w:tcW w:w="708" w:type="dxa"/>
            <w:tcBorders>
              <w:top w:val="single" w:sz="4" w:space="0" w:color="auto"/>
            </w:tcBorders>
            <w:vAlign w:val="center"/>
          </w:tcPr>
          <w:p w14:paraId="7F5C9A73" w14:textId="0F4FC4D7" w:rsidR="001C4BD7" w:rsidRPr="00E027D3" w:rsidRDefault="001C4BD7" w:rsidP="007E4AEC">
            <w:pPr>
              <w:jc w:val="center"/>
              <w:rPr>
                <w:sz w:val="18"/>
                <w:szCs w:val="18"/>
              </w:rPr>
            </w:pPr>
            <w:r>
              <w:rPr>
                <w:sz w:val="18"/>
                <w:szCs w:val="18"/>
              </w:rPr>
              <w:t>1</w:t>
            </w:r>
            <w:ins w:id="402" w:author="Karim Anaya-Izquierdo" w:date="2024-11-14T11:38:00Z" w16du:dateUtc="2024-11-14T11:38:00Z">
              <w:r w:rsidR="00F00EFE">
                <w:rPr>
                  <w:sz w:val="18"/>
                  <w:szCs w:val="18"/>
                </w:rPr>
                <w:t>4</w:t>
              </w:r>
            </w:ins>
            <w:del w:id="403" w:author="Karim Anaya-Izquierdo" w:date="2024-11-14T11:38:00Z" w16du:dateUtc="2024-11-14T11:38:00Z">
              <w:r w:rsidDel="00F00EFE">
                <w:rPr>
                  <w:sz w:val="18"/>
                  <w:szCs w:val="18"/>
                </w:rPr>
                <w:delText>3</w:delText>
              </w:r>
            </w:del>
            <w:r>
              <w:rPr>
                <w:sz w:val="18"/>
                <w:szCs w:val="18"/>
              </w:rPr>
              <w:t>.8</w:t>
            </w:r>
          </w:p>
          <w:p w14:paraId="1E9E310E" w14:textId="34AACB70" w:rsidR="001C4BD7" w:rsidRPr="00E027D3" w:rsidRDefault="001C4BD7" w:rsidP="007E4AEC">
            <w:pPr>
              <w:jc w:val="center"/>
              <w:rPr>
                <w:sz w:val="18"/>
                <w:szCs w:val="18"/>
              </w:rPr>
            </w:pPr>
            <w:r w:rsidRPr="00E027D3">
              <w:rPr>
                <w:sz w:val="18"/>
                <w:szCs w:val="18"/>
              </w:rPr>
              <w:t>(</w:t>
            </w:r>
            <w:r>
              <w:rPr>
                <w:sz w:val="18"/>
                <w:szCs w:val="18"/>
              </w:rPr>
              <w:t>2.</w:t>
            </w:r>
            <w:ins w:id="404" w:author="Karim Anaya-Izquierdo" w:date="2024-11-14T11:39:00Z" w16du:dateUtc="2024-11-14T11:39:00Z">
              <w:r w:rsidR="00AA3C57">
                <w:rPr>
                  <w:sz w:val="18"/>
                  <w:szCs w:val="18"/>
                </w:rPr>
                <w:t>54</w:t>
              </w:r>
            </w:ins>
            <w:del w:id="405" w:author="Karim Anaya-Izquierdo" w:date="2024-11-14T11:39:00Z" w16du:dateUtc="2024-11-14T11:39:00Z">
              <w:r w:rsidDel="00AA3C57">
                <w:rPr>
                  <w:sz w:val="18"/>
                  <w:szCs w:val="18"/>
                </w:rPr>
                <w:delText>25</w:delText>
              </w:r>
            </w:del>
            <w:r w:rsidRPr="00E027D3">
              <w:rPr>
                <w:sz w:val="18"/>
                <w:szCs w:val="18"/>
              </w:rPr>
              <w:t>)</w:t>
            </w:r>
          </w:p>
        </w:tc>
        <w:tc>
          <w:tcPr>
            <w:tcW w:w="709" w:type="dxa"/>
            <w:tcBorders>
              <w:top w:val="single" w:sz="4" w:space="0" w:color="auto"/>
            </w:tcBorders>
            <w:vAlign w:val="center"/>
          </w:tcPr>
          <w:p w14:paraId="35CCA28E" w14:textId="77777777" w:rsidR="001C4BD7" w:rsidRPr="00E027D3" w:rsidRDefault="001C4BD7" w:rsidP="007E4AEC">
            <w:pPr>
              <w:jc w:val="center"/>
              <w:rPr>
                <w:sz w:val="18"/>
                <w:szCs w:val="18"/>
              </w:rPr>
            </w:pPr>
            <w:r w:rsidRPr="00E027D3">
              <w:rPr>
                <w:sz w:val="18"/>
                <w:szCs w:val="18"/>
              </w:rPr>
              <w:t>1.</w:t>
            </w:r>
            <w:r>
              <w:rPr>
                <w:sz w:val="18"/>
                <w:szCs w:val="18"/>
              </w:rPr>
              <w:t>83</w:t>
            </w:r>
          </w:p>
          <w:p w14:paraId="0684EB78" w14:textId="76974513" w:rsidR="001C4BD7" w:rsidRPr="00E027D3" w:rsidRDefault="001C4BD7" w:rsidP="007E4AEC">
            <w:pPr>
              <w:jc w:val="center"/>
              <w:rPr>
                <w:sz w:val="18"/>
                <w:szCs w:val="18"/>
              </w:rPr>
            </w:pPr>
            <w:r w:rsidRPr="00E027D3">
              <w:rPr>
                <w:sz w:val="18"/>
                <w:szCs w:val="18"/>
              </w:rPr>
              <w:t>(0.</w:t>
            </w:r>
            <w:r>
              <w:rPr>
                <w:sz w:val="18"/>
                <w:szCs w:val="18"/>
              </w:rPr>
              <w:t>1</w:t>
            </w:r>
            <w:ins w:id="406" w:author="Karim Anaya-Izquierdo" w:date="2024-11-14T11:39:00Z" w16du:dateUtc="2024-11-14T11:39:00Z">
              <w:r w:rsidR="00BE6074">
                <w:rPr>
                  <w:sz w:val="18"/>
                  <w:szCs w:val="18"/>
                </w:rPr>
                <w:t>9</w:t>
              </w:r>
            </w:ins>
            <w:del w:id="407" w:author="Karim Anaya-Izquierdo" w:date="2024-11-14T11:39:00Z" w16du:dateUtc="2024-11-14T11:39:00Z">
              <w:r w:rsidDel="00BE6074">
                <w:rPr>
                  <w:sz w:val="18"/>
                  <w:szCs w:val="18"/>
                </w:rPr>
                <w:delText>7</w:delText>
              </w:r>
            </w:del>
            <w:r w:rsidRPr="00E027D3">
              <w:rPr>
                <w:sz w:val="18"/>
                <w:szCs w:val="18"/>
              </w:rPr>
              <w:t>)</w:t>
            </w:r>
          </w:p>
        </w:tc>
        <w:tc>
          <w:tcPr>
            <w:tcW w:w="851" w:type="dxa"/>
            <w:tcBorders>
              <w:top w:val="single" w:sz="4" w:space="0" w:color="auto"/>
            </w:tcBorders>
            <w:vAlign w:val="center"/>
          </w:tcPr>
          <w:p w14:paraId="344A11D1" w14:textId="5AEE9FE2" w:rsidR="001C4BD7" w:rsidRPr="00E027D3" w:rsidRDefault="001C4BD7" w:rsidP="007E4AEC">
            <w:pPr>
              <w:jc w:val="center"/>
              <w:rPr>
                <w:sz w:val="18"/>
                <w:szCs w:val="18"/>
              </w:rPr>
            </w:pPr>
            <w:r>
              <w:rPr>
                <w:sz w:val="18"/>
                <w:szCs w:val="18"/>
              </w:rPr>
              <w:t>6</w:t>
            </w:r>
            <w:ins w:id="408" w:author="Karim Anaya-Izquierdo" w:date="2024-11-14T11:38:00Z" w16du:dateUtc="2024-11-14T11:38:00Z">
              <w:r w:rsidR="00F00EFE">
                <w:rPr>
                  <w:sz w:val="18"/>
                  <w:szCs w:val="18"/>
                </w:rPr>
                <w:t>65</w:t>
              </w:r>
              <w:r w:rsidR="00AA3C57">
                <w:rPr>
                  <w:sz w:val="18"/>
                  <w:szCs w:val="18"/>
                </w:rPr>
                <w:t>8</w:t>
              </w:r>
              <w:r w:rsidR="00F00EFE">
                <w:rPr>
                  <w:sz w:val="18"/>
                  <w:szCs w:val="18"/>
                </w:rPr>
                <w:t>8</w:t>
              </w:r>
            </w:ins>
            <w:del w:id="409" w:author="Karim Anaya-Izquierdo" w:date="2024-11-14T11:38:00Z" w16du:dateUtc="2024-11-14T11:38:00Z">
              <w:r w:rsidDel="00F00EFE">
                <w:rPr>
                  <w:sz w:val="18"/>
                  <w:szCs w:val="18"/>
                </w:rPr>
                <w:delText>8095</w:delText>
              </w:r>
            </w:del>
          </w:p>
          <w:p w14:paraId="189A53BF" w14:textId="6873468C" w:rsidR="001C4BD7" w:rsidRPr="00E027D3" w:rsidRDefault="001C4BD7" w:rsidP="007E4AEC">
            <w:pPr>
              <w:jc w:val="center"/>
              <w:rPr>
                <w:sz w:val="18"/>
                <w:szCs w:val="18"/>
              </w:rPr>
            </w:pPr>
            <w:r w:rsidRPr="00E027D3">
              <w:rPr>
                <w:sz w:val="18"/>
                <w:szCs w:val="18"/>
              </w:rPr>
              <w:t>(</w:t>
            </w:r>
            <w:ins w:id="410" w:author="Karim Anaya-Izquierdo" w:date="2024-11-14T11:39:00Z" w16du:dateUtc="2024-11-14T11:39:00Z">
              <w:r w:rsidR="00BE6074">
                <w:rPr>
                  <w:sz w:val="18"/>
                  <w:szCs w:val="18"/>
                </w:rPr>
                <w:t>29132</w:t>
              </w:r>
            </w:ins>
            <w:del w:id="411" w:author="Karim Anaya-Izquierdo" w:date="2024-11-14T11:39:00Z" w16du:dateUtc="2024-11-14T11:39:00Z">
              <w:r w:rsidDel="00BE6074">
                <w:rPr>
                  <w:sz w:val="18"/>
                  <w:szCs w:val="18"/>
                </w:rPr>
                <w:delText>11300</w:delText>
              </w:r>
            </w:del>
            <w:r w:rsidRPr="00E027D3">
              <w:rPr>
                <w:sz w:val="18"/>
                <w:szCs w:val="18"/>
              </w:rPr>
              <w:t>)</w:t>
            </w:r>
          </w:p>
        </w:tc>
        <w:tc>
          <w:tcPr>
            <w:tcW w:w="708" w:type="dxa"/>
            <w:tcBorders>
              <w:top w:val="single" w:sz="4" w:space="0" w:color="auto"/>
            </w:tcBorders>
            <w:vAlign w:val="center"/>
          </w:tcPr>
          <w:p w14:paraId="738B9189" w14:textId="5295E5B7" w:rsidR="001C4BD7" w:rsidRPr="00E027D3" w:rsidRDefault="0013489A" w:rsidP="007E4AEC">
            <w:pPr>
              <w:jc w:val="center"/>
              <w:rPr>
                <w:sz w:val="18"/>
                <w:szCs w:val="18"/>
              </w:rPr>
            </w:pPr>
            <w:ins w:id="412" w:author="Karim Anaya-Izquierdo" w:date="2024-11-14T11:39:00Z" w16du:dateUtc="2024-11-14T11:39:00Z">
              <w:r>
                <w:rPr>
                  <w:sz w:val="18"/>
                  <w:szCs w:val="18"/>
                </w:rPr>
                <w:t>8895</w:t>
              </w:r>
            </w:ins>
            <w:del w:id="413" w:author="Karim Anaya-Izquierdo" w:date="2024-11-14T11:39:00Z" w16du:dateUtc="2024-11-14T11:39:00Z">
              <w:r w:rsidR="001C4BD7" w:rsidDel="0013489A">
                <w:rPr>
                  <w:sz w:val="18"/>
                  <w:szCs w:val="18"/>
                </w:rPr>
                <w:delText>19648</w:delText>
              </w:r>
            </w:del>
          </w:p>
          <w:p w14:paraId="4C5B3C17" w14:textId="0100906C" w:rsidR="001C4BD7" w:rsidRPr="00E027D3" w:rsidRDefault="001C4BD7" w:rsidP="007E4AEC">
            <w:pPr>
              <w:jc w:val="center"/>
              <w:rPr>
                <w:sz w:val="18"/>
                <w:szCs w:val="18"/>
              </w:rPr>
            </w:pPr>
            <w:r w:rsidRPr="00E027D3">
              <w:rPr>
                <w:sz w:val="18"/>
                <w:szCs w:val="18"/>
              </w:rPr>
              <w:t>(</w:t>
            </w:r>
            <w:ins w:id="414" w:author="Karim Anaya-Izquierdo" w:date="2024-11-14T11:39:00Z" w16du:dateUtc="2024-11-14T11:39:00Z">
              <w:r w:rsidR="0013489A">
                <w:rPr>
                  <w:sz w:val="18"/>
                  <w:szCs w:val="18"/>
                </w:rPr>
                <w:t>384</w:t>
              </w:r>
            </w:ins>
            <w:ins w:id="415" w:author="Karim Anaya-Izquierdo" w:date="2024-11-14T11:40:00Z" w16du:dateUtc="2024-11-14T11:40:00Z">
              <w:r w:rsidR="0013489A">
                <w:rPr>
                  <w:sz w:val="18"/>
                  <w:szCs w:val="18"/>
                </w:rPr>
                <w:t>2</w:t>
              </w:r>
            </w:ins>
            <w:del w:id="416" w:author="Karim Anaya-Izquierdo" w:date="2024-11-14T11:39:00Z" w16du:dateUtc="2024-11-14T11:39:00Z">
              <w:r w:rsidDel="0013489A">
                <w:rPr>
                  <w:sz w:val="18"/>
                  <w:szCs w:val="18"/>
                </w:rPr>
                <w:delText>6954</w:delText>
              </w:r>
            </w:del>
            <w:r w:rsidRPr="00E027D3">
              <w:rPr>
                <w:sz w:val="18"/>
                <w:szCs w:val="18"/>
              </w:rPr>
              <w:t>)</w:t>
            </w:r>
          </w:p>
        </w:tc>
        <w:tc>
          <w:tcPr>
            <w:tcW w:w="709" w:type="dxa"/>
            <w:tcBorders>
              <w:top w:val="single" w:sz="4" w:space="0" w:color="auto"/>
            </w:tcBorders>
            <w:vAlign w:val="center"/>
          </w:tcPr>
          <w:p w14:paraId="631D19FE" w14:textId="0DB00E92" w:rsidR="001C4BD7" w:rsidRPr="00E027D3" w:rsidRDefault="0013489A" w:rsidP="007E4AEC">
            <w:pPr>
              <w:jc w:val="center"/>
              <w:rPr>
                <w:sz w:val="18"/>
                <w:szCs w:val="18"/>
              </w:rPr>
            </w:pPr>
            <w:ins w:id="417" w:author="Karim Anaya-Izquierdo" w:date="2024-11-14T11:40:00Z" w16du:dateUtc="2024-11-14T11:40:00Z">
              <w:r>
                <w:rPr>
                  <w:sz w:val="18"/>
                  <w:szCs w:val="18"/>
                </w:rPr>
                <w:t>0.96</w:t>
              </w:r>
            </w:ins>
            <w:del w:id="418" w:author="Karim Anaya-Izquierdo" w:date="2024-11-14T11:40:00Z" w16du:dateUtc="2024-11-14T11:40:00Z">
              <w:r w:rsidR="001C4BD7" w:rsidDel="0013489A">
                <w:rPr>
                  <w:sz w:val="18"/>
                  <w:szCs w:val="18"/>
                </w:rPr>
                <w:delText>1.17</w:delText>
              </w:r>
            </w:del>
          </w:p>
          <w:p w14:paraId="6E7B04BB" w14:textId="582C4575" w:rsidR="001C4BD7" w:rsidRPr="00E027D3" w:rsidRDefault="001C4BD7" w:rsidP="007E4AEC">
            <w:pPr>
              <w:jc w:val="center"/>
              <w:rPr>
                <w:sz w:val="18"/>
                <w:szCs w:val="18"/>
              </w:rPr>
            </w:pPr>
            <w:r w:rsidRPr="00E027D3">
              <w:rPr>
                <w:sz w:val="18"/>
                <w:szCs w:val="18"/>
              </w:rPr>
              <w:t>(0.</w:t>
            </w:r>
            <w:r>
              <w:rPr>
                <w:sz w:val="18"/>
                <w:szCs w:val="18"/>
              </w:rPr>
              <w:t>4</w:t>
            </w:r>
            <w:ins w:id="419" w:author="Karim Anaya-Izquierdo" w:date="2024-11-14T11:40:00Z" w16du:dateUtc="2024-11-14T11:40:00Z">
              <w:r w:rsidR="0013489A">
                <w:rPr>
                  <w:sz w:val="18"/>
                  <w:szCs w:val="18"/>
                </w:rPr>
                <w:t>1</w:t>
              </w:r>
            </w:ins>
            <w:del w:id="420" w:author="Karim Anaya-Izquierdo" w:date="2024-11-14T11:40:00Z" w16du:dateUtc="2024-11-14T11:40:00Z">
              <w:r w:rsidDel="0013489A">
                <w:rPr>
                  <w:sz w:val="18"/>
                  <w:szCs w:val="18"/>
                </w:rPr>
                <w:delText>6</w:delText>
              </w:r>
            </w:del>
            <w:r w:rsidRPr="00E027D3">
              <w:rPr>
                <w:sz w:val="18"/>
                <w:szCs w:val="18"/>
              </w:rPr>
              <w:t>)</w:t>
            </w:r>
          </w:p>
        </w:tc>
        <w:tc>
          <w:tcPr>
            <w:tcW w:w="709" w:type="dxa"/>
            <w:tcBorders>
              <w:top w:val="single" w:sz="4" w:space="0" w:color="auto"/>
            </w:tcBorders>
            <w:vAlign w:val="center"/>
          </w:tcPr>
          <w:p w14:paraId="00716383" w14:textId="3B1BCB1B" w:rsidR="001C4BD7" w:rsidRPr="00E027D3" w:rsidRDefault="00B965DC" w:rsidP="007E4AEC">
            <w:pPr>
              <w:jc w:val="center"/>
              <w:rPr>
                <w:sz w:val="18"/>
                <w:szCs w:val="18"/>
              </w:rPr>
            </w:pPr>
            <w:ins w:id="421" w:author="Karim Anaya-Izquierdo" w:date="2024-11-14T11:40:00Z" w16du:dateUtc="2024-11-14T11:40:00Z">
              <w:r>
                <w:rPr>
                  <w:sz w:val="18"/>
                  <w:szCs w:val="18"/>
                </w:rPr>
                <w:t>0.88</w:t>
              </w:r>
            </w:ins>
            <w:del w:id="422" w:author="Karim Anaya-Izquierdo" w:date="2024-11-14T11:40:00Z" w16du:dateUtc="2024-11-14T11:40:00Z">
              <w:r w:rsidR="001C4BD7" w:rsidDel="00B965DC">
                <w:rPr>
                  <w:sz w:val="18"/>
                  <w:szCs w:val="18"/>
                </w:rPr>
                <w:delText>1.31</w:delText>
              </w:r>
            </w:del>
          </w:p>
          <w:p w14:paraId="19034985" w14:textId="769EF16A" w:rsidR="001C4BD7" w:rsidRPr="00E027D3" w:rsidRDefault="001C4BD7" w:rsidP="007E4AEC">
            <w:pPr>
              <w:jc w:val="center"/>
              <w:rPr>
                <w:sz w:val="18"/>
                <w:szCs w:val="18"/>
              </w:rPr>
            </w:pPr>
            <w:r w:rsidRPr="00E027D3">
              <w:rPr>
                <w:sz w:val="18"/>
                <w:szCs w:val="18"/>
              </w:rPr>
              <w:t>(0.</w:t>
            </w:r>
            <w:ins w:id="423" w:author="Karim Anaya-Izquierdo" w:date="2024-11-14T11:40:00Z" w16du:dateUtc="2024-11-14T11:40:00Z">
              <w:r w:rsidR="00B965DC">
                <w:rPr>
                  <w:sz w:val="18"/>
                  <w:szCs w:val="18"/>
                </w:rPr>
                <w:t>39</w:t>
              </w:r>
            </w:ins>
            <w:del w:id="424" w:author="Karim Anaya-Izquierdo" w:date="2024-11-14T11:40:00Z" w16du:dateUtc="2024-11-14T11:40:00Z">
              <w:r w:rsidDel="00B965DC">
                <w:rPr>
                  <w:sz w:val="18"/>
                  <w:szCs w:val="18"/>
                </w:rPr>
                <w:delText>5</w:delText>
              </w:r>
              <w:r w:rsidRPr="00E027D3" w:rsidDel="00B965DC">
                <w:rPr>
                  <w:sz w:val="18"/>
                  <w:szCs w:val="18"/>
                </w:rPr>
                <w:delText>0</w:delText>
              </w:r>
            </w:del>
            <w:r w:rsidRPr="00E027D3">
              <w:rPr>
                <w:sz w:val="18"/>
                <w:szCs w:val="18"/>
              </w:rPr>
              <w:t>)</w:t>
            </w:r>
          </w:p>
        </w:tc>
        <w:tc>
          <w:tcPr>
            <w:tcW w:w="709" w:type="dxa"/>
            <w:tcBorders>
              <w:top w:val="single" w:sz="4" w:space="0" w:color="auto"/>
            </w:tcBorders>
            <w:vAlign w:val="center"/>
          </w:tcPr>
          <w:p w14:paraId="2E283E3F" w14:textId="6DB5C75E" w:rsidR="001C4BD7" w:rsidRPr="00E027D3" w:rsidRDefault="00B965DC" w:rsidP="007E4AEC">
            <w:pPr>
              <w:jc w:val="center"/>
              <w:rPr>
                <w:sz w:val="18"/>
                <w:szCs w:val="18"/>
              </w:rPr>
            </w:pPr>
            <w:ins w:id="425" w:author="Karim Anaya-Izquierdo" w:date="2024-11-14T11:40:00Z" w16du:dateUtc="2024-11-14T11:40:00Z">
              <w:r>
                <w:rPr>
                  <w:sz w:val="18"/>
                  <w:szCs w:val="18"/>
                </w:rPr>
                <w:t>5107</w:t>
              </w:r>
            </w:ins>
            <w:del w:id="426" w:author="Karim Anaya-Izquierdo" w:date="2024-11-14T11:40:00Z" w16du:dateUtc="2024-11-14T11:40:00Z">
              <w:r w:rsidR="001C4BD7" w:rsidDel="00B965DC">
                <w:rPr>
                  <w:sz w:val="18"/>
                  <w:szCs w:val="18"/>
                </w:rPr>
                <w:delText>9290</w:delText>
              </w:r>
            </w:del>
          </w:p>
          <w:p w14:paraId="58E8CE70" w14:textId="40C4603B" w:rsidR="001C4BD7" w:rsidRPr="00E027D3" w:rsidRDefault="001C4BD7" w:rsidP="007E4AEC">
            <w:pPr>
              <w:jc w:val="center"/>
              <w:rPr>
                <w:sz w:val="18"/>
                <w:szCs w:val="18"/>
              </w:rPr>
            </w:pPr>
            <w:r w:rsidRPr="00E027D3">
              <w:rPr>
                <w:sz w:val="18"/>
                <w:szCs w:val="18"/>
              </w:rPr>
              <w:t>(</w:t>
            </w:r>
            <w:ins w:id="427" w:author="Karim Anaya-Izquierdo" w:date="2024-11-14T11:40:00Z" w16du:dateUtc="2024-11-14T11:40:00Z">
              <w:r w:rsidR="00B965DC">
                <w:rPr>
                  <w:sz w:val="18"/>
                  <w:szCs w:val="18"/>
                </w:rPr>
                <w:t>2172</w:t>
              </w:r>
            </w:ins>
            <w:del w:id="428" w:author="Karim Anaya-Izquierdo" w:date="2024-11-14T11:40:00Z" w16du:dateUtc="2024-11-14T11:40:00Z">
              <w:r w:rsidDel="00B965DC">
                <w:rPr>
                  <w:sz w:val="18"/>
                  <w:szCs w:val="18"/>
                </w:rPr>
                <w:delText>3253</w:delText>
              </w:r>
            </w:del>
            <w:r w:rsidRPr="00E027D3">
              <w:rPr>
                <w:sz w:val="18"/>
                <w:szCs w:val="18"/>
              </w:rPr>
              <w:t>)</w:t>
            </w:r>
          </w:p>
        </w:tc>
        <w:tc>
          <w:tcPr>
            <w:tcW w:w="703" w:type="dxa"/>
            <w:tcBorders>
              <w:top w:val="single" w:sz="4" w:space="0" w:color="auto"/>
            </w:tcBorders>
            <w:vAlign w:val="center"/>
          </w:tcPr>
          <w:p w14:paraId="7644952F" w14:textId="77777777" w:rsidR="001C4BD7" w:rsidRPr="00E027D3" w:rsidRDefault="001C4BD7" w:rsidP="007E4AEC">
            <w:pPr>
              <w:jc w:val="center"/>
              <w:rPr>
                <w:sz w:val="18"/>
                <w:szCs w:val="18"/>
              </w:rPr>
            </w:pPr>
            <w:r>
              <w:rPr>
                <w:sz w:val="18"/>
                <w:szCs w:val="18"/>
              </w:rPr>
              <w:t>5e-5</w:t>
            </w:r>
          </w:p>
          <w:p w14:paraId="401C2336" w14:textId="77777777" w:rsidR="001C4BD7" w:rsidRPr="00E027D3" w:rsidRDefault="001C4BD7" w:rsidP="007E4AEC">
            <w:pPr>
              <w:jc w:val="center"/>
              <w:rPr>
                <w:sz w:val="18"/>
                <w:szCs w:val="18"/>
              </w:rPr>
            </w:pPr>
            <w:r w:rsidRPr="00E027D3">
              <w:rPr>
                <w:sz w:val="18"/>
                <w:szCs w:val="18"/>
              </w:rPr>
              <w:t>(</w:t>
            </w:r>
            <w:r>
              <w:rPr>
                <w:sz w:val="18"/>
                <w:szCs w:val="18"/>
              </w:rPr>
              <w:t>3e-5</w:t>
            </w:r>
            <w:r w:rsidRPr="00E027D3">
              <w:rPr>
                <w:sz w:val="18"/>
                <w:szCs w:val="18"/>
              </w:rPr>
              <w:t>)</w:t>
            </w:r>
          </w:p>
        </w:tc>
      </w:tr>
      <w:tr w:rsidR="001C4BD7" w14:paraId="6E5C8017" w14:textId="77777777" w:rsidTr="000253CF">
        <w:tc>
          <w:tcPr>
            <w:tcW w:w="1701" w:type="dxa"/>
            <w:vAlign w:val="center"/>
          </w:tcPr>
          <w:p w14:paraId="455A6E97" w14:textId="77777777" w:rsidR="001C4BD7" w:rsidRPr="00C66008" w:rsidRDefault="001C4BD7" w:rsidP="007E4AEC">
            <w:pPr>
              <w:jc w:val="center"/>
              <w:rPr>
                <w:sz w:val="18"/>
                <w:szCs w:val="20"/>
              </w:rPr>
            </w:pPr>
            <w:r w:rsidRPr="00C66008">
              <w:rPr>
                <w:sz w:val="18"/>
                <w:szCs w:val="20"/>
              </w:rPr>
              <w:t>Prior mean</w:t>
            </w:r>
          </w:p>
          <w:p w14:paraId="39517C3C" w14:textId="77777777" w:rsidR="001C4BD7" w:rsidRPr="00C66008" w:rsidRDefault="001C4BD7" w:rsidP="007E4AEC">
            <w:pPr>
              <w:jc w:val="center"/>
              <w:rPr>
                <w:sz w:val="18"/>
                <w:szCs w:val="20"/>
              </w:rPr>
            </w:pPr>
            <w:r w:rsidRPr="00C66008">
              <w:rPr>
                <w:sz w:val="18"/>
                <w:szCs w:val="20"/>
              </w:rPr>
              <w:t>(standard deviation)</w:t>
            </w:r>
          </w:p>
        </w:tc>
        <w:tc>
          <w:tcPr>
            <w:tcW w:w="709" w:type="dxa"/>
            <w:vAlign w:val="center"/>
          </w:tcPr>
          <w:p w14:paraId="0617DA6C" w14:textId="77777777" w:rsidR="001C4BD7" w:rsidRPr="00F14F7E" w:rsidRDefault="001C4BD7" w:rsidP="007E4AEC">
            <w:pPr>
              <w:jc w:val="center"/>
              <w:rPr>
                <w:sz w:val="18"/>
                <w:szCs w:val="20"/>
              </w:rPr>
            </w:pPr>
            <w:r w:rsidRPr="00F14F7E">
              <w:rPr>
                <w:sz w:val="18"/>
                <w:szCs w:val="20"/>
              </w:rPr>
              <w:t>0</w:t>
            </w:r>
          </w:p>
          <w:p w14:paraId="5C2325CB" w14:textId="77777777" w:rsidR="001C4BD7" w:rsidRDefault="001C4BD7" w:rsidP="007E4AEC">
            <w:pPr>
              <w:jc w:val="center"/>
            </w:pPr>
            <w:r w:rsidRPr="00F14F7E">
              <w:rPr>
                <w:sz w:val="18"/>
                <w:szCs w:val="20"/>
              </w:rPr>
              <w:t>(0.01)</w:t>
            </w:r>
          </w:p>
        </w:tc>
        <w:tc>
          <w:tcPr>
            <w:tcW w:w="851" w:type="dxa"/>
            <w:vAlign w:val="center"/>
          </w:tcPr>
          <w:p w14:paraId="4B6DBE4D" w14:textId="77777777" w:rsidR="001C4BD7" w:rsidRPr="004D4E01" w:rsidRDefault="001C4BD7" w:rsidP="007E4AEC">
            <w:pPr>
              <w:jc w:val="center"/>
              <w:rPr>
                <w:sz w:val="18"/>
                <w:szCs w:val="20"/>
              </w:rPr>
            </w:pPr>
            <w:r w:rsidRPr="004D4E01">
              <w:rPr>
                <w:sz w:val="18"/>
                <w:szCs w:val="20"/>
              </w:rPr>
              <w:t>0.05</w:t>
            </w:r>
          </w:p>
          <w:p w14:paraId="4C2A7CD8" w14:textId="77777777" w:rsidR="001C4BD7" w:rsidRDefault="001C4BD7" w:rsidP="007E4AEC">
            <w:pPr>
              <w:jc w:val="center"/>
            </w:pPr>
            <w:r w:rsidRPr="004D4E01">
              <w:rPr>
                <w:sz w:val="18"/>
                <w:szCs w:val="20"/>
              </w:rPr>
              <w:t>(0.05)</w:t>
            </w:r>
          </w:p>
        </w:tc>
        <w:tc>
          <w:tcPr>
            <w:tcW w:w="708" w:type="dxa"/>
            <w:vAlign w:val="center"/>
          </w:tcPr>
          <w:p w14:paraId="15044163" w14:textId="77777777" w:rsidR="001C4BD7" w:rsidRDefault="001C4BD7" w:rsidP="007E4AEC">
            <w:pPr>
              <w:jc w:val="center"/>
              <w:rPr>
                <w:sz w:val="18"/>
                <w:szCs w:val="20"/>
              </w:rPr>
            </w:pPr>
            <w:r w:rsidRPr="00C66008">
              <w:rPr>
                <w:sz w:val="18"/>
                <w:szCs w:val="20"/>
              </w:rPr>
              <w:t>5</w:t>
            </w:r>
          </w:p>
          <w:p w14:paraId="5F4D416A" w14:textId="77777777" w:rsidR="001C4BD7" w:rsidRPr="00C66008" w:rsidRDefault="001C4BD7" w:rsidP="007E4AEC">
            <w:pPr>
              <w:jc w:val="center"/>
              <w:rPr>
                <w:sz w:val="18"/>
                <w:szCs w:val="20"/>
              </w:rPr>
            </w:pPr>
            <w:r w:rsidRPr="00C66008">
              <w:rPr>
                <w:sz w:val="18"/>
                <w:szCs w:val="20"/>
              </w:rPr>
              <w:t>(2.7)</w:t>
            </w:r>
          </w:p>
        </w:tc>
        <w:tc>
          <w:tcPr>
            <w:tcW w:w="709" w:type="dxa"/>
            <w:vAlign w:val="center"/>
          </w:tcPr>
          <w:p w14:paraId="31D3602B" w14:textId="77777777" w:rsidR="001C4BD7" w:rsidRDefault="001C4BD7" w:rsidP="007E4AEC">
            <w:pPr>
              <w:jc w:val="center"/>
              <w:rPr>
                <w:sz w:val="18"/>
                <w:szCs w:val="20"/>
              </w:rPr>
            </w:pPr>
            <w:r w:rsidRPr="00C66008">
              <w:rPr>
                <w:sz w:val="18"/>
                <w:szCs w:val="20"/>
              </w:rPr>
              <w:t>1.6</w:t>
            </w:r>
          </w:p>
          <w:p w14:paraId="151D113D" w14:textId="77777777" w:rsidR="001C4BD7" w:rsidRPr="00C66008" w:rsidRDefault="001C4BD7" w:rsidP="007E4AEC">
            <w:pPr>
              <w:jc w:val="center"/>
              <w:rPr>
                <w:sz w:val="18"/>
                <w:szCs w:val="20"/>
              </w:rPr>
            </w:pPr>
            <w:r w:rsidRPr="00C66008">
              <w:rPr>
                <w:sz w:val="18"/>
                <w:szCs w:val="20"/>
              </w:rPr>
              <w:t>(0.85)</w:t>
            </w:r>
          </w:p>
        </w:tc>
        <w:tc>
          <w:tcPr>
            <w:tcW w:w="851" w:type="dxa"/>
            <w:vAlign w:val="center"/>
          </w:tcPr>
          <w:p w14:paraId="172B0CCE" w14:textId="77777777" w:rsidR="001C4BD7" w:rsidRDefault="001C4BD7" w:rsidP="007E4AEC">
            <w:pPr>
              <w:jc w:val="center"/>
              <w:rPr>
                <w:sz w:val="18"/>
                <w:szCs w:val="20"/>
              </w:rPr>
            </w:pPr>
            <w:r w:rsidRPr="00C66008">
              <w:rPr>
                <w:sz w:val="18"/>
                <w:szCs w:val="20"/>
              </w:rPr>
              <w:t>67845</w:t>
            </w:r>
          </w:p>
          <w:p w14:paraId="699704CA" w14:textId="77777777" w:rsidR="001C4BD7" w:rsidRPr="00C66008" w:rsidRDefault="001C4BD7" w:rsidP="007E4AEC">
            <w:pPr>
              <w:jc w:val="center"/>
              <w:rPr>
                <w:sz w:val="18"/>
                <w:szCs w:val="20"/>
              </w:rPr>
            </w:pPr>
            <w:r w:rsidRPr="00C66008">
              <w:rPr>
                <w:sz w:val="18"/>
                <w:szCs w:val="20"/>
              </w:rPr>
              <w:t>(36158)</w:t>
            </w:r>
          </w:p>
        </w:tc>
        <w:tc>
          <w:tcPr>
            <w:tcW w:w="708" w:type="dxa"/>
            <w:vAlign w:val="center"/>
          </w:tcPr>
          <w:p w14:paraId="619F9DEF" w14:textId="77777777" w:rsidR="001C4BD7" w:rsidRDefault="001C4BD7" w:rsidP="007E4AEC">
            <w:pPr>
              <w:jc w:val="center"/>
              <w:rPr>
                <w:sz w:val="18"/>
                <w:szCs w:val="20"/>
              </w:rPr>
            </w:pPr>
            <w:r w:rsidRPr="00C66008">
              <w:rPr>
                <w:sz w:val="18"/>
                <w:szCs w:val="20"/>
              </w:rPr>
              <w:t>4560</w:t>
            </w:r>
          </w:p>
          <w:p w14:paraId="437AD0E3" w14:textId="77777777" w:rsidR="001C4BD7" w:rsidRPr="00C66008" w:rsidRDefault="001C4BD7" w:rsidP="007E4AEC">
            <w:pPr>
              <w:jc w:val="center"/>
              <w:rPr>
                <w:sz w:val="18"/>
                <w:szCs w:val="20"/>
              </w:rPr>
            </w:pPr>
            <w:r w:rsidRPr="00C66008">
              <w:rPr>
                <w:sz w:val="18"/>
                <w:szCs w:val="20"/>
              </w:rPr>
              <w:t>(2430)</w:t>
            </w:r>
          </w:p>
        </w:tc>
        <w:tc>
          <w:tcPr>
            <w:tcW w:w="709" w:type="dxa"/>
            <w:vAlign w:val="center"/>
          </w:tcPr>
          <w:p w14:paraId="59AC5FFE" w14:textId="77777777" w:rsidR="001C4BD7" w:rsidRDefault="001C4BD7" w:rsidP="007E4AEC">
            <w:pPr>
              <w:jc w:val="center"/>
              <w:rPr>
                <w:sz w:val="18"/>
                <w:szCs w:val="20"/>
              </w:rPr>
            </w:pPr>
            <w:r w:rsidRPr="00C66008">
              <w:rPr>
                <w:sz w:val="18"/>
                <w:szCs w:val="20"/>
              </w:rPr>
              <w:t>0.5</w:t>
            </w:r>
          </w:p>
          <w:p w14:paraId="44EB70B6" w14:textId="77777777" w:rsidR="001C4BD7" w:rsidRPr="00C66008" w:rsidRDefault="001C4BD7" w:rsidP="007E4AEC">
            <w:pPr>
              <w:jc w:val="center"/>
              <w:rPr>
                <w:sz w:val="18"/>
                <w:szCs w:val="20"/>
              </w:rPr>
            </w:pPr>
            <w:r w:rsidRPr="00C66008">
              <w:rPr>
                <w:sz w:val="18"/>
                <w:szCs w:val="20"/>
              </w:rPr>
              <w:t>(0.27)</w:t>
            </w:r>
          </w:p>
        </w:tc>
        <w:tc>
          <w:tcPr>
            <w:tcW w:w="709" w:type="dxa"/>
            <w:vAlign w:val="center"/>
          </w:tcPr>
          <w:p w14:paraId="174FBD01" w14:textId="77777777" w:rsidR="001C4BD7" w:rsidRDefault="001C4BD7" w:rsidP="007E4AEC">
            <w:pPr>
              <w:jc w:val="center"/>
              <w:rPr>
                <w:sz w:val="18"/>
                <w:szCs w:val="20"/>
              </w:rPr>
            </w:pPr>
            <w:r w:rsidRPr="00C66008">
              <w:rPr>
                <w:sz w:val="18"/>
                <w:szCs w:val="20"/>
              </w:rPr>
              <w:t>0.5</w:t>
            </w:r>
          </w:p>
          <w:p w14:paraId="69127C65" w14:textId="77777777" w:rsidR="001C4BD7" w:rsidRPr="00C66008" w:rsidRDefault="001C4BD7" w:rsidP="007E4AEC">
            <w:pPr>
              <w:jc w:val="center"/>
              <w:rPr>
                <w:sz w:val="18"/>
                <w:szCs w:val="20"/>
              </w:rPr>
            </w:pPr>
            <w:r w:rsidRPr="00C66008">
              <w:rPr>
                <w:sz w:val="18"/>
                <w:szCs w:val="20"/>
              </w:rPr>
              <w:t>(0.27)</w:t>
            </w:r>
          </w:p>
        </w:tc>
        <w:tc>
          <w:tcPr>
            <w:tcW w:w="709" w:type="dxa"/>
            <w:vAlign w:val="center"/>
          </w:tcPr>
          <w:p w14:paraId="053B0EE7" w14:textId="77777777" w:rsidR="001C4BD7" w:rsidRDefault="001C4BD7" w:rsidP="007E4AEC">
            <w:pPr>
              <w:jc w:val="center"/>
              <w:rPr>
                <w:sz w:val="18"/>
                <w:szCs w:val="20"/>
              </w:rPr>
            </w:pPr>
            <w:r w:rsidRPr="00C66008">
              <w:rPr>
                <w:sz w:val="18"/>
                <w:szCs w:val="20"/>
              </w:rPr>
              <w:t>2502</w:t>
            </w:r>
          </w:p>
          <w:p w14:paraId="45B77016" w14:textId="77777777" w:rsidR="001C4BD7" w:rsidRPr="00C66008" w:rsidRDefault="001C4BD7" w:rsidP="007E4AEC">
            <w:pPr>
              <w:jc w:val="center"/>
              <w:rPr>
                <w:sz w:val="18"/>
                <w:szCs w:val="20"/>
              </w:rPr>
            </w:pPr>
            <w:r w:rsidRPr="00C66008">
              <w:rPr>
                <w:sz w:val="18"/>
                <w:szCs w:val="20"/>
              </w:rPr>
              <w:t>(1334)</w:t>
            </w:r>
          </w:p>
        </w:tc>
        <w:tc>
          <w:tcPr>
            <w:tcW w:w="703" w:type="dxa"/>
            <w:vAlign w:val="center"/>
          </w:tcPr>
          <w:p w14:paraId="2953D05D" w14:textId="77777777" w:rsidR="001C4BD7" w:rsidRPr="00C66008" w:rsidRDefault="001C4BD7" w:rsidP="007E4AEC">
            <w:pPr>
              <w:jc w:val="center"/>
              <w:rPr>
                <w:sz w:val="18"/>
                <w:szCs w:val="20"/>
              </w:rPr>
            </w:pPr>
            <w:r w:rsidRPr="00C66008">
              <w:rPr>
                <w:sz w:val="18"/>
                <w:szCs w:val="20"/>
              </w:rPr>
              <w:t>0.01</w:t>
            </w:r>
          </w:p>
          <w:p w14:paraId="0F6D477F" w14:textId="77777777" w:rsidR="001C4BD7" w:rsidRDefault="001C4BD7" w:rsidP="007E4AEC">
            <w:pPr>
              <w:jc w:val="center"/>
            </w:pPr>
            <w:r w:rsidRPr="00C66008">
              <w:rPr>
                <w:sz w:val="18"/>
                <w:szCs w:val="20"/>
              </w:rPr>
              <w:t>(0.01)</w:t>
            </w:r>
          </w:p>
        </w:tc>
      </w:tr>
    </w:tbl>
    <w:p w14:paraId="331B6944" w14:textId="77777777" w:rsidR="002A2B7B" w:rsidRDefault="002A2B7B" w:rsidP="002A2B7B"/>
    <w:p w14:paraId="1DA6F535" w14:textId="060775E5" w:rsidR="00AC62E1" w:rsidRDefault="0004735E" w:rsidP="00FC558F">
      <w:ins w:id="429" w:author="Karim Anaya-Izquierdo" w:date="2024-09-18T13:33:00Z" w16du:dateUtc="2024-09-18T12:33:00Z">
        <w:r>
          <w:t>P</w:t>
        </w:r>
      </w:ins>
      <w:r w:rsidR="00AC62E1">
        <w:t>osterior prediction</w:t>
      </w:r>
      <w:r w:rsidR="00D31195">
        <w:t>s</w:t>
      </w:r>
      <w:r w:rsidR="00AC62E1">
        <w:t xml:space="preserve"> of </w:t>
      </w:r>
      <w:r w:rsidR="00FF4349">
        <w:t>load-extension</w:t>
      </w:r>
      <w:r w:rsidR="00AC62E1">
        <w:t xml:space="preserve"> curve</w:t>
      </w:r>
      <w:r w:rsidR="00AE1B3D">
        <w:t>s</w:t>
      </w:r>
      <w:r w:rsidR="00C525BB">
        <w:t xml:space="preserve"> can be obtained</w:t>
      </w:r>
      <w:ins w:id="430" w:author="Tobias Laux" w:date="2024-09-09T19:28:00Z" w16du:dateUtc="2024-09-09T18:28:00Z">
        <w:r w:rsidR="00365F03">
          <w:t xml:space="preserve"> </w:t>
        </w:r>
      </w:ins>
      <w:r w:rsidR="008B1E3C">
        <w:t>using the</w:t>
      </w:r>
      <w:r w:rsidR="00FC558F">
        <w:t xml:space="preserve"> FE model</w:t>
      </w:r>
      <w:r w:rsidR="00FC558F" w:rsidRPr="00FC558F">
        <w:rPr>
          <w:rFonts w:ascii="Cambria Math" w:eastAsia="DengXian" w:hAnsi="Cambria Math"/>
          <w:i/>
        </w:rPr>
        <w:t xml:space="preserve"> </w:t>
      </w:r>
      <m:oMath>
        <m:r>
          <w:rPr>
            <w:rFonts w:ascii="Cambria Math" w:eastAsia="DengXian" w:hAnsi="Cambria Math"/>
          </w:rPr>
          <m:t>η</m:t>
        </m:r>
        <m:d>
          <m:dPr>
            <m:ctrlPr>
              <w:rPr>
                <w:rFonts w:ascii="Cambria Math" w:eastAsia="DengXian" w:hAnsi="Cambria Math"/>
                <w:i/>
              </w:rPr>
            </m:ctrlPr>
          </m:dPr>
          <m:e>
            <m:r>
              <w:rPr>
                <w:rFonts w:ascii="Cambria Math" w:hAnsi="Cambria Math"/>
              </w:rPr>
              <m:t>P,α</m:t>
            </m:r>
            <m:r>
              <w:rPr>
                <w:rFonts w:ascii="Cambria Math" w:eastAsia="DengXian" w:hAnsi="Cambria Math"/>
              </w:rPr>
              <m:t>,</m:t>
            </m:r>
            <m:r>
              <m:rPr>
                <m:sty m:val="bi"/>
              </m:rPr>
              <w:rPr>
                <w:rFonts w:ascii="Cambria Math" w:eastAsia="DengXian" w:hAnsi="Cambria Math"/>
              </w:rPr>
              <m:t>t</m:t>
            </m:r>
            <m:r>
              <w:rPr>
                <w:rFonts w:ascii="Cambria Math" w:eastAsia="DengXian" w:hAnsi="Cambria Math"/>
              </w:rPr>
              <m:t>=</m:t>
            </m:r>
            <m:r>
              <m:rPr>
                <m:sty m:val="bi"/>
              </m:rPr>
              <w:rPr>
                <w:rFonts w:ascii="Cambria Math" w:eastAsia="DengXian" w:hAnsi="Cambria Math"/>
              </w:rPr>
              <m:t>τ</m:t>
            </m:r>
          </m:e>
        </m:d>
      </m:oMath>
      <w:r w:rsidR="00FC558F">
        <w:t xml:space="preserve"> for given values of </w:t>
      </w:r>
      <m:oMath>
        <m:d>
          <m:dPr>
            <m:ctrlPr>
              <w:rPr>
                <w:rFonts w:ascii="Cambria Math" w:eastAsia="DengXian" w:hAnsi="Cambria Math"/>
                <w:i/>
              </w:rPr>
            </m:ctrlPr>
          </m:dPr>
          <m:e>
            <m:r>
              <w:rPr>
                <w:rFonts w:ascii="Cambria Math" w:hAnsi="Cambria Math"/>
              </w:rPr>
              <m:t>P,α</m:t>
            </m:r>
          </m:e>
        </m:d>
      </m:oMath>
      <w:r w:rsidR="00FC558F">
        <w:t xml:space="preserve"> </w:t>
      </w:r>
      <w:r w:rsidR="005E095F">
        <w:t xml:space="preserve">informed by </w:t>
      </w:r>
      <w:r w:rsidR="00FC558F" w:rsidRPr="00FC558F">
        <w:t xml:space="preserve">the posterior samples of </w:t>
      </w:r>
      <w:r w:rsidR="009A48C9">
        <w:t>the</w:t>
      </w:r>
      <w:r w:rsidR="00FC558F" w:rsidRPr="00FC558F">
        <w:t xml:space="preserve"> uncertain parameters (including hyper-parameters</w:t>
      </w:r>
      <w:r w:rsidR="00FC558F">
        <w:t>)</w:t>
      </w:r>
      <w:r w:rsidR="004709E8">
        <w:t xml:space="preserve"> </w:t>
      </w:r>
      <w:r w:rsidR="008B1D93">
        <w:t xml:space="preserve">(see </w:t>
      </w:r>
      <w:r w:rsidR="00FC558F">
        <w:fldChar w:fldCharType="begin"/>
      </w:r>
      <w:r w:rsidR="00DD5A61">
        <w:instrText xml:space="preserve"> ADDIN EN.CITE &lt;EndNote&gt;&lt;Cite&gt;&lt;Author&gt;O&amp;apos;Hagan&lt;/Author&gt;&lt;Year&gt;1978&lt;/Year&gt;&lt;RecNum&gt;17&lt;/RecNum&gt;&lt;DisplayText&gt;[17]&lt;/DisplayText&gt;&lt;record&gt;&lt;rec-number&gt;17&lt;/rec-number&gt;&lt;foreign-keys&gt;&lt;key app="EN" db-id="ex50s9f2oazte6ed2zmxxx53tsxtfeaftxv2" timestamp="1724425770"&gt;17&lt;/key&gt;&lt;/foreign-keys&gt;&lt;ref-type name="Journal Article"&gt;17&lt;/ref-type&gt;&lt;contributors&gt;&lt;authors&gt;&lt;author&gt;O&amp;apos;Hagan, A.&lt;/author&gt;&lt;/authors&gt;&lt;/contributors&gt;&lt;titles&gt;&lt;title&gt;Curve fitting and optimal design for prediction&lt;/title&gt;&lt;secondary-title&gt;Journal of the Royal Statistical Society. Series B (Methodological)&lt;/secondary-title&gt;&lt;/titles&gt;&lt;periodical&gt;&lt;full-title&gt;Journal of the Royal Statistical Society. Series B (Methodological)&lt;/full-title&gt;&lt;/periodical&gt;&lt;pages&gt;1-42&lt;/pages&gt;&lt;volume&gt;40&lt;/volume&gt;&lt;number&gt;1&lt;/number&gt;&lt;dates&gt;&lt;year&gt;1978&lt;/year&gt;&lt;/dates&gt;&lt;publisher&gt;[Royal Statistical Society, Wiley]&lt;/publisher&gt;&lt;isbn&gt;00359246&lt;/isbn&gt;&lt;urls&gt;&lt;related-urls&gt;&lt;url&gt;http://www.jstor.org/stable/2984861&lt;/url&gt;&lt;/related-urls&gt;&lt;/urls&gt;&lt;custom1&gt;Full publication date: 1978&lt;/custom1&gt;&lt;remote-database-name&gt;JSTOR&lt;/remote-database-name&gt;&lt;access-date&gt;2023/05/02/&lt;/access-date&gt;&lt;/record&gt;&lt;/Cite&gt;&lt;/EndNote&gt;</w:instrText>
      </w:r>
      <w:r w:rsidR="00FC558F">
        <w:fldChar w:fldCharType="separate"/>
      </w:r>
      <w:r w:rsidR="002B12E2">
        <w:rPr>
          <w:noProof/>
        </w:rPr>
        <w:t>[</w:t>
      </w:r>
      <w:hyperlink w:anchor="_ENREF_17" w:tooltip="O'Hagan, 1978 #17" w:history="1">
        <w:r w:rsidR="009D5636" w:rsidRPr="009D5636">
          <w:rPr>
            <w:rStyle w:val="Hyperlink"/>
          </w:rPr>
          <w:t>17</w:t>
        </w:r>
      </w:hyperlink>
      <w:r w:rsidR="002B12E2">
        <w:rPr>
          <w:noProof/>
        </w:rPr>
        <w:t>]</w:t>
      </w:r>
      <w:r w:rsidR="00FC558F">
        <w:fldChar w:fldCharType="end"/>
      </w:r>
      <w:r w:rsidR="008B1D93">
        <w:t xml:space="preserve"> for details)</w:t>
      </w:r>
      <w:r w:rsidR="00AC62E1">
        <w:t xml:space="preserve">. </w:t>
      </w:r>
      <w:r w:rsidR="00720B1E">
        <w:t xml:space="preserve">These are shown in </w:t>
      </w:r>
      <w:r w:rsidR="00720B1E">
        <w:fldChar w:fldCharType="begin"/>
      </w:r>
      <w:r w:rsidR="00720B1E">
        <w:instrText xml:space="preserve"> REF _Ref148885565 \h </w:instrText>
      </w:r>
      <w:r w:rsidR="00720B1E">
        <w:fldChar w:fldCharType="separate"/>
      </w:r>
      <w:r w:rsidR="00720B1E">
        <w:t xml:space="preserve">Figure </w:t>
      </w:r>
      <w:r w:rsidR="00720B1E">
        <w:rPr>
          <w:noProof/>
        </w:rPr>
        <w:t>9</w:t>
      </w:r>
      <w:r w:rsidR="00720B1E">
        <w:fldChar w:fldCharType="end"/>
      </w:r>
      <w:r w:rsidR="00720B1E">
        <w:t xml:space="preserve"> together with prior predictions </w:t>
      </w:r>
      <w:ins w:id="431" w:author="Janice Barton" w:date="2024-09-22T12:14:00Z" w16du:dateUtc="2024-09-22T11:14:00Z">
        <w:r w:rsidR="00B55282">
          <w:t xml:space="preserve">given </w:t>
        </w:r>
      </w:ins>
      <w:r w:rsidR="00720B1E">
        <w:t>in Figure 6 for comparison.</w:t>
      </w:r>
    </w:p>
    <w:p w14:paraId="2DF85609" w14:textId="4337C466" w:rsidR="0027383B" w:rsidRDefault="00A97811" w:rsidP="00552BAD">
      <w:pPr>
        <w:keepNext/>
        <w:jc w:val="center"/>
        <w:rPr>
          <w:noProof/>
        </w:rPr>
      </w:pPr>
      <w:r w:rsidRPr="00A97811">
        <w:lastRenderedPageBreak/>
        <w:t xml:space="preserve"> </w:t>
      </w:r>
      <w:del w:id="432" w:author="Karim Anaya-Izquierdo" w:date="2024-11-14T12:30:00Z" w16du:dateUtc="2024-11-14T12:30:00Z">
        <w:r w:rsidR="00DB24E1" w:rsidDel="00422467">
          <w:rPr>
            <w:noProof/>
          </w:rPr>
          <w:drawing>
            <wp:inline distT="0" distB="0" distL="0" distR="0" wp14:anchorId="59D31DA9" wp14:editId="115D46D1">
              <wp:extent cx="5040000" cy="7556650"/>
              <wp:effectExtent l="0" t="0" r="8255" b="6350"/>
              <wp:docPr id="2011566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7556650"/>
                      </a:xfrm>
                      <a:prstGeom prst="rect">
                        <a:avLst/>
                      </a:prstGeom>
                      <a:noFill/>
                      <a:ln>
                        <a:noFill/>
                      </a:ln>
                    </pic:spPr>
                  </pic:pic>
                </a:graphicData>
              </a:graphic>
            </wp:inline>
          </w:drawing>
        </w:r>
      </w:del>
      <w:ins w:id="433" w:author="Karim Anaya-Izquierdo" w:date="2024-11-14T12:31:00Z" w16du:dateUtc="2024-11-14T12:31:00Z">
        <w:r w:rsidR="00422467">
          <w:rPr>
            <w:noProof/>
          </w:rPr>
          <w:drawing>
            <wp:inline distT="0" distB="0" distL="0" distR="0" wp14:anchorId="4D7642F6" wp14:editId="32F18D5A">
              <wp:extent cx="5378245" cy="3585298"/>
              <wp:effectExtent l="0" t="0" r="0" b="0"/>
              <wp:docPr id="18154310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31077" name="Picture 181543107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42842" cy="3628360"/>
                      </a:xfrm>
                      <a:prstGeom prst="rect">
                        <a:avLst/>
                      </a:prstGeom>
                    </pic:spPr>
                  </pic:pic>
                </a:graphicData>
              </a:graphic>
            </wp:inline>
          </w:drawing>
        </w:r>
      </w:ins>
    </w:p>
    <w:p w14:paraId="033C9EFF" w14:textId="01B16F75" w:rsidR="008D4A85" w:rsidRDefault="00456F98" w:rsidP="00623311">
      <w:pPr>
        <w:pStyle w:val="Caption"/>
        <w:rPr>
          <w:ins w:id="434" w:author="Tobias Laux" w:date="2024-09-09T19:47:00Z" w16du:dateUtc="2024-09-09T18:47:00Z"/>
        </w:rPr>
      </w:pPr>
      <w:bookmarkStart w:id="435" w:name="_Ref148885565"/>
      <w:r>
        <w:t xml:space="preserve">Figure </w:t>
      </w:r>
      <w:fldSimple w:instr=" SEQ Figure \* ARABIC ">
        <w:ins w:id="436" w:author="Tobias Laux" w:date="2024-09-09T14:37:00Z" w16du:dateUtc="2024-09-09T13:37:00Z">
          <w:r w:rsidR="00F14821">
            <w:rPr>
              <w:noProof/>
            </w:rPr>
            <w:t>9</w:t>
          </w:r>
        </w:ins>
      </w:fldSimple>
      <w:bookmarkEnd w:id="435"/>
      <w:r w:rsidR="00186308">
        <w:t xml:space="preserve">. </w:t>
      </w:r>
      <w:r w:rsidR="002635E0">
        <w:t>Prediction of load</w:t>
      </w:r>
      <w:r w:rsidR="00513A56">
        <w:t>-</w:t>
      </w:r>
      <w:r w:rsidR="002635E0">
        <w:t>extension curves</w:t>
      </w:r>
      <w:r w:rsidR="00DF782B">
        <w:t xml:space="preserve"> with the basic Bayesian inference framework</w:t>
      </w:r>
      <w:r w:rsidR="008541B7">
        <w:t xml:space="preserve"> (no latent bias)</w:t>
      </w:r>
      <w:r w:rsidR="00FA40AC">
        <w:t>.</w:t>
      </w:r>
      <w:ins w:id="437" w:author="Karim Anaya-Izquierdo" w:date="2024-09-26T14:11:00Z" w16du:dateUtc="2024-09-26T13:11:00Z">
        <w:r w:rsidR="00623311">
          <w:t xml:space="preserve"> Prior predictio</w:t>
        </w:r>
      </w:ins>
      <w:ins w:id="438" w:author="Karim Anaya-Izquierdo" w:date="2024-09-26T14:12:00Z" w16du:dateUtc="2024-09-26T13:12:00Z">
        <w:r w:rsidR="00623311">
          <w:t>ns from Figure 6 are also included for comparison.</w:t>
        </w:r>
      </w:ins>
    </w:p>
    <w:p w14:paraId="105D0097" w14:textId="5154DBB8" w:rsidR="00606C38" w:rsidRDefault="00044147" w:rsidP="00B97AAE">
      <w:pPr>
        <w:rPr>
          <w:ins w:id="439" w:author="Karim Anaya-Izquierdo" w:date="2024-09-18T13:47:00Z" w16du:dateUtc="2024-09-18T12:47:00Z"/>
        </w:rPr>
      </w:pPr>
      <w:r>
        <w:t>In</w:t>
      </w:r>
      <w:r w:rsidR="009D7E14">
        <w:t xml:space="preserve"> </w:t>
      </w:r>
      <w:r w:rsidR="009D7E14">
        <w:fldChar w:fldCharType="begin"/>
      </w:r>
      <w:r w:rsidR="009D7E14">
        <w:instrText xml:space="preserve"> REF _Ref148885565 \h </w:instrText>
      </w:r>
      <w:r w:rsidR="009D7E14">
        <w:fldChar w:fldCharType="separate"/>
      </w:r>
      <w:ins w:id="440" w:author="Tobias Laux" w:date="2024-09-09T19:46:00Z" w16du:dateUtc="2024-09-09T18:46:00Z">
        <w:r w:rsidR="009A48C9">
          <w:t xml:space="preserve">Figure </w:t>
        </w:r>
        <w:r w:rsidR="009A48C9">
          <w:rPr>
            <w:noProof/>
          </w:rPr>
          <w:t>9</w:t>
        </w:r>
      </w:ins>
      <w:r w:rsidR="009D7E14">
        <w:fldChar w:fldCharType="end"/>
      </w:r>
      <w:r w:rsidR="009D7E14">
        <w:t xml:space="preserve">, </w:t>
      </w:r>
      <w:r w:rsidR="00E2767F">
        <w:t xml:space="preserve">it can be observed </w:t>
      </w:r>
      <w:r w:rsidR="009D7E14">
        <w:t xml:space="preserve">that the </w:t>
      </w:r>
      <w:r w:rsidR="004D3DEF">
        <w:t>posterior mean</w:t>
      </w:r>
      <w:r w:rsidR="00E62CCA">
        <w:t xml:space="preserve"> lines</w:t>
      </w:r>
      <w:r w:rsidR="008B1D93">
        <w:t xml:space="preserve"> (</w:t>
      </w:r>
      <w:r w:rsidR="00D4562B">
        <w:t>solid</w:t>
      </w:r>
      <w:r w:rsidR="00E62CCA">
        <w:t xml:space="preserve"> blue</w:t>
      </w:r>
      <w:r w:rsidR="008B1D93">
        <w:t>)</w:t>
      </w:r>
      <w:r w:rsidR="004D3DEF">
        <w:t xml:space="preserve"> </w:t>
      </w:r>
      <w:r w:rsidR="00D4562B">
        <w:t>are</w:t>
      </w:r>
      <w:r w:rsidR="004D3DEF">
        <w:t xml:space="preserve"> closer to the experimental data </w:t>
      </w:r>
      <w:r w:rsidR="005D3AB6">
        <w:t>than</w:t>
      </w:r>
      <w:r w:rsidR="004D3DEF">
        <w:t xml:space="preserve"> the prior mean</w:t>
      </w:r>
      <w:r w:rsidR="00E62CCA">
        <w:t xml:space="preserve"> lines</w:t>
      </w:r>
      <w:r w:rsidR="00A64663">
        <w:t xml:space="preserve"> (</w:t>
      </w:r>
      <w:r w:rsidR="00E62CCA">
        <w:t xml:space="preserve">dashed </w:t>
      </w:r>
      <w:r w:rsidR="00A64663">
        <w:t>green)</w:t>
      </w:r>
      <w:r w:rsidR="005D3AB6">
        <w:t>. This</w:t>
      </w:r>
      <w:r w:rsidR="00AE0167">
        <w:t xml:space="preserve"> indicat</w:t>
      </w:r>
      <w:r w:rsidR="005D3AB6">
        <w:t>es</w:t>
      </w:r>
      <w:r w:rsidR="00561909">
        <w:t xml:space="preserve"> that the </w:t>
      </w:r>
      <w:r w:rsidR="006C1565">
        <w:t>posterior</w:t>
      </w:r>
      <w:ins w:id="441" w:author="Tobias Laux" w:date="2024-09-09T22:19:00Z" w16du:dateUtc="2024-09-09T21:19:00Z">
        <w:r w:rsidR="00561909">
          <w:t xml:space="preserve"> </w:t>
        </w:r>
      </w:ins>
      <w:r w:rsidR="00005D50">
        <w:t>prediction</w:t>
      </w:r>
      <w:ins w:id="442" w:author="Tobias Laux" w:date="2024-09-09T22:19:00Z" w16du:dateUtc="2024-09-09T21:19:00Z">
        <w:r w:rsidR="00861739">
          <w:t xml:space="preserve"> </w:t>
        </w:r>
      </w:ins>
      <w:r w:rsidR="00FD78DD">
        <w:t xml:space="preserve">of extension </w:t>
      </w:r>
      <w:r w:rsidR="003D7EE7">
        <w:t xml:space="preserve">is consistent with </w:t>
      </w:r>
      <w:r w:rsidR="00A21B31">
        <w:t xml:space="preserve">the </w:t>
      </w:r>
      <w:r w:rsidR="003D7EE7">
        <w:t xml:space="preserve">experimental </w:t>
      </w:r>
      <w:r w:rsidR="00A21B31">
        <w:t>data</w:t>
      </w:r>
      <w:r w:rsidR="00FD78DD">
        <w:t xml:space="preserve"> after </w:t>
      </w:r>
      <w:r w:rsidR="003C60FF">
        <w:t xml:space="preserve">even </w:t>
      </w:r>
      <w:r w:rsidR="006225B5">
        <w:t>integrating</w:t>
      </w:r>
      <w:r w:rsidR="00FD78DD">
        <w:t xml:space="preserve"> </w:t>
      </w:r>
      <w:r w:rsidR="006225B5">
        <w:t xml:space="preserve">the </w:t>
      </w:r>
      <w:r w:rsidR="00FD78DD">
        <w:t>prior information via Bayes’ Theorem</w:t>
      </w:r>
      <w:r w:rsidR="004D3DEF">
        <w:t>.</w:t>
      </w:r>
      <w:r w:rsidR="004D7D8B">
        <w:t xml:space="preserve"> </w:t>
      </w:r>
      <w:commentRangeStart w:id="443"/>
      <w:r w:rsidR="004D7D8B">
        <w:t>Th</w:t>
      </w:r>
      <w:r w:rsidR="00623311">
        <w:t>is</w:t>
      </w:r>
      <w:r w:rsidR="004D7D8B">
        <w:t xml:space="preserve"> is mainly attributed to a reduction in predicted</w:t>
      </w:r>
      <w:r w:rsidR="00C21962">
        <w:t xml:space="preserve"> specimen</w:t>
      </w:r>
      <w:r w:rsidR="004D7D8B">
        <w:t xml:space="preserve"> </w:t>
      </w:r>
      <w:r w:rsidR="000570E6">
        <w:t>stiffness</w:t>
      </w:r>
      <w:r w:rsidR="00C21962">
        <w:t xml:space="preserve">, which aligns with </w:t>
      </w:r>
      <w:r w:rsidR="00C90874">
        <w:t xml:space="preserve">the posterior </w:t>
      </w:r>
      <w:r w:rsidR="006E499C">
        <w:t xml:space="preserve">likely values of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oMath>
      <w:r w:rsidR="00C90874">
        <w:t xml:space="preserve"> </w:t>
      </w:r>
      <w:r w:rsidR="00144AC0">
        <w:t>being</w:t>
      </w:r>
      <w:r w:rsidR="00C90874">
        <w:t xml:space="preserve"> significantly </w:t>
      </w:r>
      <w:r w:rsidR="006E499C">
        <w:t xml:space="preserve">smaller than those </w:t>
      </w:r>
      <w:r w:rsidR="00B55282">
        <w:t>given by</w:t>
      </w:r>
      <w:r w:rsidR="006E499C">
        <w:t xml:space="preserve"> the prior</w:t>
      </w:r>
      <w:r w:rsidR="00C90874">
        <w:t xml:space="preserve">, as illustrated in </w:t>
      </w:r>
      <w:commentRangeEnd w:id="443"/>
      <w:r w:rsidR="002668D2">
        <w:rPr>
          <w:rStyle w:val="CommentReference"/>
          <w:rFonts w:ascii="Calibri" w:eastAsiaTheme="minorEastAsia" w:hAnsi="Calibri" w:cstheme="minorBidi"/>
          <w:lang w:eastAsia="zh-CN"/>
        </w:rPr>
        <w:commentReference w:id="443"/>
      </w:r>
      <w:r w:rsidR="00777EB1">
        <w:fldChar w:fldCharType="begin"/>
      </w:r>
      <w:r w:rsidR="00777EB1">
        <w:instrText xml:space="preserve"> REF _Ref148877125 \h </w:instrText>
      </w:r>
      <w:r w:rsidR="00777EB1">
        <w:fldChar w:fldCharType="separate"/>
      </w:r>
      <w:ins w:id="444" w:author="Tobias Laux" w:date="2024-09-09T22:20:00Z" w16du:dateUtc="2024-09-09T21:20:00Z">
        <w:r w:rsidR="00861739">
          <w:t xml:space="preserve">Figure </w:t>
        </w:r>
        <w:r w:rsidR="00861739">
          <w:rPr>
            <w:noProof/>
          </w:rPr>
          <w:t>7</w:t>
        </w:r>
      </w:ins>
      <w:r w:rsidR="00777EB1">
        <w:fldChar w:fldCharType="end"/>
      </w:r>
      <w:r w:rsidR="00C90874">
        <w:t xml:space="preserve">. </w:t>
      </w:r>
      <w:r w:rsidR="00C21962">
        <w:t>It can also be see</w:t>
      </w:r>
      <w:ins w:id="445" w:author="Karim Anaya-Izquierdo" w:date="2024-09-19T11:22:00Z" w16du:dateUtc="2024-09-19T10:22:00Z">
        <w:r w:rsidR="00C95B7D">
          <w:t>n</w:t>
        </w:r>
      </w:ins>
      <w:r w:rsidR="006A51C3">
        <w:t xml:space="preserve"> </w:t>
      </w:r>
      <w:ins w:id="446" w:author="Karim Anaya-Izquierdo" w:date="2024-09-26T14:16:00Z" w16du:dateUtc="2024-09-26T13:16:00Z">
        <w:r w:rsidR="004D687B">
          <w:t xml:space="preserve">in </w:t>
        </w:r>
        <w:r w:rsidR="004D687B">
          <w:fldChar w:fldCharType="begin"/>
        </w:r>
        <w:r w:rsidR="004D687B">
          <w:instrText xml:space="preserve"> REF _Ref148885565 \h </w:instrText>
        </w:r>
      </w:ins>
      <w:ins w:id="447" w:author="Karim Anaya-Izquierdo" w:date="2024-09-26T14:16:00Z" w16du:dateUtc="2024-09-26T13:16:00Z">
        <w:r w:rsidR="004D687B">
          <w:fldChar w:fldCharType="separate"/>
        </w:r>
        <w:r w:rsidR="004D687B">
          <w:t xml:space="preserve">Figure </w:t>
        </w:r>
        <w:r w:rsidR="004D687B">
          <w:rPr>
            <w:noProof/>
          </w:rPr>
          <w:t>9</w:t>
        </w:r>
        <w:r w:rsidR="004D687B">
          <w:fldChar w:fldCharType="end"/>
        </w:r>
        <w:r w:rsidR="004D687B">
          <w:t xml:space="preserve">,  </w:t>
        </w:r>
      </w:ins>
      <w:r w:rsidR="006A51C3">
        <w:t xml:space="preserve">that the </w:t>
      </w:r>
      <w:r w:rsidR="009D7E14">
        <w:t>posterior prediction has very small variance</w:t>
      </w:r>
      <w:r w:rsidR="00FA6588">
        <w:t xml:space="preserve"> over </w:t>
      </w:r>
      <w:r w:rsidR="00127B18">
        <w:t>the range of load</w:t>
      </w:r>
      <w:r w:rsidR="00FA6588">
        <w:t xml:space="preserve"> values</w:t>
      </w:r>
      <w:r w:rsidR="009D7E14">
        <w:t xml:space="preserve"> (</w:t>
      </w:r>
      <w:ins w:id="448" w:author="Karim Anaya-Izquierdo" w:date="2024-09-18T17:51:00Z" w16du:dateUtc="2024-09-18T16:51:00Z">
        <w:r w:rsidR="00127B18">
          <w:t xml:space="preserve">e.g.  </w:t>
        </w:r>
      </w:ins>
      <w:r w:rsidR="009D7E14">
        <w:t>narrow 95%</w:t>
      </w:r>
      <w:r w:rsidR="00FA6588">
        <w:t xml:space="preserve"> probability</w:t>
      </w:r>
      <w:r w:rsidR="009D7E14">
        <w:t xml:space="preserve"> </w:t>
      </w:r>
      <w:r w:rsidR="00FC65BE">
        <w:t>band</w:t>
      </w:r>
      <w:r w:rsidR="009D7E14">
        <w:t>)</w:t>
      </w:r>
      <w:r w:rsidR="006A51C3">
        <w:t xml:space="preserve">, which </w:t>
      </w:r>
      <w:r w:rsidR="00FE42B0">
        <w:t xml:space="preserve">indicates </w:t>
      </w:r>
      <w:r w:rsidR="00B03002">
        <w:t xml:space="preserve">that the uncertainty associated </w:t>
      </w:r>
      <w:r w:rsidR="00593568">
        <w:t xml:space="preserve">with the </w:t>
      </w:r>
      <w:r w:rsidR="00092520">
        <w:t xml:space="preserve">posterior </w:t>
      </w:r>
      <w:r w:rsidR="00593568">
        <w:t>prediction</w:t>
      </w:r>
      <w:r w:rsidR="00235AF6">
        <w:t>s have been reduced</w:t>
      </w:r>
      <w:r w:rsidR="00DD1E9A">
        <w:t xml:space="preserve"> compared to the corresponding prior prediction</w:t>
      </w:r>
      <w:r w:rsidR="00092520">
        <w:t>s</w:t>
      </w:r>
      <w:r w:rsidR="006A51C3">
        <w:t xml:space="preserve">. </w:t>
      </w:r>
      <w:ins w:id="449" w:author="Karim Anaya-Izquierdo" w:date="2024-11-21T20:43:00Z" w16du:dateUtc="2024-11-21T20:43:00Z">
        <w:r w:rsidR="001B57ED">
          <w:t xml:space="preserve">This is consistent with the </w:t>
        </w:r>
        <w:r w:rsidR="00021924">
          <w:t xml:space="preserve">learning indicated in Figure </w:t>
        </w:r>
      </w:ins>
      <w:ins w:id="450" w:author="Karim Anaya-Izquierdo" w:date="2024-11-21T20:44:00Z" w16du:dateUtc="2024-11-21T20:44:00Z">
        <w:r w:rsidR="00021924">
          <w:t xml:space="preserve">8. </w:t>
        </w:r>
      </w:ins>
      <w:r w:rsidR="00F02CF2" w:rsidRPr="00F02CF2">
        <w:t>Th</w:t>
      </w:r>
      <w:r w:rsidR="00092520">
        <w:t>e main</w:t>
      </w:r>
      <w:r w:rsidR="00F02CF2" w:rsidRPr="00F02CF2">
        <w:t xml:space="preserve"> </w:t>
      </w:r>
      <w:r w:rsidR="00DC254C">
        <w:t xml:space="preserve">prediction </w:t>
      </w:r>
      <w:r w:rsidR="00F02CF2" w:rsidRPr="00F02CF2">
        <w:t xml:space="preserve">differences </w:t>
      </w:r>
      <w:ins w:id="451" w:author="Karim Anaya-Izquierdo" w:date="2024-09-18T17:52:00Z" w16du:dateUtc="2024-09-18T16:52:00Z">
        <w:r w:rsidR="00DC254C">
          <w:t>a</w:t>
        </w:r>
      </w:ins>
      <w:r w:rsidR="00F02CF2" w:rsidRPr="00F02CF2">
        <w:t xml:space="preserve">re more </w:t>
      </w:r>
      <w:r w:rsidR="00A8227B">
        <w:t>precisely</w:t>
      </w:r>
      <w:r w:rsidR="00A8227B" w:rsidRPr="00F02CF2">
        <w:t xml:space="preserve"> </w:t>
      </w:r>
      <w:r w:rsidR="00F02CF2" w:rsidRPr="00F02CF2">
        <w:t xml:space="preserve">illustrated in Table 3, which </w:t>
      </w:r>
      <w:r w:rsidR="00291082">
        <w:t>shows</w:t>
      </w:r>
      <w:r w:rsidR="00291082" w:rsidRPr="00F02CF2">
        <w:t xml:space="preserve"> </w:t>
      </w:r>
      <w:r w:rsidR="00F02CF2" w:rsidRPr="00F02CF2">
        <w:t xml:space="preserve">a quantitative comparison between the </w:t>
      </w:r>
      <w:r w:rsidR="005F56A2">
        <w:t xml:space="preserve">prior and </w:t>
      </w:r>
      <w:r w:rsidR="009B56E9">
        <w:t xml:space="preserve">posterior predictions of extension </w:t>
      </w:r>
      <w:r w:rsidR="00471E84">
        <w:t>in</w:t>
      </w:r>
      <w:r w:rsidR="00AF06C3">
        <w:t xml:space="preserve"> </w:t>
      </w:r>
      <w:r w:rsidR="00AF06C3">
        <w:fldChar w:fldCharType="begin"/>
      </w:r>
      <w:r w:rsidR="00AF06C3">
        <w:instrText xml:space="preserve"> REF _Ref148885565 \h </w:instrText>
      </w:r>
      <w:r w:rsidR="00AF06C3">
        <w:fldChar w:fldCharType="separate"/>
      </w:r>
      <w:r w:rsidR="00AF06C3">
        <w:t xml:space="preserve">Figure </w:t>
      </w:r>
      <w:r w:rsidR="00AF06C3">
        <w:rPr>
          <w:noProof/>
        </w:rPr>
        <w:t>9</w:t>
      </w:r>
      <w:r w:rsidR="00AF06C3">
        <w:fldChar w:fldCharType="end"/>
      </w:r>
      <w:ins w:id="452" w:author="Tobias Laux" w:date="2024-09-09T22:26:00Z" w16du:dateUtc="2024-09-09T21:26:00Z">
        <w:r w:rsidR="00AB0017">
          <w:t>.</w:t>
        </w:r>
      </w:ins>
      <w:r w:rsidR="00E17EE7">
        <w:t xml:space="preserve"> The </w:t>
      </w:r>
      <w:r w:rsidR="003A7C9F">
        <w:t xml:space="preserve">first </w:t>
      </w:r>
      <w:r w:rsidR="00E17EE7">
        <w:t>compari</w:t>
      </w:r>
      <w:r w:rsidR="00291082">
        <w:t>s</w:t>
      </w:r>
      <w:r w:rsidR="00E17EE7">
        <w:t xml:space="preserve">on is done </w:t>
      </w:r>
      <w:r w:rsidR="00AB2AA2">
        <w:t xml:space="preserve">first </w:t>
      </w:r>
      <w:r w:rsidR="00E17EE7">
        <w:t xml:space="preserve">in terms of </w:t>
      </w:r>
      <w:r w:rsidR="00E17EE7" w:rsidRPr="00F02CF2">
        <w:t>Root Mean Square Error (RMSE)</w:t>
      </w:r>
      <w:r w:rsidR="00AE4061">
        <w:t xml:space="preserve"> between the</w:t>
      </w:r>
      <w:r w:rsidR="004F595B">
        <w:t xml:space="preserve"> </w:t>
      </w:r>
      <w:r w:rsidR="00AE4061">
        <w:t>mean extension prediction</w:t>
      </w:r>
      <w:r w:rsidR="00413032">
        <w:t>s</w:t>
      </w:r>
      <w:r w:rsidR="00223076">
        <w:t xml:space="preserve"> (prior or posterior)</w:t>
      </w:r>
      <w:r w:rsidR="00072D6D">
        <w:t xml:space="preserve"> </w:t>
      </w:r>
      <w:r w:rsidR="005B6744">
        <w:t>and the experimental data</w:t>
      </w:r>
      <w:r w:rsidR="00AE4061">
        <w:t>. The</w:t>
      </w:r>
      <w:r w:rsidR="00F31111">
        <w:t xml:space="preserve"> second comparison shown in Table 3,</w:t>
      </w:r>
      <w:r w:rsidR="00AE4061">
        <w:t xml:space="preserve"> </w:t>
      </w:r>
      <w:r w:rsidR="00D60263">
        <w:t xml:space="preserve">is </w:t>
      </w:r>
      <w:r w:rsidR="000F2389">
        <w:t>between</w:t>
      </w:r>
      <w:r w:rsidR="00D60263">
        <w:t xml:space="preserve"> the </w:t>
      </w:r>
      <w:r w:rsidR="008F2862">
        <w:t>are</w:t>
      </w:r>
      <w:r w:rsidR="007501D8">
        <w:t>a</w:t>
      </w:r>
      <w:r w:rsidR="008F2862">
        <w:t xml:space="preserve"> </w:t>
      </w:r>
      <w:r w:rsidR="007501D8">
        <w:t xml:space="preserve">of the </w:t>
      </w:r>
      <w:r w:rsidR="005B6744">
        <w:t xml:space="preserve">probability </w:t>
      </w:r>
      <w:r w:rsidR="008F2862">
        <w:t>band</w:t>
      </w:r>
      <w:r w:rsidR="00216C31">
        <w:t xml:space="preserve"> (</w:t>
      </w:r>
      <w:r w:rsidR="00413032">
        <w:t>see</w:t>
      </w:r>
      <w:r w:rsidR="00216C31">
        <w:t xml:space="preserve"> Section 3.3)</w:t>
      </w:r>
      <w:r w:rsidR="008F2862">
        <w:t xml:space="preserve"> </w:t>
      </w:r>
      <w:ins w:id="453" w:author="Karim Anaya-Izquierdo" w:date="2024-09-18T13:52:00Z" w16du:dateUtc="2024-09-18T12:52:00Z">
        <w:r w:rsidR="00982F85">
          <w:t>of</w:t>
        </w:r>
      </w:ins>
      <w:r w:rsidR="00F02CF2" w:rsidRPr="00F02CF2">
        <w:t xml:space="preserve"> </w:t>
      </w:r>
      <w:r w:rsidR="008F2862">
        <w:t xml:space="preserve">the </w:t>
      </w:r>
      <w:r w:rsidR="00F02CF2" w:rsidRPr="00F02CF2">
        <w:t>prior</w:t>
      </w:r>
      <w:r w:rsidR="007501D8">
        <w:t xml:space="preserve"> prediction</w:t>
      </w:r>
      <w:r w:rsidR="008F2862">
        <w:t xml:space="preserve"> (green)</w:t>
      </w:r>
      <w:r w:rsidR="00F02CF2" w:rsidRPr="00F02CF2">
        <w:t xml:space="preserve"> </w:t>
      </w:r>
      <w:r w:rsidR="00B124D1">
        <w:t>and</w:t>
      </w:r>
      <w:r w:rsidR="00982F85">
        <w:t xml:space="preserve"> </w:t>
      </w:r>
      <w:r w:rsidR="00B124D1">
        <w:t>the</w:t>
      </w:r>
      <w:r w:rsidR="0060190E">
        <w:t xml:space="preserve"> area of</w:t>
      </w:r>
      <w:r w:rsidR="00B124D1">
        <w:t xml:space="preserve"> </w:t>
      </w:r>
      <w:r w:rsidR="0060190E">
        <w:t xml:space="preserve">the </w:t>
      </w:r>
      <w:r w:rsidR="00F02CF2" w:rsidRPr="00F02CF2">
        <w:t>posterior</w:t>
      </w:r>
      <w:r w:rsidR="00982F85">
        <w:t xml:space="preserve"> prediction</w:t>
      </w:r>
      <w:r w:rsidR="00B124D1">
        <w:t xml:space="preserve"> (blue)</w:t>
      </w:r>
      <w:r w:rsidR="00F02CF2" w:rsidRPr="00F02CF2">
        <w:t xml:space="preserve"> </w:t>
      </w:r>
      <w:ins w:id="454" w:author="Karim Anaya-Izquierdo" w:date="2024-09-18T14:12:00Z" w16du:dateUtc="2024-09-18T13:12:00Z">
        <w:r w:rsidR="00216C31">
          <w:t xml:space="preserve">in </w:t>
        </w:r>
        <w:r w:rsidR="00216C31">
          <w:fldChar w:fldCharType="begin"/>
        </w:r>
        <w:r w:rsidR="00216C31">
          <w:instrText xml:space="preserve"> REF _Ref148885565 \h </w:instrText>
        </w:r>
      </w:ins>
      <w:ins w:id="455" w:author="Karim Anaya-Izquierdo" w:date="2024-09-18T14:12:00Z" w16du:dateUtc="2024-09-18T13:12:00Z">
        <w:r w:rsidR="00216C31">
          <w:fldChar w:fldCharType="separate"/>
        </w:r>
        <w:r w:rsidR="00216C31">
          <w:t xml:space="preserve">Figure </w:t>
        </w:r>
        <w:r w:rsidR="00216C31">
          <w:rPr>
            <w:noProof/>
          </w:rPr>
          <w:t>9</w:t>
        </w:r>
        <w:r w:rsidR="00216C31">
          <w:fldChar w:fldCharType="end"/>
        </w:r>
      </w:ins>
      <w:r w:rsidR="00B86B4C">
        <w:t>.</w:t>
      </w:r>
      <w:r w:rsidR="00940DC8">
        <w:t xml:space="preserve"> </w:t>
      </w:r>
      <w:r w:rsidR="00262214">
        <w:t xml:space="preserve"> </w:t>
      </w:r>
      <w:r w:rsidR="00501DBF">
        <w:t>These two comparisons are complementary as</w:t>
      </w:r>
      <w:r w:rsidR="00FE070B">
        <w:t xml:space="preserve"> the</w:t>
      </w:r>
      <w:r w:rsidR="003B1970">
        <w:t xml:space="preserve"> are</w:t>
      </w:r>
      <w:r w:rsidR="006D2F79">
        <w:t>a</w:t>
      </w:r>
      <w:r w:rsidR="003B1970">
        <w:t xml:space="preserve"> of the</w:t>
      </w:r>
      <w:r w:rsidR="00FE070B">
        <w:t xml:space="preserve"> probability band is a measure of uncertainty in the prediction</w:t>
      </w:r>
      <w:r w:rsidR="003B1970">
        <w:t xml:space="preserve"> </w:t>
      </w:r>
      <w:r w:rsidR="003B1970" w:rsidRPr="007662F8">
        <w:rPr>
          <w:i/>
          <w:iCs/>
        </w:rPr>
        <w:t>per</w:t>
      </w:r>
      <w:r w:rsidR="00F070C5" w:rsidRPr="007662F8">
        <w:rPr>
          <w:i/>
          <w:iCs/>
        </w:rPr>
        <w:t xml:space="preserve"> </w:t>
      </w:r>
      <w:r w:rsidR="003B1970" w:rsidRPr="007662F8">
        <w:rPr>
          <w:i/>
          <w:iCs/>
        </w:rPr>
        <w:t>se</w:t>
      </w:r>
      <w:r w:rsidR="006D2F79">
        <w:t xml:space="preserve"> and does not take the experimental data into account</w:t>
      </w:r>
      <w:r w:rsidR="00794B9A">
        <w:t>.</w:t>
      </w:r>
      <w:r w:rsidR="00FE070B">
        <w:t xml:space="preserve"> </w:t>
      </w:r>
      <w:proofErr w:type="gramStart"/>
      <w:r w:rsidR="00794B9A">
        <w:t xml:space="preserve">The </w:t>
      </w:r>
      <w:r w:rsidR="003A7C9F">
        <w:t xml:space="preserve"> RMSE</w:t>
      </w:r>
      <w:proofErr w:type="gramEnd"/>
      <w:r w:rsidR="003A7C9F">
        <w:t xml:space="preserve"> </w:t>
      </w:r>
      <w:r w:rsidR="00794B9A">
        <w:t xml:space="preserve">on the other hand, </w:t>
      </w:r>
      <w:r w:rsidR="003A7C9F">
        <w:t xml:space="preserve">does not </w:t>
      </w:r>
      <w:proofErr w:type="gramStart"/>
      <w:r w:rsidR="003A7C9F">
        <w:t>take into account</w:t>
      </w:r>
      <w:proofErr w:type="gramEnd"/>
      <w:r w:rsidR="003A7C9F">
        <w:t xml:space="preserve"> the uncertainty of the prediction, only its mean</w:t>
      </w:r>
      <w:r w:rsidR="006D2F79">
        <w:t xml:space="preserve"> and is computed with respect to the experimental data.</w:t>
      </w:r>
      <w:r w:rsidR="00C00BA6">
        <w:t xml:space="preserve"> </w:t>
      </w:r>
      <w:r w:rsidR="00346E01">
        <w:t>In summary</w:t>
      </w:r>
      <w:r w:rsidR="00933FB6">
        <w:t xml:space="preserve">, </w:t>
      </w:r>
      <w:r w:rsidR="001A653E">
        <w:t xml:space="preserve">Table 3 shows that </w:t>
      </w:r>
      <w:r w:rsidR="00933FB6">
        <w:t xml:space="preserve">the </w:t>
      </w:r>
      <w:r w:rsidR="00860911">
        <w:t xml:space="preserve">posterior </w:t>
      </w:r>
      <w:r w:rsidR="00B93F16">
        <w:t>prediction</w:t>
      </w:r>
      <w:r w:rsidR="00346E01">
        <w:t>s</w:t>
      </w:r>
      <w:r w:rsidR="00B93F16">
        <w:t xml:space="preserve"> </w:t>
      </w:r>
      <w:r w:rsidR="00346E01">
        <w:t>are</w:t>
      </w:r>
      <w:r w:rsidR="00B93F16">
        <w:t xml:space="preserve"> closer to the</w:t>
      </w:r>
      <w:r w:rsidR="00346E01">
        <w:t xml:space="preserve"> experimental</w:t>
      </w:r>
      <w:r w:rsidR="00B93F16">
        <w:t xml:space="preserve"> data than the prior</w:t>
      </w:r>
      <w:r w:rsidR="000F6FE6">
        <w:t xml:space="preserve"> predictions</w:t>
      </w:r>
      <w:r w:rsidR="001A653E">
        <w:t xml:space="preserve"> (</w:t>
      </w:r>
      <w:r w:rsidR="007A55B3">
        <w:t>RMSE reduced 69</w:t>
      </w:r>
      <w:ins w:id="456" w:author="Karim Anaya-Izquierdo" w:date="2024-11-21T20:50:00Z" w16du:dateUtc="2024-11-21T20:50:00Z">
        <w:r w:rsidR="00A02AC4">
          <w:t>3</w:t>
        </w:r>
      </w:ins>
      <w:r w:rsidR="007A55B3">
        <w:t>% on average)</w:t>
      </w:r>
      <w:r w:rsidR="00B55282">
        <w:t>. Moreover</w:t>
      </w:r>
      <w:ins w:id="457" w:author="Janice Barton" w:date="2024-09-22T12:23:00Z" w16du:dateUtc="2024-09-22T11:23:00Z">
        <w:r w:rsidR="00B55282">
          <w:t>,</w:t>
        </w:r>
      </w:ins>
      <w:r w:rsidR="00B93F16">
        <w:t xml:space="preserve"> the uncertainty </w:t>
      </w:r>
      <w:r w:rsidR="00B55282">
        <w:t>in</w:t>
      </w:r>
      <w:r w:rsidR="00B93F16">
        <w:t xml:space="preserve"> </w:t>
      </w:r>
      <w:r w:rsidR="00000A20">
        <w:t xml:space="preserve">the posterior </w:t>
      </w:r>
      <w:r w:rsidR="00B93F16">
        <w:t>prediction</w:t>
      </w:r>
      <w:r w:rsidR="00D34F35">
        <w:t>s</w:t>
      </w:r>
      <w:r w:rsidR="00B93F16">
        <w:t xml:space="preserve"> is considerably</w:t>
      </w:r>
      <w:r w:rsidR="00D34F35">
        <w:t xml:space="preserve"> smaller</w:t>
      </w:r>
      <w:r w:rsidR="00B93F16">
        <w:t xml:space="preserve"> </w:t>
      </w:r>
      <w:r w:rsidR="00000A20">
        <w:t xml:space="preserve">than </w:t>
      </w:r>
      <w:r w:rsidR="00BE3EC7">
        <w:t>around the prior prediction</w:t>
      </w:r>
      <w:r w:rsidR="0003023D">
        <w:t xml:space="preserve">s </w:t>
      </w:r>
      <w:r w:rsidR="00B55282">
        <w:t xml:space="preserve">with the </w:t>
      </w:r>
      <w:del w:id="458" w:author="Janice Barton" w:date="2024-09-22T12:23:00Z" w16du:dateUtc="2024-09-22T11:23:00Z">
        <w:r w:rsidR="0003023D" w:rsidDel="00B55282">
          <w:delText>(</w:delText>
        </w:r>
      </w:del>
      <w:r w:rsidR="009A446B">
        <w:t>a</w:t>
      </w:r>
      <w:r w:rsidR="00060D37">
        <w:t>rea reduced 9</w:t>
      </w:r>
      <w:ins w:id="459" w:author="Karim Anaya-Izquierdo" w:date="2024-11-21T21:33:00Z" w16du:dateUtc="2024-11-21T21:33:00Z">
        <w:r w:rsidR="00063788">
          <w:t>7</w:t>
        </w:r>
      </w:ins>
      <w:del w:id="460" w:author="Karim Anaya-Izquierdo" w:date="2024-11-21T21:33:00Z" w16du:dateUtc="2024-11-21T21:33:00Z">
        <w:r w:rsidR="00060D37" w:rsidDel="00063788">
          <w:delText>8</w:delText>
        </w:r>
      </w:del>
      <w:r w:rsidR="00060D37">
        <w:t>% on average</w:t>
      </w:r>
      <w:r w:rsidR="008E0224">
        <w:t>,</w:t>
      </w:r>
      <w:r w:rsidR="00B55282">
        <w:t xml:space="preserve"> making it barely visible in </w:t>
      </w:r>
      <w:r w:rsidR="00B55282" w:rsidRPr="00B55282">
        <w:fldChar w:fldCharType="begin"/>
      </w:r>
      <w:r w:rsidR="00B55282" w:rsidRPr="00B55282">
        <w:instrText xml:space="preserve"> REF _Ref148885565 \h </w:instrText>
      </w:r>
      <w:r w:rsidR="00B55282" w:rsidRPr="00B55282">
        <w:fldChar w:fldCharType="separate"/>
      </w:r>
      <w:r w:rsidR="00B55282" w:rsidRPr="00B55282">
        <w:t>Figure 9</w:t>
      </w:r>
      <w:r w:rsidR="00B55282" w:rsidRPr="00B55282">
        <w:fldChar w:fldCharType="end"/>
      </w:r>
      <w:ins w:id="461" w:author="Karim Anaya-Izquierdo" w:date="2024-09-18T14:40:00Z" w16du:dateUtc="2024-09-18T13:40:00Z">
        <w:r w:rsidR="00BE3EC7">
          <w:t>.</w:t>
        </w:r>
      </w:ins>
    </w:p>
    <w:p w14:paraId="111E8EE8" w14:textId="77777777" w:rsidR="00291082" w:rsidRDefault="00291082" w:rsidP="00B97AAE"/>
    <w:p w14:paraId="4F4D677F" w14:textId="547F9EDE" w:rsidR="00385323" w:rsidDel="00C336E7" w:rsidRDefault="00385323" w:rsidP="00385323">
      <w:pPr>
        <w:pStyle w:val="Caption"/>
        <w:keepNext/>
        <w:rPr>
          <w:del w:id="462" w:author="Karim Anaya-Izquierdo" w:date="2024-09-18T10:00:00Z" w16du:dateUtc="2024-09-18T09:00:00Z"/>
        </w:rPr>
      </w:pPr>
      <w:bookmarkStart w:id="463" w:name="_Ref175755978"/>
      <w:r>
        <w:lastRenderedPageBreak/>
        <w:t xml:space="preserve">Table </w:t>
      </w:r>
      <w:r w:rsidR="003A15B7">
        <w:fldChar w:fldCharType="begin"/>
      </w:r>
      <w:r w:rsidR="003A15B7">
        <w:rPr>
          <w:iCs w:val="0"/>
        </w:rPr>
        <w:instrText xml:space="preserve"> SEQ Table \* ARABIC </w:instrText>
      </w:r>
      <w:r w:rsidR="003A15B7">
        <w:fldChar w:fldCharType="separate"/>
      </w:r>
      <w:r w:rsidR="003A15B7">
        <w:rPr>
          <w:noProof/>
        </w:rPr>
        <w:t>3</w:t>
      </w:r>
      <w:r w:rsidR="003A15B7">
        <w:rPr>
          <w:noProof/>
        </w:rPr>
        <w:fldChar w:fldCharType="end"/>
      </w:r>
      <w:bookmarkEnd w:id="463"/>
      <w:r w:rsidR="008B2B6B">
        <w:t xml:space="preserve">. </w:t>
      </w:r>
      <w:r w:rsidR="001045DF">
        <w:t xml:space="preserve">RMSE and </w:t>
      </w:r>
      <w:ins w:id="464" w:author="Karim Anaya-Izquierdo" w:date="2024-09-18T17:58:00Z" w16du:dateUtc="2024-09-18T16:58:00Z">
        <w:r w:rsidR="008C7D3D">
          <w:t>probability</w:t>
        </w:r>
      </w:ins>
      <w:r w:rsidR="001045DF">
        <w:t xml:space="preserve"> </w:t>
      </w:r>
      <w:r w:rsidR="00E407E7">
        <w:t>area of</w:t>
      </w:r>
      <w:r w:rsidR="001045DF">
        <w:t xml:space="preserve"> </w:t>
      </w:r>
      <w:r w:rsidR="007415BE">
        <w:t>the p</w:t>
      </w:r>
      <w:r w:rsidR="009A0927" w:rsidRPr="009A0927">
        <w:t>rediction</w:t>
      </w:r>
      <w:r w:rsidR="007415BE">
        <w:t>s</w:t>
      </w:r>
      <w:r w:rsidR="009A0927" w:rsidRPr="009A0927">
        <w:t xml:space="preserve"> </w:t>
      </w:r>
      <w:r w:rsidR="007415BE">
        <w:t>for</w:t>
      </w:r>
      <w:r w:rsidR="009A0927" w:rsidRPr="009A0927">
        <w:t xml:space="preserve"> load-extension curves </w:t>
      </w:r>
      <w:r w:rsidR="00627CF4">
        <w:t>using</w:t>
      </w:r>
      <w:r w:rsidR="009A0927" w:rsidRPr="009A0927">
        <w:t xml:space="preserve"> the basic Bayesian inference framework</w:t>
      </w:r>
      <w:r w:rsidR="00051D06">
        <w:t xml:space="preserve"> (no latent bias)</w:t>
      </w:r>
      <w:r w:rsidR="00627CF4">
        <w:t>.</w:t>
      </w:r>
    </w:p>
    <w:p w14:paraId="0CF8FF08" w14:textId="77777777" w:rsidR="00EF27E5" w:rsidRDefault="00EF27E5" w:rsidP="0022428B">
      <w:pPr>
        <w:pStyle w:val="Caption"/>
        <w:keepNext/>
        <w:rPr>
          <w:ins w:id="465" w:author="Karim Anaya-Izquierdo" w:date="2024-09-18T10:00:00Z" w16du:dateUtc="2024-09-18T09:00:00Z"/>
        </w:rPr>
      </w:pPr>
    </w:p>
    <w:tbl>
      <w:tblPr>
        <w:tblW w:w="7660" w:type="dxa"/>
        <w:jc w:val="center"/>
        <w:tblLook w:val="04A0" w:firstRow="1" w:lastRow="0" w:firstColumn="1" w:lastColumn="0" w:noHBand="0" w:noVBand="1"/>
        <w:tblPrChange w:id="466" w:author="Karim Anaya-Izquierdo" w:date="2024-09-19T14:34:00Z" w16du:dateUtc="2024-09-19T13:34:00Z">
          <w:tblPr>
            <w:tblW w:w="7660" w:type="dxa"/>
            <w:tblLook w:val="04A0" w:firstRow="1" w:lastRow="0" w:firstColumn="1" w:lastColumn="0" w:noHBand="0" w:noVBand="1"/>
          </w:tblPr>
        </w:tblPrChange>
      </w:tblPr>
      <w:tblGrid>
        <w:gridCol w:w="852"/>
        <w:gridCol w:w="1007"/>
        <w:gridCol w:w="1050"/>
        <w:gridCol w:w="1052"/>
        <w:gridCol w:w="1043"/>
        <w:gridCol w:w="1050"/>
        <w:gridCol w:w="1050"/>
        <w:gridCol w:w="1043"/>
        <w:gridCol w:w="222"/>
        <w:tblGridChange w:id="467">
          <w:tblGrid>
            <w:gridCol w:w="852"/>
            <w:gridCol w:w="1007"/>
            <w:gridCol w:w="1050"/>
            <w:gridCol w:w="1052"/>
            <w:gridCol w:w="1043"/>
            <w:gridCol w:w="1050"/>
            <w:gridCol w:w="1050"/>
            <w:gridCol w:w="1043"/>
            <w:gridCol w:w="222"/>
          </w:tblGrid>
        </w:tblGridChange>
      </w:tblGrid>
      <w:tr w:rsidR="00D20EC6" w14:paraId="59D48115" w14:textId="77777777" w:rsidTr="00D20EC6">
        <w:trPr>
          <w:gridAfter w:val="1"/>
          <w:wAfter w:w="36" w:type="dxa"/>
          <w:trHeight w:val="340"/>
          <w:jc w:val="center"/>
          <w:ins w:id="468" w:author="Karim Anaya-Izquierdo" w:date="2024-09-19T14:34:00Z"/>
          <w:trPrChange w:id="469" w:author="Karim Anaya-Izquierdo" w:date="2024-09-19T14:34:00Z" w16du:dateUtc="2024-09-19T13:34:00Z">
            <w:trPr>
              <w:gridAfter w:val="1"/>
              <w:wAfter w:w="36" w:type="dxa"/>
              <w:trHeight w:val="340"/>
            </w:trPr>
          </w:trPrChange>
        </w:trPr>
        <w:tc>
          <w:tcPr>
            <w:tcW w:w="740" w:type="dxa"/>
            <w:tcBorders>
              <w:top w:val="nil"/>
              <w:left w:val="nil"/>
              <w:bottom w:val="single" w:sz="8" w:space="0" w:color="auto"/>
              <w:right w:val="nil"/>
            </w:tcBorders>
            <w:noWrap/>
            <w:vAlign w:val="bottom"/>
            <w:hideMark/>
            <w:tcPrChange w:id="470" w:author="Karim Anaya-Izquierdo" w:date="2024-09-19T14:34:00Z" w16du:dateUtc="2024-09-19T13:34:00Z">
              <w:tcPr>
                <w:tcW w:w="740" w:type="dxa"/>
                <w:tcBorders>
                  <w:top w:val="nil"/>
                  <w:left w:val="nil"/>
                  <w:bottom w:val="single" w:sz="8" w:space="0" w:color="auto"/>
                  <w:right w:val="nil"/>
                </w:tcBorders>
                <w:noWrap/>
                <w:vAlign w:val="bottom"/>
                <w:hideMark/>
              </w:tcPr>
            </w:tcPrChange>
          </w:tcPr>
          <w:p w14:paraId="191FEC21" w14:textId="77777777" w:rsidR="00D20EC6" w:rsidRDefault="00D20EC6">
            <w:pPr>
              <w:rPr>
                <w:ins w:id="471" w:author="Karim Anaya-Izquierdo" w:date="2024-09-19T14:34:00Z" w16du:dateUtc="2024-09-19T13:34:00Z"/>
                <w:rFonts w:ascii="Aptos Narrow" w:hAnsi="Aptos Narrow"/>
                <w:color w:val="000000"/>
              </w:rPr>
            </w:pPr>
            <w:ins w:id="472" w:author="Karim Anaya-Izquierdo" w:date="2024-09-19T14:34:00Z" w16du:dateUtc="2024-09-19T13:34:00Z">
              <w:r>
                <w:rPr>
                  <w:rFonts w:ascii="Aptos Narrow" w:hAnsi="Aptos Narrow"/>
                  <w:color w:val="000000"/>
                </w:rPr>
                <w:t> </w:t>
              </w:r>
            </w:ins>
          </w:p>
        </w:tc>
        <w:tc>
          <w:tcPr>
            <w:tcW w:w="993" w:type="dxa"/>
            <w:tcBorders>
              <w:top w:val="single" w:sz="8" w:space="0" w:color="auto"/>
              <w:left w:val="nil"/>
              <w:bottom w:val="single" w:sz="8" w:space="0" w:color="auto"/>
              <w:right w:val="nil"/>
            </w:tcBorders>
            <w:vAlign w:val="center"/>
            <w:hideMark/>
            <w:tcPrChange w:id="473" w:author="Karim Anaya-Izquierdo" w:date="2024-09-19T14:34:00Z" w16du:dateUtc="2024-09-19T13:34:00Z">
              <w:tcPr>
                <w:tcW w:w="993" w:type="dxa"/>
                <w:tcBorders>
                  <w:top w:val="single" w:sz="8" w:space="0" w:color="auto"/>
                  <w:left w:val="nil"/>
                  <w:bottom w:val="single" w:sz="8" w:space="0" w:color="auto"/>
                  <w:right w:val="nil"/>
                </w:tcBorders>
                <w:vAlign w:val="center"/>
                <w:hideMark/>
              </w:tcPr>
            </w:tcPrChange>
          </w:tcPr>
          <w:p w14:paraId="78B263B5" w14:textId="77777777" w:rsidR="00D20EC6" w:rsidRDefault="00D20EC6">
            <w:pPr>
              <w:jc w:val="center"/>
              <w:rPr>
                <w:ins w:id="474" w:author="Karim Anaya-Izquierdo" w:date="2024-09-19T14:34:00Z" w16du:dateUtc="2024-09-19T13:34:00Z"/>
                <w:rFonts w:ascii="Calibri" w:hAnsi="Calibri" w:cs="Calibri"/>
                <w:color w:val="000000"/>
                <w:sz w:val="20"/>
                <w:szCs w:val="20"/>
              </w:rPr>
            </w:pPr>
            <w:ins w:id="475" w:author="Karim Anaya-Izquierdo" w:date="2024-09-19T14:34:00Z" w16du:dateUtc="2024-09-19T13:34:00Z">
              <w:r>
                <w:rPr>
                  <w:rFonts w:ascii="Calibri" w:hAnsi="Calibri" w:cs="Calibri"/>
                  <w:color w:val="000000"/>
                  <w:sz w:val="20"/>
                  <w:szCs w:val="20"/>
                </w:rPr>
                <w:t> </w:t>
              </w:r>
            </w:ins>
          </w:p>
        </w:tc>
        <w:tc>
          <w:tcPr>
            <w:tcW w:w="3138" w:type="dxa"/>
            <w:gridSpan w:val="3"/>
            <w:tcBorders>
              <w:top w:val="single" w:sz="8" w:space="0" w:color="auto"/>
              <w:left w:val="single" w:sz="4" w:space="0" w:color="auto"/>
              <w:bottom w:val="single" w:sz="8" w:space="0" w:color="auto"/>
              <w:right w:val="single" w:sz="4" w:space="0" w:color="000000"/>
            </w:tcBorders>
            <w:vAlign w:val="center"/>
            <w:hideMark/>
            <w:tcPrChange w:id="476" w:author="Karim Anaya-Izquierdo" w:date="2024-09-19T14:34:00Z" w16du:dateUtc="2024-09-19T13:34:00Z">
              <w:tcPr>
                <w:tcW w:w="3138" w:type="dxa"/>
                <w:gridSpan w:val="3"/>
                <w:tcBorders>
                  <w:top w:val="single" w:sz="8" w:space="0" w:color="auto"/>
                  <w:left w:val="single" w:sz="4" w:space="0" w:color="auto"/>
                  <w:bottom w:val="single" w:sz="8" w:space="0" w:color="auto"/>
                  <w:right w:val="single" w:sz="4" w:space="0" w:color="000000"/>
                </w:tcBorders>
                <w:vAlign w:val="center"/>
                <w:hideMark/>
              </w:tcPr>
            </w:tcPrChange>
          </w:tcPr>
          <w:p w14:paraId="6EA82005" w14:textId="77777777" w:rsidR="00D20EC6" w:rsidRDefault="00D20EC6">
            <w:pPr>
              <w:jc w:val="center"/>
              <w:rPr>
                <w:ins w:id="477" w:author="Karim Anaya-Izquierdo" w:date="2024-09-19T14:34:00Z" w16du:dateUtc="2024-09-19T13:34:00Z"/>
                <w:rFonts w:ascii="Calibri" w:hAnsi="Calibri" w:cs="Calibri"/>
                <w:color w:val="000000"/>
                <w:sz w:val="20"/>
                <w:szCs w:val="20"/>
              </w:rPr>
            </w:pPr>
            <w:ins w:id="478" w:author="Karim Anaya-Izquierdo" w:date="2024-09-19T14:34:00Z" w16du:dateUtc="2024-09-19T13:34:00Z">
              <w:r>
                <w:rPr>
                  <w:rFonts w:ascii="Calibri" w:hAnsi="Calibri" w:cs="Calibri"/>
                  <w:color w:val="000000"/>
                  <w:sz w:val="20"/>
                  <w:szCs w:val="20"/>
                </w:rPr>
                <w:t>RMSE</w:t>
              </w:r>
            </w:ins>
          </w:p>
        </w:tc>
        <w:tc>
          <w:tcPr>
            <w:tcW w:w="2753" w:type="dxa"/>
            <w:gridSpan w:val="3"/>
            <w:tcBorders>
              <w:top w:val="single" w:sz="8" w:space="0" w:color="auto"/>
              <w:left w:val="nil"/>
              <w:bottom w:val="single" w:sz="8" w:space="0" w:color="auto"/>
              <w:right w:val="nil"/>
            </w:tcBorders>
            <w:vAlign w:val="center"/>
            <w:hideMark/>
            <w:tcPrChange w:id="479" w:author="Karim Anaya-Izquierdo" w:date="2024-09-19T14:34:00Z" w16du:dateUtc="2024-09-19T13:34:00Z">
              <w:tcPr>
                <w:tcW w:w="2753" w:type="dxa"/>
                <w:gridSpan w:val="3"/>
                <w:tcBorders>
                  <w:top w:val="single" w:sz="8" w:space="0" w:color="auto"/>
                  <w:left w:val="nil"/>
                  <w:bottom w:val="single" w:sz="8" w:space="0" w:color="auto"/>
                  <w:right w:val="nil"/>
                </w:tcBorders>
                <w:vAlign w:val="center"/>
                <w:hideMark/>
              </w:tcPr>
            </w:tcPrChange>
          </w:tcPr>
          <w:p w14:paraId="42E15707" w14:textId="77777777" w:rsidR="00D20EC6" w:rsidRDefault="00D20EC6">
            <w:pPr>
              <w:jc w:val="center"/>
              <w:rPr>
                <w:ins w:id="480" w:author="Karim Anaya-Izquierdo" w:date="2024-09-19T14:34:00Z" w16du:dateUtc="2024-09-19T13:34:00Z"/>
                <w:rFonts w:ascii="Calibri" w:hAnsi="Calibri" w:cs="Calibri"/>
                <w:color w:val="000000"/>
                <w:sz w:val="20"/>
                <w:szCs w:val="20"/>
              </w:rPr>
            </w:pPr>
            <w:ins w:id="481" w:author="Karim Anaya-Izquierdo" w:date="2024-09-19T14:34:00Z" w16du:dateUtc="2024-09-19T13:34:00Z">
              <w:r>
                <w:rPr>
                  <w:rFonts w:ascii="Calibri" w:hAnsi="Calibri" w:cs="Calibri"/>
                  <w:color w:val="000000"/>
                  <w:sz w:val="20"/>
                  <w:szCs w:val="20"/>
                </w:rPr>
                <w:t>Probability area </w:t>
              </w:r>
            </w:ins>
          </w:p>
        </w:tc>
      </w:tr>
      <w:tr w:rsidR="007029B0" w14:paraId="22ADCC44" w14:textId="77777777" w:rsidTr="00D20EC6">
        <w:trPr>
          <w:gridAfter w:val="1"/>
          <w:wAfter w:w="36" w:type="dxa"/>
          <w:trHeight w:val="458"/>
          <w:jc w:val="center"/>
          <w:ins w:id="482" w:author="Karim Anaya-Izquierdo" w:date="2024-09-19T14:34:00Z"/>
        </w:trPr>
        <w:tc>
          <w:tcPr>
            <w:tcW w:w="740" w:type="dxa"/>
            <w:vMerge w:val="restart"/>
            <w:tcBorders>
              <w:top w:val="nil"/>
              <w:left w:val="nil"/>
              <w:bottom w:val="single" w:sz="8" w:space="0" w:color="000000"/>
              <w:right w:val="nil"/>
            </w:tcBorders>
            <w:vAlign w:val="bottom"/>
            <w:hideMark/>
          </w:tcPr>
          <w:p w14:paraId="4868DECA" w14:textId="77777777" w:rsidR="00D20EC6" w:rsidRDefault="00D20EC6">
            <w:pPr>
              <w:jc w:val="center"/>
              <w:rPr>
                <w:ins w:id="483" w:author="Karim Anaya-Izquierdo" w:date="2024-09-19T14:34:00Z" w16du:dateUtc="2024-09-19T13:34:00Z"/>
                <w:rFonts w:ascii="Calibri" w:hAnsi="Calibri" w:cs="Calibri"/>
                <w:color w:val="000000"/>
                <w:sz w:val="20"/>
                <w:szCs w:val="20"/>
              </w:rPr>
            </w:pPr>
            <w:ins w:id="484" w:author="Karim Anaya-Izquierdo" w:date="2024-09-19T14:34:00Z" w16du:dateUtc="2024-09-19T13:34:00Z">
              <w:r>
                <w:rPr>
                  <w:rFonts w:ascii="Calibri" w:hAnsi="Calibri" w:cs="Calibri"/>
                  <w:color w:val="000000"/>
                  <w:sz w:val="20"/>
                  <w:szCs w:val="20"/>
                </w:rPr>
                <w:t>Loading angle</w:t>
              </w:r>
            </w:ins>
          </w:p>
        </w:tc>
        <w:tc>
          <w:tcPr>
            <w:tcW w:w="993" w:type="dxa"/>
            <w:vMerge w:val="restart"/>
            <w:tcBorders>
              <w:top w:val="nil"/>
              <w:left w:val="nil"/>
              <w:bottom w:val="single" w:sz="8" w:space="0" w:color="000000"/>
              <w:right w:val="single" w:sz="4" w:space="0" w:color="auto"/>
            </w:tcBorders>
            <w:vAlign w:val="center"/>
            <w:hideMark/>
          </w:tcPr>
          <w:p w14:paraId="7A37D541" w14:textId="77777777" w:rsidR="00D20EC6" w:rsidRDefault="00D20EC6">
            <w:pPr>
              <w:jc w:val="center"/>
              <w:rPr>
                <w:ins w:id="485" w:author="Karim Anaya-Izquierdo" w:date="2024-09-19T14:34:00Z" w16du:dateUtc="2024-09-19T13:34:00Z"/>
                <w:rFonts w:ascii="Calibri" w:hAnsi="Calibri" w:cs="Calibri"/>
                <w:color w:val="000000"/>
                <w:sz w:val="20"/>
                <w:szCs w:val="20"/>
              </w:rPr>
            </w:pPr>
            <w:ins w:id="486" w:author="Karim Anaya-Izquierdo" w:date="2024-09-19T14:34:00Z" w16du:dateUtc="2024-09-19T13:34:00Z">
              <w:r>
                <w:rPr>
                  <w:rFonts w:ascii="Calibri" w:hAnsi="Calibri" w:cs="Calibri"/>
                  <w:color w:val="000000"/>
                  <w:sz w:val="20"/>
                  <w:szCs w:val="20"/>
                </w:rPr>
                <w:t>Extension</w:t>
              </w:r>
            </w:ins>
          </w:p>
        </w:tc>
        <w:tc>
          <w:tcPr>
            <w:tcW w:w="995" w:type="dxa"/>
            <w:vMerge w:val="restart"/>
            <w:tcBorders>
              <w:top w:val="nil"/>
              <w:left w:val="single" w:sz="4" w:space="0" w:color="auto"/>
              <w:bottom w:val="single" w:sz="8" w:space="0" w:color="000000"/>
              <w:right w:val="nil"/>
            </w:tcBorders>
            <w:vAlign w:val="center"/>
            <w:hideMark/>
          </w:tcPr>
          <w:p w14:paraId="4AFD11B4" w14:textId="77777777" w:rsidR="00D20EC6" w:rsidRDefault="00D20EC6">
            <w:pPr>
              <w:jc w:val="center"/>
              <w:rPr>
                <w:ins w:id="487" w:author="Karim Anaya-Izquierdo" w:date="2024-09-19T14:34:00Z" w16du:dateUtc="2024-09-19T13:34:00Z"/>
                <w:rFonts w:ascii="Calibri" w:hAnsi="Calibri" w:cs="Calibri"/>
                <w:color w:val="000000"/>
                <w:sz w:val="20"/>
                <w:szCs w:val="20"/>
              </w:rPr>
            </w:pPr>
            <w:ins w:id="488" w:author="Karim Anaya-Izquierdo" w:date="2024-09-19T14:34:00Z" w16du:dateUtc="2024-09-19T13:34:00Z">
              <w:r>
                <w:rPr>
                  <w:rFonts w:ascii="Calibri" w:hAnsi="Calibri" w:cs="Calibri"/>
                  <w:color w:val="000000"/>
                  <w:sz w:val="20"/>
                  <w:szCs w:val="20"/>
                </w:rPr>
                <w:t>Prior prediction</w:t>
              </w:r>
            </w:ins>
          </w:p>
        </w:tc>
        <w:tc>
          <w:tcPr>
            <w:tcW w:w="1052" w:type="dxa"/>
            <w:vMerge w:val="restart"/>
            <w:tcBorders>
              <w:top w:val="nil"/>
              <w:left w:val="nil"/>
              <w:bottom w:val="single" w:sz="8" w:space="0" w:color="000000"/>
              <w:right w:val="nil"/>
            </w:tcBorders>
            <w:vAlign w:val="center"/>
            <w:hideMark/>
          </w:tcPr>
          <w:p w14:paraId="699D003A" w14:textId="77777777" w:rsidR="00D20EC6" w:rsidRDefault="00D20EC6">
            <w:pPr>
              <w:jc w:val="center"/>
              <w:rPr>
                <w:ins w:id="489" w:author="Karim Anaya-Izquierdo" w:date="2024-09-19T14:34:00Z" w16du:dateUtc="2024-09-19T13:34:00Z"/>
                <w:rFonts w:ascii="Calibri" w:hAnsi="Calibri" w:cs="Calibri"/>
                <w:color w:val="000000"/>
                <w:sz w:val="20"/>
                <w:szCs w:val="20"/>
              </w:rPr>
            </w:pPr>
            <w:ins w:id="490" w:author="Karim Anaya-Izquierdo" w:date="2024-09-19T14:34:00Z" w16du:dateUtc="2024-09-19T13:34:00Z">
              <w:r>
                <w:rPr>
                  <w:rFonts w:ascii="Calibri" w:hAnsi="Calibri" w:cs="Calibri"/>
                  <w:color w:val="000000"/>
                  <w:sz w:val="20"/>
                  <w:szCs w:val="20"/>
                </w:rPr>
                <w:t>Posterior prediction</w:t>
              </w:r>
            </w:ins>
          </w:p>
        </w:tc>
        <w:tc>
          <w:tcPr>
            <w:tcW w:w="1091" w:type="dxa"/>
            <w:vMerge w:val="restart"/>
            <w:tcBorders>
              <w:top w:val="nil"/>
              <w:left w:val="nil"/>
              <w:bottom w:val="single" w:sz="8" w:space="0" w:color="000000"/>
              <w:right w:val="single" w:sz="4" w:space="0" w:color="auto"/>
            </w:tcBorders>
            <w:vAlign w:val="center"/>
            <w:hideMark/>
          </w:tcPr>
          <w:p w14:paraId="471EA91B" w14:textId="77777777" w:rsidR="00D20EC6" w:rsidRDefault="00D20EC6">
            <w:pPr>
              <w:jc w:val="center"/>
              <w:rPr>
                <w:ins w:id="491" w:author="Karim Anaya-Izquierdo" w:date="2024-09-19T14:34:00Z" w16du:dateUtc="2024-09-19T13:34:00Z"/>
                <w:rFonts w:ascii="Calibri" w:hAnsi="Calibri" w:cs="Calibri"/>
                <w:color w:val="000000"/>
                <w:sz w:val="20"/>
                <w:szCs w:val="20"/>
              </w:rPr>
            </w:pPr>
            <w:ins w:id="492" w:author="Karim Anaya-Izquierdo" w:date="2024-09-19T14:34:00Z" w16du:dateUtc="2024-09-19T13:34:00Z">
              <w:r>
                <w:rPr>
                  <w:rFonts w:ascii="Calibri" w:hAnsi="Calibri" w:cs="Calibri"/>
                  <w:color w:val="000000"/>
                  <w:sz w:val="20"/>
                  <w:szCs w:val="20"/>
                </w:rPr>
                <w:t>Reduction</w:t>
              </w:r>
            </w:ins>
          </w:p>
        </w:tc>
        <w:tc>
          <w:tcPr>
            <w:tcW w:w="956" w:type="dxa"/>
            <w:vMerge w:val="restart"/>
            <w:tcBorders>
              <w:top w:val="nil"/>
              <w:left w:val="single" w:sz="4" w:space="0" w:color="auto"/>
              <w:bottom w:val="single" w:sz="8" w:space="0" w:color="000000"/>
              <w:right w:val="nil"/>
            </w:tcBorders>
            <w:vAlign w:val="center"/>
            <w:hideMark/>
          </w:tcPr>
          <w:p w14:paraId="7E4A4A32" w14:textId="77777777" w:rsidR="00D20EC6" w:rsidRDefault="00D20EC6">
            <w:pPr>
              <w:jc w:val="center"/>
              <w:rPr>
                <w:ins w:id="493" w:author="Karim Anaya-Izquierdo" w:date="2024-09-19T14:34:00Z" w16du:dateUtc="2024-09-19T13:34:00Z"/>
                <w:rFonts w:ascii="Calibri" w:hAnsi="Calibri" w:cs="Calibri"/>
                <w:color w:val="000000"/>
                <w:sz w:val="20"/>
                <w:szCs w:val="20"/>
              </w:rPr>
            </w:pPr>
            <w:ins w:id="494" w:author="Karim Anaya-Izquierdo" w:date="2024-09-19T14:34:00Z" w16du:dateUtc="2024-09-19T13:34:00Z">
              <w:r>
                <w:rPr>
                  <w:rFonts w:ascii="Calibri" w:hAnsi="Calibri" w:cs="Calibri"/>
                  <w:color w:val="000000"/>
                  <w:sz w:val="20"/>
                  <w:szCs w:val="20"/>
                </w:rPr>
                <w:t>Prior prediction</w:t>
              </w:r>
            </w:ins>
          </w:p>
        </w:tc>
        <w:tc>
          <w:tcPr>
            <w:tcW w:w="899" w:type="dxa"/>
            <w:vMerge w:val="restart"/>
            <w:tcBorders>
              <w:top w:val="nil"/>
              <w:left w:val="nil"/>
              <w:bottom w:val="single" w:sz="8" w:space="0" w:color="000000"/>
              <w:right w:val="nil"/>
            </w:tcBorders>
            <w:vAlign w:val="center"/>
            <w:hideMark/>
          </w:tcPr>
          <w:p w14:paraId="030D54C2" w14:textId="77777777" w:rsidR="00D20EC6" w:rsidRDefault="00D20EC6">
            <w:pPr>
              <w:jc w:val="center"/>
              <w:rPr>
                <w:ins w:id="495" w:author="Karim Anaya-Izquierdo" w:date="2024-09-19T14:34:00Z" w16du:dateUtc="2024-09-19T13:34:00Z"/>
                <w:rFonts w:ascii="Calibri" w:hAnsi="Calibri" w:cs="Calibri"/>
                <w:color w:val="000000"/>
                <w:sz w:val="20"/>
                <w:szCs w:val="20"/>
              </w:rPr>
            </w:pPr>
            <w:ins w:id="496" w:author="Karim Anaya-Izquierdo" w:date="2024-09-19T14:34:00Z" w16du:dateUtc="2024-09-19T13:34:00Z">
              <w:r>
                <w:rPr>
                  <w:rFonts w:ascii="Calibri" w:hAnsi="Calibri" w:cs="Calibri"/>
                  <w:color w:val="000000"/>
                  <w:sz w:val="20"/>
                  <w:szCs w:val="20"/>
                </w:rPr>
                <w:t>Posterior prediction</w:t>
              </w:r>
            </w:ins>
          </w:p>
        </w:tc>
        <w:tc>
          <w:tcPr>
            <w:tcW w:w="898" w:type="dxa"/>
            <w:vMerge w:val="restart"/>
            <w:tcBorders>
              <w:top w:val="nil"/>
              <w:left w:val="nil"/>
              <w:bottom w:val="single" w:sz="8" w:space="0" w:color="000000"/>
              <w:right w:val="single" w:sz="4" w:space="0" w:color="auto"/>
            </w:tcBorders>
            <w:vAlign w:val="center"/>
            <w:hideMark/>
          </w:tcPr>
          <w:p w14:paraId="31793BDE" w14:textId="77777777" w:rsidR="00D20EC6" w:rsidRDefault="00D20EC6">
            <w:pPr>
              <w:jc w:val="center"/>
              <w:rPr>
                <w:ins w:id="497" w:author="Karim Anaya-Izquierdo" w:date="2024-09-19T14:34:00Z" w16du:dateUtc="2024-09-19T13:34:00Z"/>
                <w:rFonts w:ascii="Calibri" w:hAnsi="Calibri" w:cs="Calibri"/>
                <w:color w:val="000000"/>
                <w:sz w:val="20"/>
                <w:szCs w:val="20"/>
              </w:rPr>
            </w:pPr>
            <w:ins w:id="498" w:author="Karim Anaya-Izquierdo" w:date="2024-09-19T14:34:00Z" w16du:dateUtc="2024-09-19T13:34:00Z">
              <w:r>
                <w:rPr>
                  <w:rFonts w:ascii="Calibri" w:hAnsi="Calibri" w:cs="Calibri"/>
                  <w:color w:val="000000"/>
                  <w:sz w:val="20"/>
                  <w:szCs w:val="20"/>
                </w:rPr>
                <w:t>Reduction</w:t>
              </w:r>
            </w:ins>
          </w:p>
        </w:tc>
      </w:tr>
      <w:tr w:rsidR="007029B0" w14:paraId="21F2816F" w14:textId="77777777" w:rsidTr="00D20EC6">
        <w:trPr>
          <w:trHeight w:val="340"/>
          <w:jc w:val="center"/>
          <w:ins w:id="499" w:author="Karim Anaya-Izquierdo" w:date="2024-09-19T14:34:00Z"/>
        </w:trPr>
        <w:tc>
          <w:tcPr>
            <w:tcW w:w="740" w:type="dxa"/>
            <w:vMerge/>
            <w:tcBorders>
              <w:top w:val="nil"/>
              <w:left w:val="nil"/>
              <w:bottom w:val="single" w:sz="8" w:space="0" w:color="000000"/>
              <w:right w:val="nil"/>
            </w:tcBorders>
            <w:vAlign w:val="center"/>
            <w:hideMark/>
          </w:tcPr>
          <w:p w14:paraId="2EFF1503" w14:textId="77777777" w:rsidR="00D20EC6" w:rsidRDefault="00D20EC6">
            <w:pPr>
              <w:rPr>
                <w:ins w:id="500" w:author="Karim Anaya-Izquierdo" w:date="2024-09-19T14:34:00Z" w16du:dateUtc="2024-09-19T13:34:00Z"/>
                <w:rFonts w:ascii="Calibri" w:hAnsi="Calibri" w:cs="Calibri"/>
                <w:color w:val="000000"/>
                <w:sz w:val="20"/>
                <w:szCs w:val="20"/>
              </w:rPr>
            </w:pPr>
          </w:p>
        </w:tc>
        <w:tc>
          <w:tcPr>
            <w:tcW w:w="993" w:type="dxa"/>
            <w:vMerge/>
            <w:tcBorders>
              <w:top w:val="nil"/>
              <w:left w:val="nil"/>
              <w:bottom w:val="single" w:sz="8" w:space="0" w:color="000000"/>
              <w:right w:val="single" w:sz="4" w:space="0" w:color="auto"/>
            </w:tcBorders>
            <w:vAlign w:val="center"/>
            <w:hideMark/>
          </w:tcPr>
          <w:p w14:paraId="0AD5DF8C" w14:textId="77777777" w:rsidR="00D20EC6" w:rsidRDefault="00D20EC6">
            <w:pPr>
              <w:rPr>
                <w:ins w:id="501" w:author="Karim Anaya-Izquierdo" w:date="2024-09-19T14:34:00Z" w16du:dateUtc="2024-09-19T13:34:00Z"/>
                <w:rFonts w:ascii="Calibri" w:hAnsi="Calibri" w:cs="Calibri"/>
                <w:color w:val="000000"/>
                <w:sz w:val="20"/>
                <w:szCs w:val="20"/>
              </w:rPr>
            </w:pPr>
          </w:p>
        </w:tc>
        <w:tc>
          <w:tcPr>
            <w:tcW w:w="995" w:type="dxa"/>
            <w:vMerge/>
            <w:tcBorders>
              <w:top w:val="nil"/>
              <w:left w:val="single" w:sz="4" w:space="0" w:color="auto"/>
              <w:bottom w:val="single" w:sz="8" w:space="0" w:color="000000"/>
              <w:right w:val="nil"/>
            </w:tcBorders>
            <w:vAlign w:val="center"/>
            <w:hideMark/>
          </w:tcPr>
          <w:p w14:paraId="49EDADF7" w14:textId="77777777" w:rsidR="00D20EC6" w:rsidRDefault="00D20EC6">
            <w:pPr>
              <w:rPr>
                <w:ins w:id="502" w:author="Karim Anaya-Izquierdo" w:date="2024-09-19T14:34:00Z" w16du:dateUtc="2024-09-19T13:34:00Z"/>
                <w:rFonts w:ascii="Calibri" w:hAnsi="Calibri" w:cs="Calibri"/>
                <w:color w:val="000000"/>
                <w:sz w:val="20"/>
                <w:szCs w:val="20"/>
              </w:rPr>
            </w:pPr>
          </w:p>
        </w:tc>
        <w:tc>
          <w:tcPr>
            <w:tcW w:w="1052" w:type="dxa"/>
            <w:vMerge/>
            <w:tcBorders>
              <w:top w:val="nil"/>
              <w:left w:val="nil"/>
              <w:bottom w:val="single" w:sz="8" w:space="0" w:color="000000"/>
              <w:right w:val="nil"/>
            </w:tcBorders>
            <w:vAlign w:val="center"/>
            <w:hideMark/>
          </w:tcPr>
          <w:p w14:paraId="3E37A7BC" w14:textId="77777777" w:rsidR="00D20EC6" w:rsidRDefault="00D20EC6">
            <w:pPr>
              <w:rPr>
                <w:ins w:id="503" w:author="Karim Anaya-Izquierdo" w:date="2024-09-19T14:34:00Z" w16du:dateUtc="2024-09-19T13:34:00Z"/>
                <w:rFonts w:ascii="Calibri" w:hAnsi="Calibri" w:cs="Calibri"/>
                <w:color w:val="000000"/>
                <w:sz w:val="20"/>
                <w:szCs w:val="20"/>
              </w:rPr>
            </w:pPr>
          </w:p>
        </w:tc>
        <w:tc>
          <w:tcPr>
            <w:tcW w:w="1091" w:type="dxa"/>
            <w:vMerge/>
            <w:tcBorders>
              <w:top w:val="nil"/>
              <w:left w:val="nil"/>
              <w:bottom w:val="single" w:sz="8" w:space="0" w:color="000000"/>
              <w:right w:val="single" w:sz="4" w:space="0" w:color="auto"/>
            </w:tcBorders>
            <w:vAlign w:val="center"/>
            <w:hideMark/>
          </w:tcPr>
          <w:p w14:paraId="782AAA50" w14:textId="77777777" w:rsidR="00D20EC6" w:rsidRDefault="00D20EC6">
            <w:pPr>
              <w:rPr>
                <w:ins w:id="504" w:author="Karim Anaya-Izquierdo" w:date="2024-09-19T14:34:00Z" w16du:dateUtc="2024-09-19T13:34:00Z"/>
                <w:rFonts w:ascii="Calibri" w:hAnsi="Calibri" w:cs="Calibri"/>
                <w:color w:val="000000"/>
                <w:sz w:val="20"/>
                <w:szCs w:val="20"/>
              </w:rPr>
            </w:pPr>
          </w:p>
        </w:tc>
        <w:tc>
          <w:tcPr>
            <w:tcW w:w="956" w:type="dxa"/>
            <w:vMerge/>
            <w:tcBorders>
              <w:top w:val="nil"/>
              <w:left w:val="single" w:sz="4" w:space="0" w:color="auto"/>
              <w:bottom w:val="single" w:sz="8" w:space="0" w:color="000000"/>
              <w:right w:val="nil"/>
            </w:tcBorders>
            <w:vAlign w:val="center"/>
            <w:hideMark/>
          </w:tcPr>
          <w:p w14:paraId="17D4C928" w14:textId="77777777" w:rsidR="00D20EC6" w:rsidRDefault="00D20EC6">
            <w:pPr>
              <w:rPr>
                <w:ins w:id="505" w:author="Karim Anaya-Izquierdo" w:date="2024-09-19T14:34:00Z" w16du:dateUtc="2024-09-19T13:34:00Z"/>
                <w:rFonts w:ascii="Calibri" w:hAnsi="Calibri" w:cs="Calibri"/>
                <w:color w:val="000000"/>
                <w:sz w:val="20"/>
                <w:szCs w:val="20"/>
              </w:rPr>
            </w:pPr>
          </w:p>
        </w:tc>
        <w:tc>
          <w:tcPr>
            <w:tcW w:w="899" w:type="dxa"/>
            <w:vMerge/>
            <w:tcBorders>
              <w:top w:val="nil"/>
              <w:left w:val="nil"/>
              <w:bottom w:val="single" w:sz="8" w:space="0" w:color="000000"/>
              <w:right w:val="nil"/>
            </w:tcBorders>
            <w:vAlign w:val="center"/>
            <w:hideMark/>
          </w:tcPr>
          <w:p w14:paraId="5935D461" w14:textId="77777777" w:rsidR="00D20EC6" w:rsidRDefault="00D20EC6">
            <w:pPr>
              <w:rPr>
                <w:ins w:id="506" w:author="Karim Anaya-Izquierdo" w:date="2024-09-19T14:34:00Z" w16du:dateUtc="2024-09-19T13:34:00Z"/>
                <w:rFonts w:ascii="Calibri" w:hAnsi="Calibri" w:cs="Calibri"/>
                <w:color w:val="000000"/>
                <w:sz w:val="20"/>
                <w:szCs w:val="20"/>
              </w:rPr>
            </w:pPr>
          </w:p>
        </w:tc>
        <w:tc>
          <w:tcPr>
            <w:tcW w:w="898" w:type="dxa"/>
            <w:vMerge/>
            <w:tcBorders>
              <w:top w:val="nil"/>
              <w:left w:val="nil"/>
              <w:bottom w:val="single" w:sz="8" w:space="0" w:color="000000"/>
              <w:right w:val="single" w:sz="4" w:space="0" w:color="auto"/>
            </w:tcBorders>
            <w:vAlign w:val="center"/>
            <w:hideMark/>
          </w:tcPr>
          <w:p w14:paraId="012166B5" w14:textId="77777777" w:rsidR="00D20EC6" w:rsidRDefault="00D20EC6">
            <w:pPr>
              <w:rPr>
                <w:ins w:id="507" w:author="Karim Anaya-Izquierdo" w:date="2024-09-19T14:34:00Z" w16du:dateUtc="2024-09-19T13:34:00Z"/>
                <w:rFonts w:ascii="Calibri" w:hAnsi="Calibri" w:cs="Calibri"/>
                <w:color w:val="000000"/>
                <w:sz w:val="20"/>
                <w:szCs w:val="20"/>
              </w:rPr>
            </w:pPr>
          </w:p>
        </w:tc>
        <w:tc>
          <w:tcPr>
            <w:tcW w:w="36" w:type="dxa"/>
            <w:tcBorders>
              <w:top w:val="nil"/>
              <w:left w:val="nil"/>
              <w:bottom w:val="nil"/>
              <w:right w:val="nil"/>
            </w:tcBorders>
            <w:noWrap/>
            <w:vAlign w:val="bottom"/>
            <w:hideMark/>
          </w:tcPr>
          <w:p w14:paraId="796DDC95" w14:textId="77777777" w:rsidR="00D20EC6" w:rsidRDefault="00D20EC6">
            <w:pPr>
              <w:jc w:val="center"/>
              <w:rPr>
                <w:ins w:id="508" w:author="Karim Anaya-Izquierdo" w:date="2024-09-19T14:34:00Z" w16du:dateUtc="2024-09-19T13:34:00Z"/>
                <w:rFonts w:ascii="Calibri" w:hAnsi="Calibri" w:cs="Calibri"/>
                <w:color w:val="000000"/>
                <w:sz w:val="20"/>
                <w:szCs w:val="20"/>
              </w:rPr>
            </w:pPr>
          </w:p>
        </w:tc>
      </w:tr>
      <w:tr w:rsidR="00292E72" w14:paraId="7DB698E0" w14:textId="77777777" w:rsidTr="00D20EC6">
        <w:trPr>
          <w:trHeight w:val="320"/>
          <w:jc w:val="center"/>
          <w:ins w:id="509" w:author="Karim Anaya-Izquierdo" w:date="2024-09-19T14:34:00Z"/>
        </w:trPr>
        <w:tc>
          <w:tcPr>
            <w:tcW w:w="740" w:type="dxa"/>
            <w:vMerge w:val="restart"/>
            <w:tcBorders>
              <w:top w:val="nil"/>
              <w:left w:val="nil"/>
              <w:bottom w:val="single" w:sz="8" w:space="0" w:color="000000"/>
              <w:right w:val="nil"/>
            </w:tcBorders>
            <w:vAlign w:val="center"/>
            <w:hideMark/>
          </w:tcPr>
          <w:p w14:paraId="495A5984" w14:textId="77777777" w:rsidR="00D20EC6" w:rsidRDefault="00D20EC6">
            <w:pPr>
              <w:jc w:val="center"/>
              <w:rPr>
                <w:ins w:id="510" w:author="Karim Anaya-Izquierdo" w:date="2024-09-19T14:34:00Z" w16du:dateUtc="2024-09-19T13:34:00Z"/>
                <w:rFonts w:ascii="Calibri" w:hAnsi="Calibri" w:cs="Calibri"/>
                <w:color w:val="000000"/>
                <w:sz w:val="20"/>
                <w:szCs w:val="20"/>
              </w:rPr>
            </w:pPr>
            <w:ins w:id="511" w:author="Karim Anaya-Izquierdo" w:date="2024-09-19T14:34:00Z" w16du:dateUtc="2024-09-19T13:34:00Z">
              <w:r>
                <w:rPr>
                  <w:rFonts w:ascii="Calibri" w:hAnsi="Calibri" w:cs="Calibri"/>
                  <w:color w:val="000000"/>
                  <w:sz w:val="20"/>
                  <w:szCs w:val="20"/>
                </w:rPr>
                <w:t>45°</w:t>
              </w:r>
            </w:ins>
          </w:p>
        </w:tc>
        <w:tc>
          <w:tcPr>
            <w:tcW w:w="993" w:type="dxa"/>
            <w:tcBorders>
              <w:top w:val="nil"/>
              <w:left w:val="nil"/>
              <w:bottom w:val="nil"/>
              <w:right w:val="nil"/>
            </w:tcBorders>
            <w:vAlign w:val="center"/>
            <w:hideMark/>
          </w:tcPr>
          <w:p w14:paraId="2A28F944" w14:textId="77777777" w:rsidR="00D20EC6" w:rsidRDefault="00D20EC6">
            <w:pPr>
              <w:jc w:val="center"/>
              <w:rPr>
                <w:ins w:id="512" w:author="Karim Anaya-Izquierdo" w:date="2024-09-19T14:34:00Z" w16du:dateUtc="2024-09-19T13:34:00Z"/>
                <w:rFonts w:ascii="Calibri" w:hAnsi="Calibri" w:cs="Calibri"/>
                <w:color w:val="000000"/>
                <w:sz w:val="20"/>
                <w:szCs w:val="20"/>
              </w:rPr>
            </w:pPr>
            <w:ins w:id="513" w:author="Karim Anaya-Izquierdo" w:date="2024-09-19T14:34:00Z" w16du:dateUtc="2024-09-19T13:34: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00EF7728" w14:textId="77777777" w:rsidR="00D20EC6" w:rsidRDefault="00D20EC6">
            <w:pPr>
              <w:jc w:val="center"/>
              <w:rPr>
                <w:ins w:id="514" w:author="Karim Anaya-Izquierdo" w:date="2024-09-19T14:34:00Z" w16du:dateUtc="2024-09-19T13:34:00Z"/>
                <w:rFonts w:ascii="Calibri" w:hAnsi="Calibri" w:cs="Calibri"/>
                <w:color w:val="000000"/>
                <w:sz w:val="20"/>
                <w:szCs w:val="20"/>
              </w:rPr>
            </w:pPr>
            <w:ins w:id="515" w:author="Karim Anaya-Izquierdo" w:date="2024-09-19T14:34:00Z" w16du:dateUtc="2024-09-19T13:34:00Z">
              <w:r>
                <w:rPr>
                  <w:rFonts w:ascii="Calibri" w:hAnsi="Calibri" w:cs="Calibri"/>
                  <w:color w:val="000000"/>
                  <w:sz w:val="20"/>
                  <w:szCs w:val="20"/>
                </w:rPr>
                <w:t>0.016</w:t>
              </w:r>
            </w:ins>
          </w:p>
        </w:tc>
        <w:tc>
          <w:tcPr>
            <w:tcW w:w="1052" w:type="dxa"/>
            <w:tcBorders>
              <w:top w:val="nil"/>
              <w:left w:val="nil"/>
              <w:bottom w:val="nil"/>
              <w:right w:val="nil"/>
            </w:tcBorders>
            <w:vAlign w:val="center"/>
            <w:hideMark/>
          </w:tcPr>
          <w:p w14:paraId="7DBAD7A6" w14:textId="77777777" w:rsidR="00D20EC6" w:rsidRDefault="00D20EC6">
            <w:pPr>
              <w:jc w:val="center"/>
              <w:rPr>
                <w:ins w:id="516" w:author="Karim Anaya-Izquierdo" w:date="2024-09-19T14:34:00Z" w16du:dateUtc="2024-09-19T13:34:00Z"/>
                <w:rFonts w:ascii="Calibri" w:hAnsi="Calibri" w:cs="Calibri"/>
                <w:color w:val="000000"/>
                <w:sz w:val="20"/>
                <w:szCs w:val="20"/>
              </w:rPr>
            </w:pPr>
            <w:ins w:id="517" w:author="Karim Anaya-Izquierdo" w:date="2024-09-19T14:34:00Z" w16du:dateUtc="2024-09-19T13:34:00Z">
              <w:r>
                <w:rPr>
                  <w:rFonts w:ascii="Calibri" w:hAnsi="Calibri" w:cs="Calibri"/>
                  <w:color w:val="000000"/>
                  <w:sz w:val="20"/>
                  <w:szCs w:val="20"/>
                </w:rPr>
                <w:t>0.0077</w:t>
              </w:r>
            </w:ins>
          </w:p>
        </w:tc>
        <w:tc>
          <w:tcPr>
            <w:tcW w:w="1091" w:type="dxa"/>
            <w:tcBorders>
              <w:top w:val="nil"/>
              <w:left w:val="nil"/>
              <w:bottom w:val="nil"/>
              <w:right w:val="single" w:sz="4" w:space="0" w:color="auto"/>
            </w:tcBorders>
            <w:vAlign w:val="center"/>
            <w:hideMark/>
          </w:tcPr>
          <w:p w14:paraId="03EFFC43" w14:textId="77777777" w:rsidR="00D20EC6" w:rsidRDefault="00D20EC6">
            <w:pPr>
              <w:jc w:val="center"/>
              <w:rPr>
                <w:ins w:id="518" w:author="Karim Anaya-Izquierdo" w:date="2024-09-19T14:34:00Z" w16du:dateUtc="2024-09-19T13:34:00Z"/>
                <w:rFonts w:ascii="Calibri" w:hAnsi="Calibri" w:cs="Calibri"/>
                <w:color w:val="000000"/>
                <w:sz w:val="20"/>
                <w:szCs w:val="20"/>
              </w:rPr>
            </w:pPr>
            <w:ins w:id="519" w:author="Karim Anaya-Izquierdo" w:date="2024-09-19T14:34:00Z" w16du:dateUtc="2024-09-19T13:34:00Z">
              <w:r>
                <w:rPr>
                  <w:rFonts w:ascii="Calibri" w:hAnsi="Calibri" w:cs="Calibri"/>
                  <w:color w:val="000000"/>
                  <w:sz w:val="20"/>
                  <w:szCs w:val="20"/>
                </w:rPr>
                <w:t>52%</w:t>
              </w:r>
            </w:ins>
          </w:p>
        </w:tc>
        <w:tc>
          <w:tcPr>
            <w:tcW w:w="956" w:type="dxa"/>
            <w:tcBorders>
              <w:top w:val="nil"/>
              <w:left w:val="nil"/>
              <w:bottom w:val="nil"/>
              <w:right w:val="nil"/>
            </w:tcBorders>
            <w:vAlign w:val="center"/>
            <w:hideMark/>
          </w:tcPr>
          <w:p w14:paraId="28AD4612" w14:textId="77777777" w:rsidR="00D20EC6" w:rsidRDefault="00D20EC6">
            <w:pPr>
              <w:jc w:val="center"/>
              <w:rPr>
                <w:ins w:id="520" w:author="Karim Anaya-Izquierdo" w:date="2024-09-19T14:34:00Z" w16du:dateUtc="2024-09-19T13:34:00Z"/>
                <w:rFonts w:ascii="Calibri" w:hAnsi="Calibri" w:cs="Calibri"/>
                <w:color w:val="000000"/>
                <w:sz w:val="20"/>
                <w:szCs w:val="20"/>
              </w:rPr>
            </w:pPr>
            <w:ins w:id="521" w:author="Karim Anaya-Izquierdo" w:date="2024-09-19T14:34:00Z" w16du:dateUtc="2024-09-19T13:34:00Z">
              <w:r>
                <w:rPr>
                  <w:rFonts w:ascii="Calibri" w:hAnsi="Calibri" w:cs="Calibri"/>
                  <w:color w:val="000000"/>
                  <w:sz w:val="20"/>
                  <w:szCs w:val="20"/>
                </w:rPr>
                <w:t>0.179</w:t>
              </w:r>
            </w:ins>
          </w:p>
        </w:tc>
        <w:tc>
          <w:tcPr>
            <w:tcW w:w="899" w:type="dxa"/>
            <w:tcBorders>
              <w:top w:val="nil"/>
              <w:left w:val="nil"/>
              <w:bottom w:val="nil"/>
              <w:right w:val="nil"/>
            </w:tcBorders>
            <w:vAlign w:val="center"/>
            <w:hideMark/>
          </w:tcPr>
          <w:p w14:paraId="1A65EF11" w14:textId="77777777" w:rsidR="00D20EC6" w:rsidRDefault="00D20EC6">
            <w:pPr>
              <w:jc w:val="center"/>
              <w:rPr>
                <w:ins w:id="522" w:author="Karim Anaya-Izquierdo" w:date="2024-09-19T14:34:00Z" w16du:dateUtc="2024-09-19T13:34:00Z"/>
                <w:rFonts w:ascii="Calibri" w:hAnsi="Calibri" w:cs="Calibri"/>
                <w:color w:val="000000"/>
                <w:sz w:val="20"/>
                <w:szCs w:val="20"/>
              </w:rPr>
            </w:pPr>
            <w:ins w:id="523" w:author="Karim Anaya-Izquierdo" w:date="2024-09-19T14:34:00Z" w16du:dateUtc="2024-09-19T13:34:00Z">
              <w:r>
                <w:rPr>
                  <w:rFonts w:ascii="Calibri" w:hAnsi="Calibri" w:cs="Calibri"/>
                  <w:color w:val="000000"/>
                  <w:sz w:val="20"/>
                  <w:szCs w:val="20"/>
                </w:rPr>
                <w:t>0.0031</w:t>
              </w:r>
            </w:ins>
          </w:p>
        </w:tc>
        <w:tc>
          <w:tcPr>
            <w:tcW w:w="898" w:type="dxa"/>
            <w:tcBorders>
              <w:top w:val="nil"/>
              <w:left w:val="nil"/>
              <w:bottom w:val="nil"/>
              <w:right w:val="nil"/>
            </w:tcBorders>
            <w:vAlign w:val="center"/>
            <w:hideMark/>
          </w:tcPr>
          <w:p w14:paraId="53912070" w14:textId="77777777" w:rsidR="00D20EC6" w:rsidRDefault="00D20EC6">
            <w:pPr>
              <w:jc w:val="center"/>
              <w:rPr>
                <w:ins w:id="524" w:author="Karim Anaya-Izquierdo" w:date="2024-09-19T14:34:00Z" w16du:dateUtc="2024-09-19T13:34:00Z"/>
                <w:rFonts w:ascii="Calibri" w:hAnsi="Calibri" w:cs="Calibri"/>
                <w:color w:val="000000"/>
                <w:sz w:val="20"/>
                <w:szCs w:val="20"/>
              </w:rPr>
            </w:pPr>
            <w:ins w:id="525" w:author="Karim Anaya-Izquierdo" w:date="2024-09-19T14:34:00Z" w16du:dateUtc="2024-09-19T13:34:00Z">
              <w:r>
                <w:rPr>
                  <w:rFonts w:ascii="Calibri" w:hAnsi="Calibri" w:cs="Calibri"/>
                  <w:color w:val="000000"/>
                  <w:sz w:val="20"/>
                  <w:szCs w:val="20"/>
                </w:rPr>
                <w:t>98%</w:t>
              </w:r>
            </w:ins>
          </w:p>
        </w:tc>
        <w:tc>
          <w:tcPr>
            <w:tcW w:w="36" w:type="dxa"/>
            <w:vAlign w:val="center"/>
            <w:hideMark/>
          </w:tcPr>
          <w:p w14:paraId="01964A8C" w14:textId="77777777" w:rsidR="00D20EC6" w:rsidRDefault="00D20EC6">
            <w:pPr>
              <w:rPr>
                <w:ins w:id="526" w:author="Karim Anaya-Izquierdo" w:date="2024-09-19T14:34:00Z" w16du:dateUtc="2024-09-19T13:34:00Z"/>
                <w:sz w:val="20"/>
                <w:szCs w:val="20"/>
              </w:rPr>
            </w:pPr>
          </w:p>
        </w:tc>
      </w:tr>
      <w:tr w:rsidR="0046702C" w14:paraId="63A3A911" w14:textId="77777777" w:rsidTr="00D20EC6">
        <w:trPr>
          <w:trHeight w:val="340"/>
          <w:jc w:val="center"/>
          <w:ins w:id="527" w:author="Karim Anaya-Izquierdo" w:date="2024-09-19T14:34:00Z"/>
        </w:trPr>
        <w:tc>
          <w:tcPr>
            <w:tcW w:w="740" w:type="dxa"/>
            <w:vMerge/>
            <w:tcBorders>
              <w:top w:val="nil"/>
              <w:left w:val="nil"/>
              <w:bottom w:val="single" w:sz="8" w:space="0" w:color="000000"/>
              <w:right w:val="nil"/>
            </w:tcBorders>
            <w:vAlign w:val="center"/>
            <w:hideMark/>
          </w:tcPr>
          <w:p w14:paraId="6113B62C" w14:textId="77777777" w:rsidR="00D20EC6" w:rsidRDefault="00D20EC6">
            <w:pPr>
              <w:rPr>
                <w:ins w:id="528" w:author="Karim Anaya-Izquierdo" w:date="2024-09-19T14:34:00Z" w16du:dateUtc="2024-09-19T13:34: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4C409179" w14:textId="77777777" w:rsidR="00D20EC6" w:rsidRDefault="00D20EC6">
            <w:pPr>
              <w:jc w:val="center"/>
              <w:rPr>
                <w:ins w:id="529" w:author="Karim Anaya-Izquierdo" w:date="2024-09-19T14:34:00Z" w16du:dateUtc="2024-09-19T13:34:00Z"/>
                <w:rFonts w:ascii="Calibri" w:hAnsi="Calibri" w:cs="Calibri"/>
                <w:color w:val="000000"/>
                <w:sz w:val="20"/>
                <w:szCs w:val="20"/>
              </w:rPr>
            </w:pPr>
            <w:ins w:id="530" w:author="Karim Anaya-Izquierdo" w:date="2024-09-19T14:34:00Z" w16du:dateUtc="2024-09-19T13:34: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6419A07A" w14:textId="77777777" w:rsidR="00D20EC6" w:rsidRDefault="00D20EC6">
            <w:pPr>
              <w:jc w:val="center"/>
              <w:rPr>
                <w:ins w:id="531" w:author="Karim Anaya-Izquierdo" w:date="2024-09-19T14:34:00Z" w16du:dateUtc="2024-09-19T13:34:00Z"/>
                <w:rFonts w:ascii="Calibri" w:hAnsi="Calibri" w:cs="Calibri"/>
                <w:color w:val="000000"/>
                <w:sz w:val="20"/>
                <w:szCs w:val="20"/>
              </w:rPr>
            </w:pPr>
            <w:ins w:id="532" w:author="Karim Anaya-Izquierdo" w:date="2024-09-19T14:34:00Z" w16du:dateUtc="2024-09-19T13:34:00Z">
              <w:r>
                <w:rPr>
                  <w:rFonts w:ascii="Calibri" w:hAnsi="Calibri" w:cs="Calibri"/>
                  <w:color w:val="000000"/>
                  <w:sz w:val="20"/>
                  <w:szCs w:val="20"/>
                </w:rPr>
                <w:t>0.0222</w:t>
              </w:r>
            </w:ins>
          </w:p>
        </w:tc>
        <w:tc>
          <w:tcPr>
            <w:tcW w:w="1052" w:type="dxa"/>
            <w:tcBorders>
              <w:top w:val="nil"/>
              <w:left w:val="nil"/>
              <w:bottom w:val="single" w:sz="8" w:space="0" w:color="auto"/>
              <w:right w:val="nil"/>
            </w:tcBorders>
            <w:vAlign w:val="center"/>
            <w:hideMark/>
          </w:tcPr>
          <w:p w14:paraId="462E5A23" w14:textId="77777777" w:rsidR="00D20EC6" w:rsidRDefault="00D20EC6">
            <w:pPr>
              <w:jc w:val="center"/>
              <w:rPr>
                <w:ins w:id="533" w:author="Karim Anaya-Izquierdo" w:date="2024-09-19T14:34:00Z" w16du:dateUtc="2024-09-19T13:34:00Z"/>
                <w:rFonts w:ascii="Calibri" w:hAnsi="Calibri" w:cs="Calibri"/>
                <w:color w:val="000000"/>
                <w:sz w:val="20"/>
                <w:szCs w:val="20"/>
              </w:rPr>
            </w:pPr>
            <w:ins w:id="534" w:author="Karim Anaya-Izquierdo" w:date="2024-09-19T14:34:00Z" w16du:dateUtc="2024-09-19T13:34:00Z">
              <w:r>
                <w:rPr>
                  <w:rFonts w:ascii="Calibri" w:hAnsi="Calibri" w:cs="Calibri"/>
                  <w:color w:val="000000"/>
                  <w:sz w:val="20"/>
                  <w:szCs w:val="20"/>
                </w:rPr>
                <w:t>0.0089</w:t>
              </w:r>
            </w:ins>
          </w:p>
        </w:tc>
        <w:tc>
          <w:tcPr>
            <w:tcW w:w="1091" w:type="dxa"/>
            <w:tcBorders>
              <w:top w:val="nil"/>
              <w:left w:val="nil"/>
              <w:bottom w:val="single" w:sz="8" w:space="0" w:color="auto"/>
              <w:right w:val="single" w:sz="4" w:space="0" w:color="auto"/>
            </w:tcBorders>
            <w:vAlign w:val="center"/>
            <w:hideMark/>
          </w:tcPr>
          <w:p w14:paraId="7B44C72E" w14:textId="77777777" w:rsidR="00D20EC6" w:rsidRDefault="00D20EC6">
            <w:pPr>
              <w:jc w:val="center"/>
              <w:rPr>
                <w:ins w:id="535" w:author="Karim Anaya-Izquierdo" w:date="2024-09-19T14:34:00Z" w16du:dateUtc="2024-09-19T13:34:00Z"/>
                <w:rFonts w:ascii="Calibri" w:hAnsi="Calibri" w:cs="Calibri"/>
                <w:color w:val="000000"/>
                <w:sz w:val="20"/>
                <w:szCs w:val="20"/>
              </w:rPr>
            </w:pPr>
            <w:ins w:id="536" w:author="Karim Anaya-Izquierdo" w:date="2024-09-19T14:34:00Z" w16du:dateUtc="2024-09-19T13:34:00Z">
              <w:r>
                <w:rPr>
                  <w:rFonts w:ascii="Calibri" w:hAnsi="Calibri" w:cs="Calibri"/>
                  <w:color w:val="000000"/>
                  <w:sz w:val="20"/>
                  <w:szCs w:val="20"/>
                </w:rPr>
                <w:t>60%</w:t>
              </w:r>
            </w:ins>
          </w:p>
        </w:tc>
        <w:tc>
          <w:tcPr>
            <w:tcW w:w="956" w:type="dxa"/>
            <w:tcBorders>
              <w:top w:val="nil"/>
              <w:left w:val="nil"/>
              <w:bottom w:val="single" w:sz="8" w:space="0" w:color="auto"/>
              <w:right w:val="nil"/>
            </w:tcBorders>
            <w:vAlign w:val="center"/>
            <w:hideMark/>
          </w:tcPr>
          <w:p w14:paraId="189A2115" w14:textId="77777777" w:rsidR="00D20EC6" w:rsidRDefault="00D20EC6">
            <w:pPr>
              <w:jc w:val="center"/>
              <w:rPr>
                <w:ins w:id="537" w:author="Karim Anaya-Izquierdo" w:date="2024-09-19T14:34:00Z" w16du:dateUtc="2024-09-19T13:34:00Z"/>
                <w:rFonts w:ascii="Calibri" w:hAnsi="Calibri" w:cs="Calibri"/>
                <w:color w:val="000000"/>
                <w:sz w:val="20"/>
                <w:szCs w:val="20"/>
              </w:rPr>
            </w:pPr>
            <w:ins w:id="538" w:author="Karim Anaya-Izquierdo" w:date="2024-09-19T14:34:00Z" w16du:dateUtc="2024-09-19T13:34:00Z">
              <w:r>
                <w:rPr>
                  <w:rFonts w:ascii="Calibri" w:hAnsi="Calibri" w:cs="Calibri"/>
                  <w:color w:val="000000"/>
                  <w:sz w:val="20"/>
                  <w:szCs w:val="20"/>
                </w:rPr>
                <w:t>0.1858</w:t>
              </w:r>
            </w:ins>
          </w:p>
        </w:tc>
        <w:tc>
          <w:tcPr>
            <w:tcW w:w="899" w:type="dxa"/>
            <w:tcBorders>
              <w:top w:val="nil"/>
              <w:left w:val="nil"/>
              <w:bottom w:val="single" w:sz="8" w:space="0" w:color="auto"/>
              <w:right w:val="nil"/>
            </w:tcBorders>
            <w:vAlign w:val="center"/>
            <w:hideMark/>
          </w:tcPr>
          <w:p w14:paraId="6BF3CF5C" w14:textId="77777777" w:rsidR="00D20EC6" w:rsidRDefault="00D20EC6">
            <w:pPr>
              <w:jc w:val="center"/>
              <w:rPr>
                <w:ins w:id="539" w:author="Karim Anaya-Izquierdo" w:date="2024-09-19T14:34:00Z" w16du:dateUtc="2024-09-19T13:34:00Z"/>
                <w:rFonts w:ascii="Calibri" w:hAnsi="Calibri" w:cs="Calibri"/>
                <w:color w:val="000000"/>
                <w:sz w:val="20"/>
                <w:szCs w:val="20"/>
              </w:rPr>
            </w:pPr>
            <w:ins w:id="540" w:author="Karim Anaya-Izquierdo" w:date="2024-09-19T14:34:00Z" w16du:dateUtc="2024-09-19T13:34:00Z">
              <w:r>
                <w:rPr>
                  <w:rFonts w:ascii="Calibri" w:hAnsi="Calibri" w:cs="Calibri"/>
                  <w:color w:val="000000"/>
                  <w:sz w:val="20"/>
                  <w:szCs w:val="20"/>
                </w:rPr>
                <w:t>0.0016</w:t>
              </w:r>
            </w:ins>
          </w:p>
        </w:tc>
        <w:tc>
          <w:tcPr>
            <w:tcW w:w="898" w:type="dxa"/>
            <w:tcBorders>
              <w:top w:val="nil"/>
              <w:left w:val="nil"/>
              <w:bottom w:val="single" w:sz="8" w:space="0" w:color="auto"/>
              <w:right w:val="nil"/>
            </w:tcBorders>
            <w:vAlign w:val="center"/>
            <w:hideMark/>
          </w:tcPr>
          <w:p w14:paraId="0366E720" w14:textId="77777777" w:rsidR="00D20EC6" w:rsidRDefault="00D20EC6">
            <w:pPr>
              <w:jc w:val="center"/>
              <w:rPr>
                <w:ins w:id="541" w:author="Karim Anaya-Izquierdo" w:date="2024-09-19T14:34:00Z" w16du:dateUtc="2024-09-19T13:34:00Z"/>
                <w:rFonts w:ascii="Calibri" w:hAnsi="Calibri" w:cs="Calibri"/>
                <w:color w:val="000000"/>
                <w:sz w:val="20"/>
                <w:szCs w:val="20"/>
              </w:rPr>
            </w:pPr>
            <w:ins w:id="542" w:author="Karim Anaya-Izquierdo" w:date="2024-09-19T14:34:00Z" w16du:dateUtc="2024-09-19T13:34:00Z">
              <w:r>
                <w:rPr>
                  <w:rFonts w:ascii="Calibri" w:hAnsi="Calibri" w:cs="Calibri"/>
                  <w:color w:val="000000"/>
                  <w:sz w:val="20"/>
                  <w:szCs w:val="20"/>
                </w:rPr>
                <w:t>99%</w:t>
              </w:r>
            </w:ins>
          </w:p>
        </w:tc>
        <w:tc>
          <w:tcPr>
            <w:tcW w:w="36" w:type="dxa"/>
            <w:vAlign w:val="center"/>
            <w:hideMark/>
          </w:tcPr>
          <w:p w14:paraId="1DBD5CEA" w14:textId="77777777" w:rsidR="00D20EC6" w:rsidRDefault="00D20EC6">
            <w:pPr>
              <w:rPr>
                <w:ins w:id="543" w:author="Karim Anaya-Izquierdo" w:date="2024-09-19T14:34:00Z" w16du:dateUtc="2024-09-19T13:34:00Z"/>
                <w:sz w:val="20"/>
                <w:szCs w:val="20"/>
              </w:rPr>
            </w:pPr>
          </w:p>
        </w:tc>
      </w:tr>
      <w:tr w:rsidR="00292E72" w14:paraId="547A66A3" w14:textId="77777777" w:rsidTr="00D20EC6">
        <w:trPr>
          <w:trHeight w:val="320"/>
          <w:jc w:val="center"/>
          <w:ins w:id="544" w:author="Karim Anaya-Izquierdo" w:date="2024-09-19T14:34:00Z"/>
        </w:trPr>
        <w:tc>
          <w:tcPr>
            <w:tcW w:w="740" w:type="dxa"/>
            <w:vMerge w:val="restart"/>
            <w:tcBorders>
              <w:top w:val="nil"/>
              <w:left w:val="nil"/>
              <w:bottom w:val="single" w:sz="8" w:space="0" w:color="000000"/>
              <w:right w:val="nil"/>
            </w:tcBorders>
            <w:vAlign w:val="center"/>
            <w:hideMark/>
          </w:tcPr>
          <w:p w14:paraId="61DF4088" w14:textId="77777777" w:rsidR="00D20EC6" w:rsidRDefault="00D20EC6">
            <w:pPr>
              <w:jc w:val="center"/>
              <w:rPr>
                <w:ins w:id="545" w:author="Karim Anaya-Izquierdo" w:date="2024-09-19T14:34:00Z" w16du:dateUtc="2024-09-19T13:34:00Z"/>
                <w:rFonts w:ascii="Calibri" w:hAnsi="Calibri" w:cs="Calibri"/>
                <w:color w:val="000000"/>
                <w:sz w:val="20"/>
                <w:szCs w:val="20"/>
              </w:rPr>
            </w:pPr>
            <w:ins w:id="546" w:author="Karim Anaya-Izquierdo" w:date="2024-09-19T14:34:00Z" w16du:dateUtc="2024-09-19T13:34:00Z">
              <w:r>
                <w:rPr>
                  <w:rFonts w:ascii="Calibri" w:hAnsi="Calibri" w:cs="Calibri"/>
                  <w:color w:val="000000"/>
                  <w:sz w:val="20"/>
                  <w:szCs w:val="20"/>
                </w:rPr>
                <w:t>90°</w:t>
              </w:r>
            </w:ins>
          </w:p>
        </w:tc>
        <w:tc>
          <w:tcPr>
            <w:tcW w:w="993" w:type="dxa"/>
            <w:tcBorders>
              <w:top w:val="nil"/>
              <w:left w:val="nil"/>
              <w:bottom w:val="nil"/>
              <w:right w:val="nil"/>
            </w:tcBorders>
            <w:vAlign w:val="center"/>
            <w:hideMark/>
          </w:tcPr>
          <w:p w14:paraId="4CBB7A6C" w14:textId="77777777" w:rsidR="00D20EC6" w:rsidRDefault="00D20EC6">
            <w:pPr>
              <w:jc w:val="center"/>
              <w:rPr>
                <w:ins w:id="547" w:author="Karim Anaya-Izquierdo" w:date="2024-09-19T14:34:00Z" w16du:dateUtc="2024-09-19T13:34:00Z"/>
                <w:rFonts w:ascii="Calibri" w:hAnsi="Calibri" w:cs="Calibri"/>
                <w:color w:val="000000"/>
                <w:sz w:val="20"/>
                <w:szCs w:val="20"/>
              </w:rPr>
            </w:pPr>
            <w:ins w:id="548" w:author="Karim Anaya-Izquierdo" w:date="2024-09-19T14:34:00Z" w16du:dateUtc="2024-09-19T13:34: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4F5452FB" w14:textId="77777777" w:rsidR="00D20EC6" w:rsidRDefault="00D20EC6">
            <w:pPr>
              <w:jc w:val="center"/>
              <w:rPr>
                <w:ins w:id="549" w:author="Karim Anaya-Izquierdo" w:date="2024-09-19T14:34:00Z" w16du:dateUtc="2024-09-19T13:34:00Z"/>
                <w:rFonts w:ascii="Calibri" w:hAnsi="Calibri" w:cs="Calibri"/>
                <w:color w:val="000000"/>
                <w:sz w:val="20"/>
                <w:szCs w:val="20"/>
              </w:rPr>
            </w:pPr>
            <w:ins w:id="550" w:author="Karim Anaya-Izquierdo" w:date="2024-09-19T14:34:00Z" w16du:dateUtc="2024-09-19T13:34:00Z">
              <w:r>
                <w:rPr>
                  <w:rFonts w:ascii="Calibri" w:hAnsi="Calibri" w:cs="Calibri"/>
                  <w:color w:val="000000"/>
                  <w:sz w:val="20"/>
                  <w:szCs w:val="20"/>
                </w:rPr>
                <w:t>0.0149</w:t>
              </w:r>
            </w:ins>
          </w:p>
        </w:tc>
        <w:tc>
          <w:tcPr>
            <w:tcW w:w="1052" w:type="dxa"/>
            <w:tcBorders>
              <w:top w:val="nil"/>
              <w:left w:val="nil"/>
              <w:bottom w:val="nil"/>
              <w:right w:val="nil"/>
            </w:tcBorders>
            <w:vAlign w:val="center"/>
            <w:hideMark/>
          </w:tcPr>
          <w:p w14:paraId="7100478A" w14:textId="77777777" w:rsidR="00D20EC6" w:rsidRDefault="00D20EC6">
            <w:pPr>
              <w:jc w:val="center"/>
              <w:rPr>
                <w:ins w:id="551" w:author="Karim Anaya-Izquierdo" w:date="2024-09-19T14:34:00Z" w16du:dateUtc="2024-09-19T13:34:00Z"/>
                <w:rFonts w:ascii="Calibri" w:hAnsi="Calibri" w:cs="Calibri"/>
                <w:color w:val="000000"/>
                <w:sz w:val="20"/>
                <w:szCs w:val="20"/>
              </w:rPr>
            </w:pPr>
            <w:ins w:id="552" w:author="Karim Anaya-Izquierdo" w:date="2024-09-19T14:34:00Z" w16du:dateUtc="2024-09-19T13:34:00Z">
              <w:r>
                <w:rPr>
                  <w:rFonts w:ascii="Calibri" w:hAnsi="Calibri" w:cs="Calibri"/>
                  <w:color w:val="000000"/>
                  <w:sz w:val="20"/>
                  <w:szCs w:val="20"/>
                </w:rPr>
                <w:t>0.0052</w:t>
              </w:r>
            </w:ins>
          </w:p>
        </w:tc>
        <w:tc>
          <w:tcPr>
            <w:tcW w:w="1091" w:type="dxa"/>
            <w:tcBorders>
              <w:top w:val="nil"/>
              <w:left w:val="nil"/>
              <w:bottom w:val="nil"/>
              <w:right w:val="single" w:sz="4" w:space="0" w:color="auto"/>
            </w:tcBorders>
            <w:vAlign w:val="center"/>
            <w:hideMark/>
          </w:tcPr>
          <w:p w14:paraId="32C5699A" w14:textId="77777777" w:rsidR="00D20EC6" w:rsidRDefault="00D20EC6">
            <w:pPr>
              <w:jc w:val="center"/>
              <w:rPr>
                <w:ins w:id="553" w:author="Karim Anaya-Izquierdo" w:date="2024-09-19T14:34:00Z" w16du:dateUtc="2024-09-19T13:34:00Z"/>
                <w:rFonts w:ascii="Calibri" w:hAnsi="Calibri" w:cs="Calibri"/>
                <w:color w:val="000000"/>
                <w:sz w:val="20"/>
                <w:szCs w:val="20"/>
              </w:rPr>
            </w:pPr>
            <w:ins w:id="554" w:author="Karim Anaya-Izquierdo" w:date="2024-09-19T14:34:00Z" w16du:dateUtc="2024-09-19T13:34:00Z">
              <w:r>
                <w:rPr>
                  <w:rFonts w:ascii="Calibri" w:hAnsi="Calibri" w:cs="Calibri"/>
                  <w:color w:val="000000"/>
                  <w:sz w:val="20"/>
                  <w:szCs w:val="20"/>
                </w:rPr>
                <w:t>65%</w:t>
              </w:r>
            </w:ins>
          </w:p>
        </w:tc>
        <w:tc>
          <w:tcPr>
            <w:tcW w:w="956" w:type="dxa"/>
            <w:tcBorders>
              <w:top w:val="nil"/>
              <w:left w:val="nil"/>
              <w:bottom w:val="nil"/>
              <w:right w:val="nil"/>
            </w:tcBorders>
            <w:vAlign w:val="center"/>
            <w:hideMark/>
          </w:tcPr>
          <w:p w14:paraId="5A710525" w14:textId="77777777" w:rsidR="00D20EC6" w:rsidRDefault="00D20EC6">
            <w:pPr>
              <w:jc w:val="center"/>
              <w:rPr>
                <w:ins w:id="555" w:author="Karim Anaya-Izquierdo" w:date="2024-09-19T14:34:00Z" w16du:dateUtc="2024-09-19T13:34:00Z"/>
                <w:rFonts w:ascii="Calibri" w:hAnsi="Calibri" w:cs="Calibri"/>
                <w:color w:val="000000"/>
                <w:sz w:val="20"/>
                <w:szCs w:val="20"/>
              </w:rPr>
            </w:pPr>
            <w:ins w:id="556" w:author="Karim Anaya-Izquierdo" w:date="2024-09-19T14:34:00Z" w16du:dateUtc="2024-09-19T13:34:00Z">
              <w:r>
                <w:rPr>
                  <w:rFonts w:ascii="Calibri" w:hAnsi="Calibri" w:cs="Calibri"/>
                  <w:color w:val="000000"/>
                  <w:sz w:val="20"/>
                  <w:szCs w:val="20"/>
                </w:rPr>
                <w:t>0.1724</w:t>
              </w:r>
            </w:ins>
          </w:p>
        </w:tc>
        <w:tc>
          <w:tcPr>
            <w:tcW w:w="899" w:type="dxa"/>
            <w:tcBorders>
              <w:top w:val="nil"/>
              <w:left w:val="nil"/>
              <w:bottom w:val="nil"/>
              <w:right w:val="nil"/>
            </w:tcBorders>
            <w:vAlign w:val="center"/>
            <w:hideMark/>
          </w:tcPr>
          <w:p w14:paraId="3CDF523B" w14:textId="77777777" w:rsidR="00D20EC6" w:rsidRDefault="00D20EC6">
            <w:pPr>
              <w:jc w:val="center"/>
              <w:rPr>
                <w:ins w:id="557" w:author="Karim Anaya-Izquierdo" w:date="2024-09-19T14:34:00Z" w16du:dateUtc="2024-09-19T13:34:00Z"/>
                <w:rFonts w:ascii="Calibri" w:hAnsi="Calibri" w:cs="Calibri"/>
                <w:color w:val="000000"/>
                <w:sz w:val="20"/>
                <w:szCs w:val="20"/>
              </w:rPr>
            </w:pPr>
            <w:ins w:id="558" w:author="Karim Anaya-Izquierdo" w:date="2024-09-19T14:34:00Z" w16du:dateUtc="2024-09-19T13:34:00Z">
              <w:r>
                <w:rPr>
                  <w:rFonts w:ascii="Calibri" w:hAnsi="Calibri" w:cs="Calibri"/>
                  <w:color w:val="000000"/>
                  <w:sz w:val="20"/>
                  <w:szCs w:val="20"/>
                </w:rPr>
                <w:t>0.0085</w:t>
              </w:r>
            </w:ins>
          </w:p>
        </w:tc>
        <w:tc>
          <w:tcPr>
            <w:tcW w:w="898" w:type="dxa"/>
            <w:tcBorders>
              <w:top w:val="nil"/>
              <w:left w:val="nil"/>
              <w:bottom w:val="nil"/>
              <w:right w:val="nil"/>
            </w:tcBorders>
            <w:vAlign w:val="center"/>
            <w:hideMark/>
          </w:tcPr>
          <w:p w14:paraId="5E626997" w14:textId="77777777" w:rsidR="00D20EC6" w:rsidRDefault="00D20EC6">
            <w:pPr>
              <w:jc w:val="center"/>
              <w:rPr>
                <w:ins w:id="559" w:author="Karim Anaya-Izquierdo" w:date="2024-09-19T14:34:00Z" w16du:dateUtc="2024-09-19T13:34:00Z"/>
                <w:rFonts w:ascii="Calibri" w:hAnsi="Calibri" w:cs="Calibri"/>
                <w:color w:val="000000"/>
                <w:sz w:val="20"/>
                <w:szCs w:val="20"/>
              </w:rPr>
            </w:pPr>
            <w:ins w:id="560" w:author="Karim Anaya-Izquierdo" w:date="2024-09-19T14:34:00Z" w16du:dateUtc="2024-09-19T13:34:00Z">
              <w:r>
                <w:rPr>
                  <w:rFonts w:ascii="Calibri" w:hAnsi="Calibri" w:cs="Calibri"/>
                  <w:color w:val="000000"/>
                  <w:sz w:val="20"/>
                  <w:szCs w:val="20"/>
                </w:rPr>
                <w:t>95%</w:t>
              </w:r>
            </w:ins>
          </w:p>
        </w:tc>
        <w:tc>
          <w:tcPr>
            <w:tcW w:w="36" w:type="dxa"/>
            <w:vAlign w:val="center"/>
            <w:hideMark/>
          </w:tcPr>
          <w:p w14:paraId="00799CA0" w14:textId="77777777" w:rsidR="00D20EC6" w:rsidRDefault="00D20EC6">
            <w:pPr>
              <w:rPr>
                <w:ins w:id="561" w:author="Karim Anaya-Izquierdo" w:date="2024-09-19T14:34:00Z" w16du:dateUtc="2024-09-19T13:34:00Z"/>
                <w:sz w:val="20"/>
                <w:szCs w:val="20"/>
              </w:rPr>
            </w:pPr>
          </w:p>
        </w:tc>
      </w:tr>
      <w:tr w:rsidR="0046702C" w14:paraId="7C3BF3ED" w14:textId="77777777" w:rsidTr="00D20EC6">
        <w:trPr>
          <w:trHeight w:val="340"/>
          <w:jc w:val="center"/>
          <w:ins w:id="562" w:author="Karim Anaya-Izquierdo" w:date="2024-09-19T14:34:00Z"/>
        </w:trPr>
        <w:tc>
          <w:tcPr>
            <w:tcW w:w="740" w:type="dxa"/>
            <w:vMerge/>
            <w:tcBorders>
              <w:top w:val="nil"/>
              <w:left w:val="nil"/>
              <w:bottom w:val="single" w:sz="8" w:space="0" w:color="000000"/>
              <w:right w:val="nil"/>
            </w:tcBorders>
            <w:vAlign w:val="center"/>
            <w:hideMark/>
          </w:tcPr>
          <w:p w14:paraId="76C0641D" w14:textId="77777777" w:rsidR="00D20EC6" w:rsidRDefault="00D20EC6">
            <w:pPr>
              <w:rPr>
                <w:ins w:id="563" w:author="Karim Anaya-Izquierdo" w:date="2024-09-19T14:34:00Z" w16du:dateUtc="2024-09-19T13:34: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4DCD9D3A" w14:textId="77777777" w:rsidR="00D20EC6" w:rsidRDefault="00D20EC6">
            <w:pPr>
              <w:jc w:val="center"/>
              <w:rPr>
                <w:ins w:id="564" w:author="Karim Anaya-Izquierdo" w:date="2024-09-19T14:34:00Z" w16du:dateUtc="2024-09-19T13:34:00Z"/>
                <w:rFonts w:ascii="Calibri" w:hAnsi="Calibri" w:cs="Calibri"/>
                <w:color w:val="000000"/>
                <w:sz w:val="20"/>
                <w:szCs w:val="20"/>
              </w:rPr>
            </w:pPr>
            <w:ins w:id="565" w:author="Karim Anaya-Izquierdo" w:date="2024-09-19T14:34:00Z" w16du:dateUtc="2024-09-19T13:34: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64159B1A" w14:textId="77777777" w:rsidR="00D20EC6" w:rsidRDefault="00D20EC6">
            <w:pPr>
              <w:jc w:val="center"/>
              <w:rPr>
                <w:ins w:id="566" w:author="Karim Anaya-Izquierdo" w:date="2024-09-19T14:34:00Z" w16du:dateUtc="2024-09-19T13:34:00Z"/>
                <w:rFonts w:ascii="Calibri" w:hAnsi="Calibri" w:cs="Calibri"/>
                <w:color w:val="000000"/>
                <w:sz w:val="20"/>
                <w:szCs w:val="20"/>
              </w:rPr>
            </w:pPr>
            <w:ins w:id="567" w:author="Karim Anaya-Izquierdo" w:date="2024-09-19T14:34:00Z" w16du:dateUtc="2024-09-19T13:34:00Z">
              <w:r>
                <w:rPr>
                  <w:rFonts w:ascii="Calibri" w:hAnsi="Calibri" w:cs="Calibri"/>
                  <w:color w:val="000000"/>
                  <w:sz w:val="20"/>
                  <w:szCs w:val="20"/>
                </w:rPr>
                <w:t>0.0326</w:t>
              </w:r>
            </w:ins>
          </w:p>
        </w:tc>
        <w:tc>
          <w:tcPr>
            <w:tcW w:w="1052" w:type="dxa"/>
            <w:tcBorders>
              <w:top w:val="nil"/>
              <w:left w:val="nil"/>
              <w:bottom w:val="single" w:sz="8" w:space="0" w:color="auto"/>
              <w:right w:val="nil"/>
            </w:tcBorders>
            <w:vAlign w:val="center"/>
            <w:hideMark/>
          </w:tcPr>
          <w:p w14:paraId="2BEC16E7" w14:textId="77777777" w:rsidR="00D20EC6" w:rsidRDefault="00D20EC6">
            <w:pPr>
              <w:jc w:val="center"/>
              <w:rPr>
                <w:ins w:id="568" w:author="Karim Anaya-Izquierdo" w:date="2024-09-19T14:34:00Z" w16du:dateUtc="2024-09-19T13:34:00Z"/>
                <w:rFonts w:ascii="Calibri" w:hAnsi="Calibri" w:cs="Calibri"/>
                <w:color w:val="000000"/>
                <w:sz w:val="20"/>
                <w:szCs w:val="20"/>
              </w:rPr>
            </w:pPr>
            <w:ins w:id="569" w:author="Karim Anaya-Izquierdo" w:date="2024-09-19T14:34:00Z" w16du:dateUtc="2024-09-19T13:34:00Z">
              <w:r>
                <w:rPr>
                  <w:rFonts w:ascii="Calibri" w:hAnsi="Calibri" w:cs="Calibri"/>
                  <w:color w:val="000000"/>
                  <w:sz w:val="20"/>
                  <w:szCs w:val="20"/>
                </w:rPr>
                <w:t>0.0057</w:t>
              </w:r>
            </w:ins>
          </w:p>
        </w:tc>
        <w:tc>
          <w:tcPr>
            <w:tcW w:w="1091" w:type="dxa"/>
            <w:tcBorders>
              <w:top w:val="nil"/>
              <w:left w:val="nil"/>
              <w:bottom w:val="single" w:sz="8" w:space="0" w:color="auto"/>
              <w:right w:val="single" w:sz="4" w:space="0" w:color="auto"/>
            </w:tcBorders>
            <w:vAlign w:val="center"/>
            <w:hideMark/>
          </w:tcPr>
          <w:p w14:paraId="1B376952" w14:textId="77777777" w:rsidR="00D20EC6" w:rsidRDefault="00D20EC6">
            <w:pPr>
              <w:jc w:val="center"/>
              <w:rPr>
                <w:ins w:id="570" w:author="Karim Anaya-Izquierdo" w:date="2024-09-19T14:34:00Z" w16du:dateUtc="2024-09-19T13:34:00Z"/>
                <w:rFonts w:ascii="Calibri" w:hAnsi="Calibri" w:cs="Calibri"/>
                <w:color w:val="000000"/>
                <w:sz w:val="20"/>
                <w:szCs w:val="20"/>
              </w:rPr>
            </w:pPr>
            <w:ins w:id="571" w:author="Karim Anaya-Izquierdo" w:date="2024-09-19T14:34:00Z" w16du:dateUtc="2024-09-19T13:34:00Z">
              <w:r>
                <w:rPr>
                  <w:rFonts w:ascii="Calibri" w:hAnsi="Calibri" w:cs="Calibri"/>
                  <w:color w:val="000000"/>
                  <w:sz w:val="20"/>
                  <w:szCs w:val="20"/>
                </w:rPr>
                <w:t>83%</w:t>
              </w:r>
            </w:ins>
          </w:p>
        </w:tc>
        <w:tc>
          <w:tcPr>
            <w:tcW w:w="956" w:type="dxa"/>
            <w:tcBorders>
              <w:top w:val="nil"/>
              <w:left w:val="nil"/>
              <w:bottom w:val="single" w:sz="8" w:space="0" w:color="auto"/>
              <w:right w:val="nil"/>
            </w:tcBorders>
            <w:vAlign w:val="center"/>
            <w:hideMark/>
          </w:tcPr>
          <w:p w14:paraId="37D03A9E" w14:textId="77777777" w:rsidR="00D20EC6" w:rsidRDefault="00D20EC6">
            <w:pPr>
              <w:jc w:val="center"/>
              <w:rPr>
                <w:ins w:id="572" w:author="Karim Anaya-Izquierdo" w:date="2024-09-19T14:34:00Z" w16du:dateUtc="2024-09-19T13:34:00Z"/>
                <w:rFonts w:ascii="Calibri" w:hAnsi="Calibri" w:cs="Calibri"/>
                <w:color w:val="000000"/>
                <w:sz w:val="20"/>
                <w:szCs w:val="20"/>
              </w:rPr>
            </w:pPr>
            <w:ins w:id="573" w:author="Karim Anaya-Izquierdo" w:date="2024-09-19T14:34:00Z" w16du:dateUtc="2024-09-19T13:34:00Z">
              <w:r>
                <w:rPr>
                  <w:rFonts w:ascii="Calibri" w:hAnsi="Calibri" w:cs="Calibri"/>
                  <w:color w:val="000000"/>
                  <w:sz w:val="20"/>
                  <w:szCs w:val="20"/>
                </w:rPr>
                <w:t>0.1832</w:t>
              </w:r>
            </w:ins>
          </w:p>
        </w:tc>
        <w:tc>
          <w:tcPr>
            <w:tcW w:w="899" w:type="dxa"/>
            <w:tcBorders>
              <w:top w:val="nil"/>
              <w:left w:val="nil"/>
              <w:bottom w:val="single" w:sz="8" w:space="0" w:color="auto"/>
              <w:right w:val="nil"/>
            </w:tcBorders>
            <w:vAlign w:val="center"/>
            <w:hideMark/>
          </w:tcPr>
          <w:p w14:paraId="4A659258" w14:textId="77777777" w:rsidR="00D20EC6" w:rsidRDefault="00D20EC6">
            <w:pPr>
              <w:jc w:val="center"/>
              <w:rPr>
                <w:ins w:id="574" w:author="Karim Anaya-Izquierdo" w:date="2024-09-19T14:34:00Z" w16du:dateUtc="2024-09-19T13:34:00Z"/>
                <w:rFonts w:ascii="Calibri" w:hAnsi="Calibri" w:cs="Calibri"/>
                <w:color w:val="000000"/>
                <w:sz w:val="20"/>
                <w:szCs w:val="20"/>
              </w:rPr>
            </w:pPr>
            <w:ins w:id="575" w:author="Karim Anaya-Izquierdo" w:date="2024-09-19T14:34:00Z" w16du:dateUtc="2024-09-19T13:34:00Z">
              <w:r>
                <w:rPr>
                  <w:rFonts w:ascii="Calibri" w:hAnsi="Calibri" w:cs="Calibri"/>
                  <w:color w:val="000000"/>
                  <w:sz w:val="20"/>
                  <w:szCs w:val="20"/>
                </w:rPr>
                <w:t>0.0045</w:t>
              </w:r>
            </w:ins>
          </w:p>
        </w:tc>
        <w:tc>
          <w:tcPr>
            <w:tcW w:w="898" w:type="dxa"/>
            <w:tcBorders>
              <w:top w:val="nil"/>
              <w:left w:val="nil"/>
              <w:bottom w:val="single" w:sz="8" w:space="0" w:color="auto"/>
              <w:right w:val="nil"/>
            </w:tcBorders>
            <w:vAlign w:val="center"/>
            <w:hideMark/>
          </w:tcPr>
          <w:p w14:paraId="35AC16BB" w14:textId="77777777" w:rsidR="00D20EC6" w:rsidRDefault="00D20EC6">
            <w:pPr>
              <w:jc w:val="center"/>
              <w:rPr>
                <w:ins w:id="576" w:author="Karim Anaya-Izquierdo" w:date="2024-09-19T14:34:00Z" w16du:dateUtc="2024-09-19T13:34:00Z"/>
                <w:rFonts w:ascii="Calibri" w:hAnsi="Calibri" w:cs="Calibri"/>
                <w:color w:val="000000"/>
                <w:sz w:val="20"/>
                <w:szCs w:val="20"/>
              </w:rPr>
            </w:pPr>
            <w:ins w:id="577" w:author="Karim Anaya-Izquierdo" w:date="2024-09-19T14:34:00Z" w16du:dateUtc="2024-09-19T13:34:00Z">
              <w:r>
                <w:rPr>
                  <w:rFonts w:ascii="Calibri" w:hAnsi="Calibri" w:cs="Calibri"/>
                  <w:color w:val="000000"/>
                  <w:sz w:val="20"/>
                  <w:szCs w:val="20"/>
                </w:rPr>
                <w:t>98%</w:t>
              </w:r>
            </w:ins>
          </w:p>
        </w:tc>
        <w:tc>
          <w:tcPr>
            <w:tcW w:w="36" w:type="dxa"/>
            <w:vAlign w:val="center"/>
            <w:hideMark/>
          </w:tcPr>
          <w:p w14:paraId="25F0D8D4" w14:textId="77777777" w:rsidR="00D20EC6" w:rsidRDefault="00D20EC6">
            <w:pPr>
              <w:rPr>
                <w:ins w:id="578" w:author="Karim Anaya-Izquierdo" w:date="2024-09-19T14:34:00Z" w16du:dateUtc="2024-09-19T13:34:00Z"/>
                <w:sz w:val="20"/>
                <w:szCs w:val="20"/>
              </w:rPr>
            </w:pPr>
          </w:p>
        </w:tc>
      </w:tr>
      <w:tr w:rsidR="00292E72" w14:paraId="263228FB" w14:textId="77777777" w:rsidTr="00D20EC6">
        <w:trPr>
          <w:trHeight w:val="320"/>
          <w:jc w:val="center"/>
          <w:ins w:id="579" w:author="Karim Anaya-Izquierdo" w:date="2024-09-19T14:34:00Z"/>
        </w:trPr>
        <w:tc>
          <w:tcPr>
            <w:tcW w:w="740" w:type="dxa"/>
            <w:vMerge w:val="restart"/>
            <w:tcBorders>
              <w:top w:val="nil"/>
              <w:left w:val="nil"/>
              <w:bottom w:val="single" w:sz="8" w:space="0" w:color="000000"/>
              <w:right w:val="nil"/>
            </w:tcBorders>
            <w:vAlign w:val="center"/>
            <w:hideMark/>
          </w:tcPr>
          <w:p w14:paraId="5A408E8D" w14:textId="77777777" w:rsidR="00D20EC6" w:rsidRDefault="00D20EC6">
            <w:pPr>
              <w:jc w:val="center"/>
              <w:rPr>
                <w:ins w:id="580" w:author="Karim Anaya-Izquierdo" w:date="2024-09-19T14:34:00Z" w16du:dateUtc="2024-09-19T13:34:00Z"/>
                <w:rFonts w:ascii="Calibri" w:hAnsi="Calibri" w:cs="Calibri"/>
                <w:color w:val="000000"/>
                <w:sz w:val="20"/>
                <w:szCs w:val="20"/>
              </w:rPr>
            </w:pPr>
            <w:ins w:id="581" w:author="Karim Anaya-Izquierdo" w:date="2024-09-19T14:34:00Z" w16du:dateUtc="2024-09-19T13:34:00Z">
              <w:r>
                <w:rPr>
                  <w:rFonts w:ascii="Calibri" w:hAnsi="Calibri" w:cs="Calibri"/>
                  <w:color w:val="000000"/>
                  <w:sz w:val="20"/>
                  <w:szCs w:val="20"/>
                </w:rPr>
                <w:t>135°</w:t>
              </w:r>
            </w:ins>
          </w:p>
        </w:tc>
        <w:tc>
          <w:tcPr>
            <w:tcW w:w="993" w:type="dxa"/>
            <w:tcBorders>
              <w:top w:val="nil"/>
              <w:left w:val="nil"/>
              <w:bottom w:val="nil"/>
              <w:right w:val="nil"/>
            </w:tcBorders>
            <w:vAlign w:val="center"/>
            <w:hideMark/>
          </w:tcPr>
          <w:p w14:paraId="79A99315" w14:textId="77777777" w:rsidR="00D20EC6" w:rsidRDefault="00D20EC6">
            <w:pPr>
              <w:jc w:val="center"/>
              <w:rPr>
                <w:ins w:id="582" w:author="Karim Anaya-Izquierdo" w:date="2024-09-19T14:34:00Z" w16du:dateUtc="2024-09-19T13:34:00Z"/>
                <w:rFonts w:ascii="Calibri" w:hAnsi="Calibri" w:cs="Calibri"/>
                <w:color w:val="000000"/>
                <w:sz w:val="20"/>
                <w:szCs w:val="20"/>
              </w:rPr>
            </w:pPr>
            <w:ins w:id="583" w:author="Karim Anaya-Izquierdo" w:date="2024-09-19T14:34:00Z" w16du:dateUtc="2024-09-19T13:34: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797C80FD" w14:textId="14B87F0C" w:rsidR="00D20EC6" w:rsidRDefault="00D20EC6">
            <w:pPr>
              <w:jc w:val="center"/>
              <w:rPr>
                <w:ins w:id="584" w:author="Karim Anaya-Izquierdo" w:date="2024-09-19T14:34:00Z" w16du:dateUtc="2024-09-19T13:34:00Z"/>
                <w:rFonts w:ascii="Calibri" w:hAnsi="Calibri" w:cs="Calibri"/>
                <w:color w:val="000000"/>
                <w:sz w:val="20"/>
                <w:szCs w:val="20"/>
              </w:rPr>
            </w:pPr>
            <w:ins w:id="585" w:author="Karim Anaya-Izquierdo" w:date="2024-09-19T14:34:00Z" w16du:dateUtc="2024-09-19T13:34:00Z">
              <w:r>
                <w:rPr>
                  <w:rFonts w:ascii="Calibri" w:hAnsi="Calibri" w:cs="Calibri"/>
                  <w:color w:val="000000"/>
                  <w:sz w:val="20"/>
                  <w:szCs w:val="20"/>
                </w:rPr>
                <w:t>0.0</w:t>
              </w:r>
            </w:ins>
            <w:ins w:id="586" w:author="Karim Anaya-Izquierdo" w:date="2024-11-14T13:05:00Z" w16du:dateUtc="2024-11-14T13:05:00Z">
              <w:r w:rsidR="00F06C3F">
                <w:rPr>
                  <w:rFonts w:ascii="Calibri" w:hAnsi="Calibri" w:cs="Calibri"/>
                  <w:color w:val="000000"/>
                  <w:sz w:val="20"/>
                  <w:szCs w:val="20"/>
                </w:rPr>
                <w:t>058</w:t>
              </w:r>
            </w:ins>
          </w:p>
        </w:tc>
        <w:tc>
          <w:tcPr>
            <w:tcW w:w="1052" w:type="dxa"/>
            <w:tcBorders>
              <w:top w:val="nil"/>
              <w:left w:val="nil"/>
              <w:bottom w:val="nil"/>
              <w:right w:val="nil"/>
            </w:tcBorders>
            <w:vAlign w:val="center"/>
            <w:hideMark/>
          </w:tcPr>
          <w:p w14:paraId="386D6D8F" w14:textId="77777777" w:rsidR="00D20EC6" w:rsidRDefault="00D20EC6">
            <w:pPr>
              <w:jc w:val="center"/>
              <w:rPr>
                <w:ins w:id="587" w:author="Karim Anaya-Izquierdo" w:date="2024-09-19T14:34:00Z" w16du:dateUtc="2024-09-19T13:34:00Z"/>
                <w:rFonts w:ascii="Calibri" w:hAnsi="Calibri" w:cs="Calibri"/>
                <w:color w:val="000000"/>
                <w:sz w:val="20"/>
                <w:szCs w:val="20"/>
              </w:rPr>
            </w:pPr>
            <w:ins w:id="588" w:author="Karim Anaya-Izquierdo" w:date="2024-09-19T14:34:00Z" w16du:dateUtc="2024-09-19T13:34:00Z">
              <w:r>
                <w:rPr>
                  <w:rFonts w:ascii="Calibri" w:hAnsi="Calibri" w:cs="Calibri"/>
                  <w:color w:val="000000"/>
                  <w:sz w:val="20"/>
                  <w:szCs w:val="20"/>
                </w:rPr>
                <w:t>0.0038</w:t>
              </w:r>
            </w:ins>
          </w:p>
        </w:tc>
        <w:tc>
          <w:tcPr>
            <w:tcW w:w="1091" w:type="dxa"/>
            <w:tcBorders>
              <w:top w:val="nil"/>
              <w:left w:val="nil"/>
              <w:bottom w:val="nil"/>
              <w:right w:val="single" w:sz="4" w:space="0" w:color="auto"/>
            </w:tcBorders>
            <w:vAlign w:val="center"/>
            <w:hideMark/>
          </w:tcPr>
          <w:p w14:paraId="5910E655" w14:textId="18589A6C" w:rsidR="00D20EC6" w:rsidRDefault="00F05486">
            <w:pPr>
              <w:jc w:val="center"/>
              <w:rPr>
                <w:ins w:id="589" w:author="Karim Anaya-Izquierdo" w:date="2024-09-19T14:34:00Z" w16du:dateUtc="2024-09-19T13:34:00Z"/>
                <w:rFonts w:ascii="Calibri" w:hAnsi="Calibri" w:cs="Calibri"/>
                <w:color w:val="000000"/>
                <w:sz w:val="20"/>
                <w:szCs w:val="20"/>
              </w:rPr>
            </w:pPr>
            <w:ins w:id="590" w:author="Karim Anaya-Izquierdo" w:date="2024-11-14T14:02:00Z" w16du:dateUtc="2024-11-14T14:02:00Z">
              <w:r>
                <w:rPr>
                  <w:rFonts w:ascii="Calibri" w:hAnsi="Calibri" w:cs="Calibri"/>
                  <w:color w:val="000000"/>
                  <w:sz w:val="20"/>
                  <w:szCs w:val="20"/>
                </w:rPr>
                <w:t>3</w:t>
              </w:r>
            </w:ins>
            <w:ins w:id="591" w:author="Karim Anaya-Izquierdo" w:date="2024-09-19T14:34:00Z" w16du:dateUtc="2024-09-19T13:34:00Z">
              <w:r w:rsidR="00D20EC6">
                <w:rPr>
                  <w:rFonts w:ascii="Calibri" w:hAnsi="Calibri" w:cs="Calibri"/>
                  <w:color w:val="000000"/>
                  <w:sz w:val="20"/>
                  <w:szCs w:val="20"/>
                </w:rPr>
                <w:t>4%</w:t>
              </w:r>
            </w:ins>
          </w:p>
        </w:tc>
        <w:tc>
          <w:tcPr>
            <w:tcW w:w="956" w:type="dxa"/>
            <w:tcBorders>
              <w:top w:val="nil"/>
              <w:left w:val="nil"/>
              <w:bottom w:val="nil"/>
              <w:right w:val="nil"/>
            </w:tcBorders>
            <w:vAlign w:val="center"/>
            <w:hideMark/>
          </w:tcPr>
          <w:p w14:paraId="78612D7B" w14:textId="4B6FE118" w:rsidR="00D20EC6" w:rsidRDefault="00D20EC6">
            <w:pPr>
              <w:jc w:val="center"/>
              <w:rPr>
                <w:ins w:id="592" w:author="Karim Anaya-Izquierdo" w:date="2024-09-19T14:34:00Z" w16du:dateUtc="2024-09-19T13:34:00Z"/>
                <w:rFonts w:ascii="Calibri" w:hAnsi="Calibri" w:cs="Calibri"/>
                <w:color w:val="000000"/>
                <w:sz w:val="20"/>
                <w:szCs w:val="20"/>
              </w:rPr>
            </w:pPr>
            <w:ins w:id="593" w:author="Karim Anaya-Izquierdo" w:date="2024-09-19T14:34:00Z" w16du:dateUtc="2024-09-19T13:34:00Z">
              <w:r>
                <w:rPr>
                  <w:rFonts w:ascii="Calibri" w:hAnsi="Calibri" w:cs="Calibri"/>
                  <w:color w:val="000000"/>
                  <w:sz w:val="20"/>
                  <w:szCs w:val="20"/>
                </w:rPr>
                <w:t>0.</w:t>
              </w:r>
            </w:ins>
            <w:ins w:id="594" w:author="Karim Anaya-Izquierdo" w:date="2024-11-14T13:58:00Z" w16du:dateUtc="2024-11-14T13:58:00Z">
              <w:r w:rsidR="001E7153">
                <w:rPr>
                  <w:rFonts w:ascii="Calibri" w:hAnsi="Calibri" w:cs="Calibri"/>
                  <w:color w:val="000000"/>
                  <w:sz w:val="20"/>
                  <w:szCs w:val="20"/>
                </w:rPr>
                <w:t>09</w:t>
              </w:r>
              <w:r w:rsidR="003B53C3">
                <w:rPr>
                  <w:rFonts w:ascii="Calibri" w:hAnsi="Calibri" w:cs="Calibri"/>
                  <w:color w:val="000000"/>
                  <w:sz w:val="20"/>
                  <w:szCs w:val="20"/>
                </w:rPr>
                <w:t>0</w:t>
              </w:r>
              <w:r w:rsidR="001E7153">
                <w:rPr>
                  <w:rFonts w:ascii="Calibri" w:hAnsi="Calibri" w:cs="Calibri"/>
                  <w:color w:val="000000"/>
                  <w:sz w:val="20"/>
                  <w:szCs w:val="20"/>
                </w:rPr>
                <w:t>6</w:t>
              </w:r>
            </w:ins>
          </w:p>
        </w:tc>
        <w:tc>
          <w:tcPr>
            <w:tcW w:w="899" w:type="dxa"/>
            <w:tcBorders>
              <w:top w:val="nil"/>
              <w:left w:val="nil"/>
              <w:bottom w:val="nil"/>
              <w:right w:val="nil"/>
            </w:tcBorders>
            <w:vAlign w:val="center"/>
            <w:hideMark/>
          </w:tcPr>
          <w:p w14:paraId="431AC962" w14:textId="30DB5CC1" w:rsidR="00D20EC6" w:rsidRDefault="00D20EC6">
            <w:pPr>
              <w:jc w:val="center"/>
              <w:rPr>
                <w:ins w:id="595" w:author="Karim Anaya-Izquierdo" w:date="2024-09-19T14:34:00Z" w16du:dateUtc="2024-09-19T13:34:00Z"/>
                <w:rFonts w:ascii="Calibri" w:hAnsi="Calibri" w:cs="Calibri"/>
                <w:color w:val="000000"/>
                <w:sz w:val="20"/>
                <w:szCs w:val="20"/>
              </w:rPr>
            </w:pPr>
            <w:ins w:id="596" w:author="Karim Anaya-Izquierdo" w:date="2024-09-19T14:34:00Z" w16du:dateUtc="2024-09-19T13:34:00Z">
              <w:r>
                <w:rPr>
                  <w:rFonts w:ascii="Calibri" w:hAnsi="Calibri" w:cs="Calibri"/>
                  <w:color w:val="000000"/>
                  <w:sz w:val="20"/>
                  <w:szCs w:val="20"/>
                </w:rPr>
                <w:t>0.00</w:t>
              </w:r>
            </w:ins>
            <w:ins w:id="597" w:author="Karim Anaya-Izquierdo" w:date="2024-11-14T13:58:00Z" w16du:dateUtc="2024-11-14T13:58:00Z">
              <w:r w:rsidR="00F05486">
                <w:rPr>
                  <w:rFonts w:ascii="Calibri" w:hAnsi="Calibri" w:cs="Calibri"/>
                  <w:color w:val="000000"/>
                  <w:sz w:val="20"/>
                  <w:szCs w:val="20"/>
                </w:rPr>
                <w:t>43</w:t>
              </w:r>
            </w:ins>
          </w:p>
        </w:tc>
        <w:tc>
          <w:tcPr>
            <w:tcW w:w="898" w:type="dxa"/>
            <w:tcBorders>
              <w:top w:val="nil"/>
              <w:left w:val="nil"/>
              <w:bottom w:val="nil"/>
              <w:right w:val="nil"/>
            </w:tcBorders>
            <w:vAlign w:val="center"/>
            <w:hideMark/>
          </w:tcPr>
          <w:p w14:paraId="75AC9E9F" w14:textId="6BF7549D" w:rsidR="00D20EC6" w:rsidRDefault="00D20EC6">
            <w:pPr>
              <w:jc w:val="center"/>
              <w:rPr>
                <w:ins w:id="598" w:author="Karim Anaya-Izquierdo" w:date="2024-09-19T14:34:00Z" w16du:dateUtc="2024-09-19T13:34:00Z"/>
                <w:rFonts w:ascii="Calibri" w:hAnsi="Calibri" w:cs="Calibri"/>
                <w:color w:val="000000"/>
                <w:sz w:val="20"/>
                <w:szCs w:val="20"/>
              </w:rPr>
            </w:pPr>
            <w:ins w:id="599" w:author="Karim Anaya-Izquierdo" w:date="2024-09-19T14:34:00Z" w16du:dateUtc="2024-09-19T13:34:00Z">
              <w:r>
                <w:rPr>
                  <w:rFonts w:ascii="Calibri" w:hAnsi="Calibri" w:cs="Calibri"/>
                  <w:color w:val="000000"/>
                  <w:sz w:val="20"/>
                  <w:szCs w:val="20"/>
                </w:rPr>
                <w:t>9</w:t>
              </w:r>
            </w:ins>
            <w:ins w:id="600" w:author="Karim Anaya-Izquierdo" w:date="2024-11-14T13:59:00Z" w16du:dateUtc="2024-11-14T13:59:00Z">
              <w:r w:rsidR="00F05486">
                <w:rPr>
                  <w:rFonts w:ascii="Calibri" w:hAnsi="Calibri" w:cs="Calibri"/>
                  <w:color w:val="000000"/>
                  <w:sz w:val="20"/>
                  <w:szCs w:val="20"/>
                </w:rPr>
                <w:t>5</w:t>
              </w:r>
            </w:ins>
            <w:ins w:id="601" w:author="Karim Anaya-Izquierdo" w:date="2024-09-19T14:34:00Z" w16du:dateUtc="2024-09-19T13:34:00Z">
              <w:r>
                <w:rPr>
                  <w:rFonts w:ascii="Calibri" w:hAnsi="Calibri" w:cs="Calibri"/>
                  <w:color w:val="000000"/>
                  <w:sz w:val="20"/>
                  <w:szCs w:val="20"/>
                </w:rPr>
                <w:t>%</w:t>
              </w:r>
            </w:ins>
          </w:p>
        </w:tc>
        <w:tc>
          <w:tcPr>
            <w:tcW w:w="36" w:type="dxa"/>
            <w:vAlign w:val="center"/>
            <w:hideMark/>
          </w:tcPr>
          <w:p w14:paraId="7A4E3AC9" w14:textId="77777777" w:rsidR="00D20EC6" w:rsidRDefault="00D20EC6">
            <w:pPr>
              <w:rPr>
                <w:ins w:id="602" w:author="Karim Anaya-Izquierdo" w:date="2024-09-19T14:34:00Z" w16du:dateUtc="2024-09-19T13:34:00Z"/>
                <w:sz w:val="20"/>
                <w:szCs w:val="20"/>
              </w:rPr>
            </w:pPr>
          </w:p>
        </w:tc>
      </w:tr>
      <w:tr w:rsidR="0046702C" w14:paraId="4E23ACF7" w14:textId="77777777" w:rsidTr="00D20EC6">
        <w:trPr>
          <w:trHeight w:val="340"/>
          <w:jc w:val="center"/>
          <w:ins w:id="603" w:author="Karim Anaya-Izquierdo" w:date="2024-09-19T14:34:00Z"/>
        </w:trPr>
        <w:tc>
          <w:tcPr>
            <w:tcW w:w="740" w:type="dxa"/>
            <w:vMerge/>
            <w:tcBorders>
              <w:top w:val="nil"/>
              <w:left w:val="nil"/>
              <w:bottom w:val="single" w:sz="8" w:space="0" w:color="000000"/>
              <w:right w:val="nil"/>
            </w:tcBorders>
            <w:vAlign w:val="center"/>
            <w:hideMark/>
          </w:tcPr>
          <w:p w14:paraId="6D5AF7AD" w14:textId="77777777" w:rsidR="00D20EC6" w:rsidRDefault="00D20EC6">
            <w:pPr>
              <w:rPr>
                <w:ins w:id="604" w:author="Karim Anaya-Izquierdo" w:date="2024-09-19T14:34:00Z" w16du:dateUtc="2024-09-19T13:34: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55DCA786" w14:textId="77777777" w:rsidR="00D20EC6" w:rsidRDefault="00D20EC6">
            <w:pPr>
              <w:jc w:val="center"/>
              <w:rPr>
                <w:ins w:id="605" w:author="Karim Anaya-Izquierdo" w:date="2024-09-19T14:34:00Z" w16du:dateUtc="2024-09-19T13:34:00Z"/>
                <w:rFonts w:ascii="Calibri" w:hAnsi="Calibri" w:cs="Calibri"/>
                <w:color w:val="000000"/>
                <w:sz w:val="20"/>
                <w:szCs w:val="20"/>
              </w:rPr>
            </w:pPr>
            <w:ins w:id="606" w:author="Karim Anaya-Izquierdo" w:date="2024-09-19T14:34:00Z" w16du:dateUtc="2024-09-19T13:34: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0D13AD4E" w14:textId="77777777" w:rsidR="00D20EC6" w:rsidRDefault="00D20EC6">
            <w:pPr>
              <w:jc w:val="center"/>
              <w:rPr>
                <w:ins w:id="607" w:author="Karim Anaya-Izquierdo" w:date="2024-09-19T14:34:00Z" w16du:dateUtc="2024-09-19T13:34:00Z"/>
                <w:rFonts w:ascii="Calibri" w:hAnsi="Calibri" w:cs="Calibri"/>
                <w:color w:val="000000"/>
                <w:sz w:val="20"/>
                <w:szCs w:val="20"/>
              </w:rPr>
            </w:pPr>
            <w:ins w:id="608" w:author="Karim Anaya-Izquierdo" w:date="2024-09-19T14:34:00Z" w16du:dateUtc="2024-09-19T13:34:00Z">
              <w:r>
                <w:rPr>
                  <w:rFonts w:ascii="Calibri" w:hAnsi="Calibri" w:cs="Calibri"/>
                  <w:color w:val="000000"/>
                  <w:sz w:val="20"/>
                  <w:szCs w:val="20"/>
                </w:rPr>
                <w:t>0.0348</w:t>
              </w:r>
            </w:ins>
          </w:p>
        </w:tc>
        <w:tc>
          <w:tcPr>
            <w:tcW w:w="1052" w:type="dxa"/>
            <w:tcBorders>
              <w:top w:val="nil"/>
              <w:left w:val="nil"/>
              <w:bottom w:val="single" w:sz="8" w:space="0" w:color="auto"/>
              <w:right w:val="nil"/>
            </w:tcBorders>
            <w:vAlign w:val="center"/>
            <w:hideMark/>
          </w:tcPr>
          <w:p w14:paraId="46EC32D9" w14:textId="77777777" w:rsidR="00D20EC6" w:rsidRDefault="00D20EC6">
            <w:pPr>
              <w:jc w:val="center"/>
              <w:rPr>
                <w:ins w:id="609" w:author="Karim Anaya-Izquierdo" w:date="2024-09-19T14:34:00Z" w16du:dateUtc="2024-09-19T13:34:00Z"/>
                <w:rFonts w:ascii="Calibri" w:hAnsi="Calibri" w:cs="Calibri"/>
                <w:color w:val="000000"/>
                <w:sz w:val="20"/>
                <w:szCs w:val="20"/>
              </w:rPr>
            </w:pPr>
            <w:ins w:id="610" w:author="Karim Anaya-Izquierdo" w:date="2024-09-19T14:34:00Z" w16du:dateUtc="2024-09-19T13:34:00Z">
              <w:r>
                <w:rPr>
                  <w:rFonts w:ascii="Calibri" w:hAnsi="Calibri" w:cs="Calibri"/>
                  <w:color w:val="000000"/>
                  <w:sz w:val="20"/>
                  <w:szCs w:val="20"/>
                </w:rPr>
                <w:t>0.0058</w:t>
              </w:r>
            </w:ins>
          </w:p>
        </w:tc>
        <w:tc>
          <w:tcPr>
            <w:tcW w:w="1091" w:type="dxa"/>
            <w:tcBorders>
              <w:top w:val="nil"/>
              <w:left w:val="nil"/>
              <w:bottom w:val="single" w:sz="8" w:space="0" w:color="auto"/>
              <w:right w:val="single" w:sz="4" w:space="0" w:color="auto"/>
            </w:tcBorders>
            <w:vAlign w:val="center"/>
            <w:hideMark/>
          </w:tcPr>
          <w:p w14:paraId="6E677A6F" w14:textId="77777777" w:rsidR="00D20EC6" w:rsidRDefault="00D20EC6">
            <w:pPr>
              <w:jc w:val="center"/>
              <w:rPr>
                <w:ins w:id="611" w:author="Karim Anaya-Izquierdo" w:date="2024-09-19T14:34:00Z" w16du:dateUtc="2024-09-19T13:34:00Z"/>
                <w:rFonts w:ascii="Calibri" w:hAnsi="Calibri" w:cs="Calibri"/>
                <w:color w:val="000000"/>
                <w:sz w:val="20"/>
                <w:szCs w:val="20"/>
              </w:rPr>
            </w:pPr>
            <w:ins w:id="612" w:author="Karim Anaya-Izquierdo" w:date="2024-09-19T14:34:00Z" w16du:dateUtc="2024-09-19T13:34:00Z">
              <w:r>
                <w:rPr>
                  <w:rFonts w:ascii="Calibri" w:hAnsi="Calibri" w:cs="Calibri"/>
                  <w:color w:val="000000"/>
                  <w:sz w:val="20"/>
                  <w:szCs w:val="20"/>
                </w:rPr>
                <w:t>83%</w:t>
              </w:r>
            </w:ins>
          </w:p>
        </w:tc>
        <w:tc>
          <w:tcPr>
            <w:tcW w:w="956" w:type="dxa"/>
            <w:tcBorders>
              <w:top w:val="nil"/>
              <w:left w:val="nil"/>
              <w:bottom w:val="single" w:sz="8" w:space="0" w:color="auto"/>
              <w:right w:val="nil"/>
            </w:tcBorders>
            <w:vAlign w:val="center"/>
            <w:hideMark/>
          </w:tcPr>
          <w:p w14:paraId="12D0D8BB" w14:textId="77777777" w:rsidR="00D20EC6" w:rsidRDefault="00D20EC6">
            <w:pPr>
              <w:jc w:val="center"/>
              <w:rPr>
                <w:ins w:id="613" w:author="Karim Anaya-Izquierdo" w:date="2024-09-19T14:34:00Z" w16du:dateUtc="2024-09-19T13:34:00Z"/>
                <w:rFonts w:ascii="Calibri" w:hAnsi="Calibri" w:cs="Calibri"/>
                <w:color w:val="000000"/>
                <w:sz w:val="20"/>
                <w:szCs w:val="20"/>
              </w:rPr>
            </w:pPr>
            <w:ins w:id="614" w:author="Karim Anaya-Izquierdo" w:date="2024-09-19T14:34:00Z" w16du:dateUtc="2024-09-19T13:34:00Z">
              <w:r>
                <w:rPr>
                  <w:rFonts w:ascii="Calibri" w:hAnsi="Calibri" w:cs="Calibri"/>
                  <w:color w:val="000000"/>
                  <w:sz w:val="20"/>
                  <w:szCs w:val="20"/>
                </w:rPr>
                <w:t>0.171</w:t>
              </w:r>
            </w:ins>
          </w:p>
        </w:tc>
        <w:tc>
          <w:tcPr>
            <w:tcW w:w="899" w:type="dxa"/>
            <w:tcBorders>
              <w:top w:val="nil"/>
              <w:left w:val="nil"/>
              <w:bottom w:val="single" w:sz="8" w:space="0" w:color="auto"/>
              <w:right w:val="nil"/>
            </w:tcBorders>
            <w:vAlign w:val="center"/>
            <w:hideMark/>
          </w:tcPr>
          <w:p w14:paraId="711740B1" w14:textId="77777777" w:rsidR="00D20EC6" w:rsidRDefault="00D20EC6">
            <w:pPr>
              <w:jc w:val="center"/>
              <w:rPr>
                <w:ins w:id="615" w:author="Karim Anaya-Izquierdo" w:date="2024-09-19T14:34:00Z" w16du:dateUtc="2024-09-19T13:34:00Z"/>
                <w:rFonts w:ascii="Calibri" w:hAnsi="Calibri" w:cs="Calibri"/>
                <w:color w:val="000000"/>
                <w:sz w:val="20"/>
                <w:szCs w:val="20"/>
              </w:rPr>
            </w:pPr>
            <w:ins w:id="616" w:author="Karim Anaya-Izquierdo" w:date="2024-09-19T14:34:00Z" w16du:dateUtc="2024-09-19T13:34:00Z">
              <w:r>
                <w:rPr>
                  <w:rFonts w:ascii="Calibri" w:hAnsi="Calibri" w:cs="Calibri"/>
                  <w:color w:val="000000"/>
                  <w:sz w:val="20"/>
                  <w:szCs w:val="20"/>
                </w:rPr>
                <w:t>0.0032</w:t>
              </w:r>
            </w:ins>
          </w:p>
        </w:tc>
        <w:tc>
          <w:tcPr>
            <w:tcW w:w="898" w:type="dxa"/>
            <w:tcBorders>
              <w:top w:val="nil"/>
              <w:left w:val="nil"/>
              <w:bottom w:val="single" w:sz="8" w:space="0" w:color="auto"/>
              <w:right w:val="nil"/>
            </w:tcBorders>
            <w:vAlign w:val="center"/>
            <w:hideMark/>
          </w:tcPr>
          <w:p w14:paraId="2419C070" w14:textId="77777777" w:rsidR="00D20EC6" w:rsidRDefault="00D20EC6">
            <w:pPr>
              <w:jc w:val="center"/>
              <w:rPr>
                <w:ins w:id="617" w:author="Karim Anaya-Izquierdo" w:date="2024-09-19T14:34:00Z" w16du:dateUtc="2024-09-19T13:34:00Z"/>
                <w:rFonts w:ascii="Calibri" w:hAnsi="Calibri" w:cs="Calibri"/>
                <w:color w:val="000000"/>
                <w:sz w:val="20"/>
                <w:szCs w:val="20"/>
              </w:rPr>
            </w:pPr>
            <w:ins w:id="618" w:author="Karim Anaya-Izquierdo" w:date="2024-09-19T14:34:00Z" w16du:dateUtc="2024-09-19T13:34:00Z">
              <w:r>
                <w:rPr>
                  <w:rFonts w:ascii="Calibri" w:hAnsi="Calibri" w:cs="Calibri"/>
                  <w:color w:val="000000"/>
                  <w:sz w:val="20"/>
                  <w:szCs w:val="20"/>
                </w:rPr>
                <w:t>98%</w:t>
              </w:r>
            </w:ins>
          </w:p>
        </w:tc>
        <w:tc>
          <w:tcPr>
            <w:tcW w:w="36" w:type="dxa"/>
            <w:vAlign w:val="center"/>
            <w:hideMark/>
          </w:tcPr>
          <w:p w14:paraId="0AF83F04" w14:textId="77777777" w:rsidR="00D20EC6" w:rsidRDefault="00D20EC6">
            <w:pPr>
              <w:rPr>
                <w:ins w:id="619" w:author="Karim Anaya-Izquierdo" w:date="2024-09-19T14:34:00Z" w16du:dateUtc="2024-09-19T13:34:00Z"/>
                <w:sz w:val="20"/>
                <w:szCs w:val="20"/>
              </w:rPr>
            </w:pPr>
          </w:p>
        </w:tc>
      </w:tr>
      <w:tr w:rsidR="00D20EC6" w14:paraId="38EABE2F" w14:textId="77777777" w:rsidTr="00D20EC6">
        <w:trPr>
          <w:trHeight w:val="340"/>
          <w:jc w:val="center"/>
          <w:ins w:id="620" w:author="Karim Anaya-Izquierdo" w:date="2024-09-19T14:34:00Z"/>
          <w:trPrChange w:id="621" w:author="Karim Anaya-Izquierdo" w:date="2024-09-19T14:34:00Z" w16du:dateUtc="2024-09-19T13:34:00Z">
            <w:trPr>
              <w:trHeight w:val="340"/>
            </w:trPr>
          </w:trPrChange>
        </w:trPr>
        <w:tc>
          <w:tcPr>
            <w:tcW w:w="740" w:type="dxa"/>
            <w:tcBorders>
              <w:top w:val="nil"/>
              <w:left w:val="nil"/>
              <w:bottom w:val="single" w:sz="8" w:space="0" w:color="auto"/>
              <w:right w:val="nil"/>
            </w:tcBorders>
            <w:noWrap/>
            <w:vAlign w:val="bottom"/>
            <w:hideMark/>
            <w:tcPrChange w:id="622" w:author="Karim Anaya-Izquierdo" w:date="2024-09-19T14:34:00Z" w16du:dateUtc="2024-09-19T13:34:00Z">
              <w:tcPr>
                <w:tcW w:w="740" w:type="dxa"/>
                <w:tcBorders>
                  <w:top w:val="nil"/>
                  <w:left w:val="nil"/>
                  <w:bottom w:val="single" w:sz="8" w:space="0" w:color="auto"/>
                  <w:right w:val="nil"/>
                </w:tcBorders>
                <w:noWrap/>
                <w:vAlign w:val="bottom"/>
                <w:hideMark/>
              </w:tcPr>
            </w:tcPrChange>
          </w:tcPr>
          <w:p w14:paraId="4AF083B2" w14:textId="77777777" w:rsidR="00D20EC6" w:rsidRDefault="00D20EC6">
            <w:pPr>
              <w:rPr>
                <w:ins w:id="623" w:author="Karim Anaya-Izquierdo" w:date="2024-09-19T14:34:00Z" w16du:dateUtc="2024-09-19T13:34:00Z"/>
                <w:rFonts w:ascii="Aptos Narrow" w:hAnsi="Aptos Narrow"/>
                <w:color w:val="000000"/>
              </w:rPr>
            </w:pPr>
            <w:ins w:id="624" w:author="Karim Anaya-Izquierdo" w:date="2024-09-19T14:34:00Z" w16du:dateUtc="2024-09-19T13:34:00Z">
              <w:r>
                <w:rPr>
                  <w:rFonts w:ascii="Aptos Narrow" w:hAnsi="Aptos Narrow"/>
                  <w:color w:val="000000"/>
                </w:rPr>
                <w:t> </w:t>
              </w:r>
            </w:ins>
          </w:p>
        </w:tc>
        <w:tc>
          <w:tcPr>
            <w:tcW w:w="993" w:type="dxa"/>
            <w:tcBorders>
              <w:top w:val="nil"/>
              <w:left w:val="nil"/>
              <w:bottom w:val="single" w:sz="8" w:space="0" w:color="auto"/>
              <w:right w:val="nil"/>
            </w:tcBorders>
            <w:vAlign w:val="center"/>
            <w:hideMark/>
            <w:tcPrChange w:id="625" w:author="Karim Anaya-Izquierdo" w:date="2024-09-19T14:34:00Z" w16du:dateUtc="2024-09-19T13:34:00Z">
              <w:tcPr>
                <w:tcW w:w="993" w:type="dxa"/>
                <w:tcBorders>
                  <w:top w:val="nil"/>
                  <w:left w:val="nil"/>
                  <w:bottom w:val="single" w:sz="8" w:space="0" w:color="auto"/>
                  <w:right w:val="nil"/>
                </w:tcBorders>
                <w:vAlign w:val="center"/>
                <w:hideMark/>
              </w:tcPr>
            </w:tcPrChange>
          </w:tcPr>
          <w:p w14:paraId="07F92034" w14:textId="77777777" w:rsidR="00D20EC6" w:rsidRDefault="00D20EC6">
            <w:pPr>
              <w:jc w:val="center"/>
              <w:rPr>
                <w:ins w:id="626" w:author="Karim Anaya-Izquierdo" w:date="2024-09-19T14:34:00Z" w16du:dateUtc="2024-09-19T13:34:00Z"/>
                <w:rFonts w:ascii="Calibri" w:hAnsi="Calibri" w:cs="Calibri"/>
                <w:color w:val="000000"/>
                <w:sz w:val="20"/>
                <w:szCs w:val="20"/>
              </w:rPr>
            </w:pPr>
            <w:ins w:id="627" w:author="Karim Anaya-Izquierdo" w:date="2024-09-19T14:34:00Z" w16du:dateUtc="2024-09-19T13:34:00Z">
              <w:r>
                <w:rPr>
                  <w:rFonts w:ascii="Calibri" w:hAnsi="Calibri" w:cs="Calibri"/>
                  <w:color w:val="000000"/>
                  <w:sz w:val="20"/>
                  <w:szCs w:val="20"/>
                </w:rPr>
                <w:t>Average</w:t>
              </w:r>
            </w:ins>
          </w:p>
        </w:tc>
        <w:tc>
          <w:tcPr>
            <w:tcW w:w="995" w:type="dxa"/>
            <w:tcBorders>
              <w:top w:val="nil"/>
              <w:left w:val="single" w:sz="4" w:space="0" w:color="auto"/>
              <w:bottom w:val="single" w:sz="8" w:space="0" w:color="auto"/>
              <w:right w:val="nil"/>
            </w:tcBorders>
            <w:noWrap/>
            <w:vAlign w:val="bottom"/>
            <w:hideMark/>
            <w:tcPrChange w:id="628" w:author="Karim Anaya-Izquierdo" w:date="2024-09-19T14:34:00Z" w16du:dateUtc="2024-09-19T13:34:00Z">
              <w:tcPr>
                <w:tcW w:w="995" w:type="dxa"/>
                <w:tcBorders>
                  <w:top w:val="nil"/>
                  <w:left w:val="single" w:sz="4" w:space="0" w:color="auto"/>
                  <w:bottom w:val="single" w:sz="8" w:space="0" w:color="auto"/>
                  <w:right w:val="nil"/>
                </w:tcBorders>
                <w:noWrap/>
                <w:vAlign w:val="bottom"/>
                <w:hideMark/>
              </w:tcPr>
            </w:tcPrChange>
          </w:tcPr>
          <w:p w14:paraId="7B552AE0" w14:textId="77777777" w:rsidR="00D20EC6" w:rsidRDefault="00D20EC6">
            <w:pPr>
              <w:rPr>
                <w:ins w:id="629" w:author="Karim Anaya-Izquierdo" w:date="2024-09-19T14:34:00Z" w16du:dateUtc="2024-09-19T13:34:00Z"/>
                <w:rFonts w:ascii="Calibri" w:hAnsi="Calibri" w:cs="Calibri"/>
                <w:color w:val="000000"/>
                <w:sz w:val="20"/>
                <w:szCs w:val="20"/>
              </w:rPr>
            </w:pPr>
            <w:ins w:id="630" w:author="Karim Anaya-Izquierdo" w:date="2024-09-19T14:34:00Z" w16du:dateUtc="2024-09-19T13:34:00Z">
              <w:r>
                <w:rPr>
                  <w:rFonts w:ascii="Calibri" w:hAnsi="Calibri" w:cs="Calibri"/>
                  <w:color w:val="000000"/>
                  <w:sz w:val="20"/>
                  <w:szCs w:val="20"/>
                </w:rPr>
                <w:t> </w:t>
              </w:r>
            </w:ins>
          </w:p>
        </w:tc>
        <w:tc>
          <w:tcPr>
            <w:tcW w:w="1052" w:type="dxa"/>
            <w:tcBorders>
              <w:top w:val="nil"/>
              <w:left w:val="nil"/>
              <w:bottom w:val="single" w:sz="8" w:space="0" w:color="auto"/>
              <w:right w:val="nil"/>
            </w:tcBorders>
            <w:noWrap/>
            <w:vAlign w:val="bottom"/>
            <w:hideMark/>
            <w:tcPrChange w:id="631" w:author="Karim Anaya-Izquierdo" w:date="2024-09-19T14:34:00Z" w16du:dateUtc="2024-09-19T13:34:00Z">
              <w:tcPr>
                <w:tcW w:w="1052" w:type="dxa"/>
                <w:tcBorders>
                  <w:top w:val="nil"/>
                  <w:left w:val="nil"/>
                  <w:bottom w:val="single" w:sz="8" w:space="0" w:color="auto"/>
                  <w:right w:val="nil"/>
                </w:tcBorders>
                <w:noWrap/>
                <w:vAlign w:val="bottom"/>
                <w:hideMark/>
              </w:tcPr>
            </w:tcPrChange>
          </w:tcPr>
          <w:p w14:paraId="0D5AD83A" w14:textId="77777777" w:rsidR="00D20EC6" w:rsidRDefault="00D20EC6">
            <w:pPr>
              <w:rPr>
                <w:ins w:id="632" w:author="Karim Anaya-Izquierdo" w:date="2024-09-19T14:34:00Z" w16du:dateUtc="2024-09-19T13:34:00Z"/>
                <w:rFonts w:ascii="Calibri" w:hAnsi="Calibri" w:cs="Calibri"/>
                <w:color w:val="000000"/>
                <w:sz w:val="20"/>
                <w:szCs w:val="20"/>
              </w:rPr>
            </w:pPr>
            <w:ins w:id="633" w:author="Karim Anaya-Izquierdo" w:date="2024-09-19T14:34:00Z" w16du:dateUtc="2024-09-19T13:34:00Z">
              <w:r>
                <w:rPr>
                  <w:rFonts w:ascii="Calibri" w:hAnsi="Calibri" w:cs="Calibri"/>
                  <w:color w:val="000000"/>
                  <w:sz w:val="20"/>
                  <w:szCs w:val="20"/>
                </w:rPr>
                <w:t> </w:t>
              </w:r>
            </w:ins>
          </w:p>
        </w:tc>
        <w:tc>
          <w:tcPr>
            <w:tcW w:w="1091" w:type="dxa"/>
            <w:tcBorders>
              <w:top w:val="nil"/>
              <w:left w:val="nil"/>
              <w:bottom w:val="single" w:sz="8" w:space="0" w:color="auto"/>
              <w:right w:val="single" w:sz="4" w:space="0" w:color="auto"/>
            </w:tcBorders>
            <w:vAlign w:val="center"/>
            <w:hideMark/>
            <w:tcPrChange w:id="634" w:author="Karim Anaya-Izquierdo" w:date="2024-09-19T14:34:00Z" w16du:dateUtc="2024-09-19T13:34:00Z">
              <w:tcPr>
                <w:tcW w:w="1091" w:type="dxa"/>
                <w:tcBorders>
                  <w:top w:val="nil"/>
                  <w:left w:val="nil"/>
                  <w:bottom w:val="single" w:sz="8" w:space="0" w:color="auto"/>
                  <w:right w:val="single" w:sz="4" w:space="0" w:color="auto"/>
                </w:tcBorders>
                <w:vAlign w:val="center"/>
                <w:hideMark/>
              </w:tcPr>
            </w:tcPrChange>
          </w:tcPr>
          <w:p w14:paraId="7125DE7E" w14:textId="35309B63" w:rsidR="00D20EC6" w:rsidRDefault="00D20EC6">
            <w:pPr>
              <w:jc w:val="center"/>
              <w:rPr>
                <w:ins w:id="635" w:author="Karim Anaya-Izquierdo" w:date="2024-09-19T14:34:00Z" w16du:dateUtc="2024-09-19T13:34:00Z"/>
                <w:rFonts w:ascii="Calibri" w:hAnsi="Calibri" w:cs="Calibri"/>
                <w:color w:val="000000"/>
                <w:sz w:val="20"/>
                <w:szCs w:val="20"/>
              </w:rPr>
            </w:pPr>
            <w:ins w:id="636" w:author="Karim Anaya-Izquierdo" w:date="2024-09-19T14:34:00Z" w16du:dateUtc="2024-09-19T13:34:00Z">
              <w:r>
                <w:rPr>
                  <w:rFonts w:ascii="Calibri" w:hAnsi="Calibri" w:cs="Calibri"/>
                  <w:color w:val="000000"/>
                  <w:sz w:val="20"/>
                  <w:szCs w:val="20"/>
                </w:rPr>
                <w:t>6</w:t>
              </w:r>
            </w:ins>
            <w:ins w:id="637" w:author="Karim Anaya-Izquierdo" w:date="2024-11-14T14:03:00Z" w16du:dateUtc="2024-11-14T14:03:00Z">
              <w:r w:rsidR="00F05486">
                <w:rPr>
                  <w:rFonts w:ascii="Calibri" w:hAnsi="Calibri" w:cs="Calibri"/>
                  <w:color w:val="000000"/>
                  <w:sz w:val="20"/>
                  <w:szCs w:val="20"/>
                </w:rPr>
                <w:t>3</w:t>
              </w:r>
            </w:ins>
            <w:ins w:id="638" w:author="Karim Anaya-Izquierdo" w:date="2024-09-19T14:34:00Z" w16du:dateUtc="2024-09-19T13:34:00Z">
              <w:r>
                <w:rPr>
                  <w:rFonts w:ascii="Calibri" w:hAnsi="Calibri" w:cs="Calibri"/>
                  <w:color w:val="000000"/>
                  <w:sz w:val="20"/>
                  <w:szCs w:val="20"/>
                </w:rPr>
                <w:t>%</w:t>
              </w:r>
            </w:ins>
          </w:p>
        </w:tc>
        <w:tc>
          <w:tcPr>
            <w:tcW w:w="956" w:type="dxa"/>
            <w:tcBorders>
              <w:top w:val="nil"/>
              <w:left w:val="nil"/>
              <w:bottom w:val="single" w:sz="8" w:space="0" w:color="auto"/>
              <w:right w:val="nil"/>
            </w:tcBorders>
            <w:noWrap/>
            <w:vAlign w:val="bottom"/>
            <w:hideMark/>
            <w:tcPrChange w:id="639" w:author="Karim Anaya-Izquierdo" w:date="2024-09-19T14:34:00Z" w16du:dateUtc="2024-09-19T13:34:00Z">
              <w:tcPr>
                <w:tcW w:w="956" w:type="dxa"/>
                <w:tcBorders>
                  <w:top w:val="nil"/>
                  <w:left w:val="nil"/>
                  <w:bottom w:val="single" w:sz="8" w:space="0" w:color="auto"/>
                  <w:right w:val="nil"/>
                </w:tcBorders>
                <w:noWrap/>
                <w:vAlign w:val="bottom"/>
                <w:hideMark/>
              </w:tcPr>
            </w:tcPrChange>
          </w:tcPr>
          <w:p w14:paraId="54D5752B" w14:textId="77777777" w:rsidR="00D20EC6" w:rsidRDefault="00D20EC6">
            <w:pPr>
              <w:rPr>
                <w:ins w:id="640" w:author="Karim Anaya-Izquierdo" w:date="2024-09-19T14:34:00Z" w16du:dateUtc="2024-09-19T13:34:00Z"/>
                <w:rFonts w:ascii="Calibri" w:hAnsi="Calibri" w:cs="Calibri"/>
                <w:color w:val="000000"/>
                <w:sz w:val="20"/>
                <w:szCs w:val="20"/>
              </w:rPr>
            </w:pPr>
            <w:ins w:id="641" w:author="Karim Anaya-Izquierdo" w:date="2024-09-19T14:34:00Z" w16du:dateUtc="2024-09-19T13:34:00Z">
              <w:r>
                <w:rPr>
                  <w:rFonts w:ascii="Calibri" w:hAnsi="Calibri" w:cs="Calibri"/>
                  <w:color w:val="000000"/>
                  <w:sz w:val="20"/>
                  <w:szCs w:val="20"/>
                </w:rPr>
                <w:t> </w:t>
              </w:r>
            </w:ins>
          </w:p>
        </w:tc>
        <w:tc>
          <w:tcPr>
            <w:tcW w:w="899" w:type="dxa"/>
            <w:tcBorders>
              <w:top w:val="nil"/>
              <w:left w:val="nil"/>
              <w:bottom w:val="single" w:sz="8" w:space="0" w:color="auto"/>
              <w:right w:val="nil"/>
            </w:tcBorders>
            <w:noWrap/>
            <w:vAlign w:val="bottom"/>
            <w:hideMark/>
            <w:tcPrChange w:id="642" w:author="Karim Anaya-Izquierdo" w:date="2024-09-19T14:34:00Z" w16du:dateUtc="2024-09-19T13:34:00Z">
              <w:tcPr>
                <w:tcW w:w="899" w:type="dxa"/>
                <w:tcBorders>
                  <w:top w:val="nil"/>
                  <w:left w:val="nil"/>
                  <w:bottom w:val="single" w:sz="8" w:space="0" w:color="auto"/>
                  <w:right w:val="nil"/>
                </w:tcBorders>
                <w:noWrap/>
                <w:vAlign w:val="bottom"/>
                <w:hideMark/>
              </w:tcPr>
            </w:tcPrChange>
          </w:tcPr>
          <w:p w14:paraId="1BFCD3F5" w14:textId="77777777" w:rsidR="00D20EC6" w:rsidRDefault="00D20EC6">
            <w:pPr>
              <w:rPr>
                <w:ins w:id="643" w:author="Karim Anaya-Izquierdo" w:date="2024-09-19T14:34:00Z" w16du:dateUtc="2024-09-19T13:34:00Z"/>
                <w:rFonts w:ascii="Calibri" w:hAnsi="Calibri" w:cs="Calibri"/>
                <w:color w:val="000000"/>
                <w:sz w:val="20"/>
                <w:szCs w:val="20"/>
              </w:rPr>
            </w:pPr>
            <w:ins w:id="644" w:author="Karim Anaya-Izquierdo" w:date="2024-09-19T14:34:00Z" w16du:dateUtc="2024-09-19T13:34:00Z">
              <w:r>
                <w:rPr>
                  <w:rFonts w:ascii="Calibri" w:hAnsi="Calibri" w:cs="Calibri"/>
                  <w:color w:val="000000"/>
                  <w:sz w:val="20"/>
                  <w:szCs w:val="20"/>
                </w:rPr>
                <w:t> </w:t>
              </w:r>
            </w:ins>
          </w:p>
        </w:tc>
        <w:tc>
          <w:tcPr>
            <w:tcW w:w="898" w:type="dxa"/>
            <w:tcBorders>
              <w:top w:val="nil"/>
              <w:left w:val="nil"/>
              <w:bottom w:val="single" w:sz="8" w:space="0" w:color="auto"/>
              <w:right w:val="nil"/>
            </w:tcBorders>
            <w:vAlign w:val="center"/>
            <w:hideMark/>
            <w:tcPrChange w:id="645" w:author="Karim Anaya-Izquierdo" w:date="2024-09-19T14:34:00Z" w16du:dateUtc="2024-09-19T13:34:00Z">
              <w:tcPr>
                <w:tcW w:w="898" w:type="dxa"/>
                <w:tcBorders>
                  <w:top w:val="nil"/>
                  <w:left w:val="nil"/>
                  <w:bottom w:val="single" w:sz="8" w:space="0" w:color="auto"/>
                  <w:right w:val="nil"/>
                </w:tcBorders>
                <w:vAlign w:val="center"/>
                <w:hideMark/>
              </w:tcPr>
            </w:tcPrChange>
          </w:tcPr>
          <w:p w14:paraId="4D5C0F9B" w14:textId="147B076D" w:rsidR="00D20EC6" w:rsidRDefault="00D20EC6">
            <w:pPr>
              <w:jc w:val="center"/>
              <w:rPr>
                <w:ins w:id="646" w:author="Karim Anaya-Izquierdo" w:date="2024-09-19T14:34:00Z" w16du:dateUtc="2024-09-19T13:34:00Z"/>
                <w:rFonts w:ascii="Calibri" w:hAnsi="Calibri" w:cs="Calibri"/>
                <w:color w:val="000000"/>
                <w:sz w:val="20"/>
                <w:szCs w:val="20"/>
              </w:rPr>
            </w:pPr>
            <w:ins w:id="647" w:author="Karim Anaya-Izquierdo" w:date="2024-09-19T14:34:00Z" w16du:dateUtc="2024-09-19T13:34:00Z">
              <w:r>
                <w:rPr>
                  <w:rFonts w:ascii="Calibri" w:hAnsi="Calibri" w:cs="Calibri"/>
                  <w:color w:val="000000"/>
                  <w:sz w:val="20"/>
                  <w:szCs w:val="20"/>
                </w:rPr>
                <w:t>9</w:t>
              </w:r>
            </w:ins>
            <w:ins w:id="648" w:author="Karim Anaya-Izquierdo" w:date="2024-11-21T21:33:00Z" w16du:dateUtc="2024-11-21T21:33:00Z">
              <w:r w:rsidR="00063788">
                <w:rPr>
                  <w:rFonts w:ascii="Calibri" w:hAnsi="Calibri" w:cs="Calibri"/>
                  <w:color w:val="000000"/>
                  <w:sz w:val="20"/>
                  <w:szCs w:val="20"/>
                </w:rPr>
                <w:t>7</w:t>
              </w:r>
            </w:ins>
            <w:ins w:id="649" w:author="Karim Anaya-Izquierdo" w:date="2024-09-19T14:34:00Z" w16du:dateUtc="2024-09-19T13:34:00Z">
              <w:r>
                <w:rPr>
                  <w:rFonts w:ascii="Calibri" w:hAnsi="Calibri" w:cs="Calibri"/>
                  <w:color w:val="000000"/>
                  <w:sz w:val="20"/>
                  <w:szCs w:val="20"/>
                </w:rPr>
                <w:t>%</w:t>
              </w:r>
            </w:ins>
          </w:p>
        </w:tc>
        <w:tc>
          <w:tcPr>
            <w:tcW w:w="36" w:type="dxa"/>
            <w:vAlign w:val="center"/>
            <w:hideMark/>
            <w:tcPrChange w:id="650" w:author="Karim Anaya-Izquierdo" w:date="2024-09-19T14:34:00Z" w16du:dateUtc="2024-09-19T13:34:00Z">
              <w:tcPr>
                <w:tcW w:w="36" w:type="dxa"/>
                <w:vAlign w:val="center"/>
                <w:hideMark/>
              </w:tcPr>
            </w:tcPrChange>
          </w:tcPr>
          <w:p w14:paraId="5FCF9096" w14:textId="77777777" w:rsidR="00D20EC6" w:rsidRDefault="00D20EC6">
            <w:pPr>
              <w:rPr>
                <w:ins w:id="651" w:author="Karim Anaya-Izquierdo" w:date="2024-09-19T14:34:00Z" w16du:dateUtc="2024-09-19T13:34:00Z"/>
                <w:sz w:val="20"/>
                <w:szCs w:val="20"/>
              </w:rPr>
            </w:pPr>
          </w:p>
        </w:tc>
      </w:tr>
    </w:tbl>
    <w:p w14:paraId="5060F223" w14:textId="77777777" w:rsidR="002240FD" w:rsidRDefault="002240FD" w:rsidP="00341580">
      <w:pPr>
        <w:jc w:val="center"/>
      </w:pPr>
    </w:p>
    <w:p w14:paraId="516D1A20" w14:textId="540F86DC" w:rsidR="002671B9" w:rsidRDefault="00076160" w:rsidP="002D5289">
      <w:pPr>
        <w:pStyle w:val="subsection"/>
        <w:outlineLvl w:val="1"/>
      </w:pPr>
      <w:bookmarkStart w:id="652" w:name="_Ref148948100"/>
      <w:r>
        <w:t xml:space="preserve">Results </w:t>
      </w:r>
      <w:r w:rsidR="00552A62">
        <w:t xml:space="preserve">of the Bayesian </w:t>
      </w:r>
      <w:r w:rsidR="00A44AF5">
        <w:t xml:space="preserve">inference framework </w:t>
      </w:r>
      <w:r>
        <w:t xml:space="preserve">with </w:t>
      </w:r>
      <w:r w:rsidR="00F42816">
        <w:t>latent bias</w:t>
      </w:r>
      <w:r>
        <w:t xml:space="preserve"> </w:t>
      </w:r>
      <m:oMath>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E</m:t>
                </m:r>
              </m:e>
              <m:sub>
                <m:r>
                  <w:rPr>
                    <w:rFonts w:ascii="Cambria Math" w:hAnsi="Cambria Math"/>
                  </w:rPr>
                  <m:t>1</m:t>
                </m:r>
              </m:sub>
            </m:sSub>
          </m:sub>
        </m:sSub>
      </m:oMath>
      <w:bookmarkEnd w:id="652"/>
    </w:p>
    <w:p w14:paraId="77D9FE9B" w14:textId="73435208" w:rsidR="00576168" w:rsidRPr="00576168" w:rsidRDefault="0082159F" w:rsidP="00686AF0">
      <w:bookmarkStart w:id="653" w:name="_Hlk148887611"/>
      <w:r>
        <w:t xml:space="preserve">The </w:t>
      </w:r>
      <w:r w:rsidR="004F63C7">
        <w:t xml:space="preserve">latent bias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sub>
        </m:sSub>
      </m:oMath>
      <w:r w:rsidR="00144AC0">
        <w:t xml:space="preserve">, as described in </w:t>
      </w:r>
      <w:r w:rsidR="00757787">
        <w:t xml:space="preserve">Section </w:t>
      </w:r>
      <w:r w:rsidR="00CD01D7">
        <w:t>3</w:t>
      </w:r>
      <w:r w:rsidR="00144AC0">
        <w:t>.</w:t>
      </w:r>
      <w:r w:rsidR="00CD01D7">
        <w:t>2</w:t>
      </w:r>
      <w:r w:rsidR="00144AC0">
        <w:t xml:space="preserve">, </w:t>
      </w:r>
      <w:r>
        <w:t>is added</w:t>
      </w:r>
      <w:r w:rsidR="007F4448">
        <w:t xml:space="preserve"> </w:t>
      </w:r>
      <w:r>
        <w:t xml:space="preserve">to </w:t>
      </w:r>
      <w:r w:rsidR="00E40047">
        <w:t>the most sensitive material property</w:t>
      </w:r>
      <w:r w:rsidR="006E1271">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ins w:id="654" w:author="Janice Barton" w:date="2024-09-22T12:26:00Z" w16du:dateUtc="2024-09-22T11:26:00Z">
        <w:r w:rsidR="008E0224">
          <w:t>.</w:t>
        </w:r>
      </w:ins>
      <w:ins w:id="655" w:author="Karim Anaya-Izquierdo" w:date="2024-09-18T17:58:00Z" w16du:dateUtc="2024-09-18T16:58:00Z">
        <w:r w:rsidR="00007A5C">
          <w:t xml:space="preserve"> </w:t>
        </w:r>
      </w:ins>
      <w:r w:rsidR="008E0224">
        <w:t xml:space="preserve">Hence </w:t>
      </w:r>
      <w:r w:rsidR="007F4448">
        <w:t>the basic Bayesian inference framework</w:t>
      </w:r>
      <w:r w:rsidR="005E35E6">
        <w:t xml:space="preserve"> of Section </w:t>
      </w:r>
      <w:r w:rsidR="00D4562B">
        <w:fldChar w:fldCharType="begin"/>
      </w:r>
      <w:r w:rsidR="00D4562B">
        <w:instrText xml:space="preserve"> REF _Ref151992405 \r \h </w:instrText>
      </w:r>
      <w:r w:rsidR="00D4562B">
        <w:fldChar w:fldCharType="separate"/>
      </w:r>
      <w:r w:rsidR="003A15B7">
        <w:t>3.1</w:t>
      </w:r>
      <w:r w:rsidR="00D4562B">
        <w:fldChar w:fldCharType="end"/>
      </w:r>
      <w:r w:rsidR="00D4562B">
        <w:t xml:space="preserve"> </w:t>
      </w:r>
      <w:r w:rsidR="008E0224">
        <w:t xml:space="preserve">is enhanced </w:t>
      </w:r>
      <w:r w:rsidR="000C479A">
        <w:t xml:space="preserve">by </w:t>
      </w:r>
      <w:r w:rsidR="00CD5BD6">
        <w:t>account</w:t>
      </w:r>
      <w:r w:rsidR="000C479A">
        <w:t>ing</w:t>
      </w:r>
      <w:r w:rsidR="00A560AE">
        <w:t xml:space="preserve"> </w:t>
      </w:r>
      <w:r w:rsidR="00CD5BD6">
        <w:t>for material</w:t>
      </w:r>
      <w:r w:rsidR="000C479A">
        <w:t xml:space="preserve"> property</w:t>
      </w:r>
      <w:r w:rsidR="00CD5BD6">
        <w:t xml:space="preserve"> variations across </w:t>
      </w:r>
      <w:r w:rsidR="00C26D79">
        <w:t xml:space="preserve">experimental </w:t>
      </w:r>
      <w:r w:rsidR="00CD5BD6">
        <w:t>specimens.</w:t>
      </w:r>
      <w:r w:rsidR="0081461F">
        <w:t xml:space="preserve"> </w:t>
      </w:r>
      <w:r w:rsidR="00156475">
        <w:t>I</w:t>
      </w:r>
      <w:r w:rsidR="00717105">
        <w:t>t i</w:t>
      </w:r>
      <w:r w:rsidR="00156475">
        <w:t xml:space="preserve">s important to distinguish the difference in interpretation </w:t>
      </w:r>
      <w:r w:rsidR="00A308F8">
        <w:t xml:space="preserve">between </w:t>
      </w:r>
      <m:oMath>
        <m:sSub>
          <m:sSubPr>
            <m:ctrlPr>
              <w:rPr>
                <w:rFonts w:ascii="Cambria Math" w:hAnsi="Cambria Math"/>
                <w:i/>
              </w:rPr>
            </m:ctrlPr>
          </m:sSubPr>
          <m:e>
            <m:r>
              <w:rPr>
                <w:rFonts w:ascii="Cambria Math" w:hAnsi="Cambria Math"/>
              </w:rPr>
              <m:t>E</m:t>
            </m:r>
          </m:e>
          <m:sub>
            <m:r>
              <w:rPr>
                <w:rFonts w:ascii="Cambria Math" w:hAnsi="Cambria Math"/>
              </w:rPr>
              <m:t>1</m:t>
            </m:r>
          </m:sub>
        </m:sSub>
      </m:oMath>
      <w:ins w:id="656" w:author="Karim Anaya-Izquierdo" w:date="2024-09-19T11:31:00Z" w16du:dateUtc="2024-09-19T10:31:00Z">
        <w:r w:rsidR="00A44AF5">
          <w:t>,</w:t>
        </w:r>
      </w:ins>
      <w:r w:rsidR="00156475">
        <w:t xml:space="preserve"> </w:t>
      </w:r>
      <w:r w:rsidR="00D03035">
        <w:t xml:space="preserve">with </w:t>
      </w:r>
      <w:r w:rsidR="00156475">
        <w:t>and with</w:t>
      </w:r>
      <w:r w:rsidR="00D03035">
        <w:t>out</w:t>
      </w:r>
      <w:r w:rsidR="00156475">
        <w:t xml:space="preserve"> latent bias. Without latent bias,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756495">
        <w:t xml:space="preserve"> reflects the uncertainty in the assumed common value of the material property in </w:t>
      </w:r>
      <w:r w:rsidR="00BE4A00">
        <w:t xml:space="preserve">any possible experimental </w:t>
      </w:r>
      <w:r w:rsidR="00756495">
        <w:t xml:space="preserve">specimen. With latent bias,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756495">
        <w:t xml:space="preserve"> becomes the </w:t>
      </w:r>
      <w:r w:rsidR="00440735">
        <w:t>true</w:t>
      </w:r>
      <w:r w:rsidR="00BE4A00">
        <w:t xml:space="preserve"> (or average)</w:t>
      </w:r>
      <w:r w:rsidR="00440735">
        <w:t xml:space="preserve"> material property</w:t>
      </w:r>
      <w:r w:rsidR="00A17790">
        <w:t xml:space="preserve"> across the population of experimental</w:t>
      </w:r>
      <w:r w:rsidR="00B25E2D">
        <w:t xml:space="preserve"> specimens, which</w:t>
      </w:r>
      <w:r w:rsidR="00F66CFC">
        <w:t>,</w:t>
      </w:r>
      <w:r w:rsidR="00B25E2D">
        <w:t xml:space="preserve"> </w:t>
      </w:r>
      <w:r w:rsidR="00EC0CBF">
        <w:t xml:space="preserve">because of variability in the raw material and </w:t>
      </w:r>
      <w:commentRangeStart w:id="657"/>
      <w:commentRangeStart w:id="658"/>
      <w:r w:rsidR="00EC0CBF">
        <w:t>manufacturing process</w:t>
      </w:r>
      <w:commentRangeEnd w:id="657"/>
      <w:r w:rsidR="008E0224">
        <w:rPr>
          <w:rStyle w:val="CommentReference"/>
          <w:rFonts w:ascii="Calibri" w:eastAsiaTheme="minorEastAsia" w:hAnsi="Calibri" w:cstheme="minorBidi"/>
          <w:lang w:eastAsia="zh-CN"/>
        </w:rPr>
        <w:commentReference w:id="657"/>
      </w:r>
      <w:commentRangeEnd w:id="658"/>
      <w:r w:rsidR="000332FF">
        <w:rPr>
          <w:rStyle w:val="CommentReference"/>
          <w:rFonts w:ascii="Calibri" w:eastAsiaTheme="minorEastAsia" w:hAnsi="Calibri" w:cstheme="minorBidi"/>
          <w:lang w:eastAsia="zh-CN"/>
        </w:rPr>
        <w:commentReference w:id="658"/>
      </w:r>
      <w:r w:rsidR="00F66CFC">
        <w:t>,</w:t>
      </w:r>
      <w:r w:rsidR="00B25E2D">
        <w:t xml:space="preserve"> </w:t>
      </w:r>
      <w:r w:rsidR="00D03035">
        <w:t>can</w:t>
      </w:r>
      <w:r w:rsidR="00EC0CBF">
        <w:t xml:space="preserve"> </w:t>
      </w:r>
      <w:r w:rsidR="00D03035">
        <w:t xml:space="preserve">vary between </w:t>
      </w:r>
      <w:r w:rsidR="00A17790">
        <w:t xml:space="preserve">actual </w:t>
      </w:r>
      <w:r w:rsidR="00D03035">
        <w:t>specimens</w:t>
      </w:r>
      <w:r w:rsidR="00AA7E2B">
        <w:t xml:space="preserve">. </w:t>
      </w:r>
      <w:r w:rsidR="00781AA9">
        <w:t xml:space="preserve">The inclusion of the </w:t>
      </w:r>
      <w:r w:rsidR="00F94020">
        <w:t xml:space="preserve">latent bias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sub>
        </m:sSub>
      </m:oMath>
      <w:r w:rsidR="00F94020">
        <w:t xml:space="preserve"> is done to</w:t>
      </w:r>
      <w:r w:rsidR="00CC7607">
        <w:t xml:space="preserve"> </w:t>
      </w:r>
      <w:r w:rsidR="00636A90">
        <w:t>explain</w:t>
      </w:r>
      <w:r w:rsidR="00AD6214">
        <w:t xml:space="preserve"> </w:t>
      </w:r>
      <w:r w:rsidR="00F94020">
        <w:t>the</w:t>
      </w:r>
      <w:del w:id="659" w:author="Karim Anaya-Izquierdo" w:date="2024-11-21T20:51:00Z" w16du:dateUtc="2024-11-21T20:51:00Z">
        <w:r w:rsidR="00F94020" w:rsidDel="00327063">
          <w:delText xml:space="preserve"> large</w:delText>
        </w:r>
      </w:del>
      <w:r w:rsidR="00F94020">
        <w:t xml:space="preserve"> difference between prior and poster</w:t>
      </w:r>
      <w:r w:rsidR="00AD6214">
        <w:t xml:space="preserve">ior seen in </w:t>
      </w:r>
      <w:r w:rsidR="007C45C9">
        <w:t>Figure</w:t>
      </w:r>
      <w:r w:rsidR="00636A90">
        <w:t xml:space="preserve"> 7.</w:t>
      </w:r>
      <w:ins w:id="660" w:author="Karim Anaya-Izquierdo" w:date="2024-09-18T14:45:00Z" w16du:dateUtc="2024-09-18T13:45:00Z">
        <w:r w:rsidR="00636A90">
          <w:t xml:space="preserve"> </w:t>
        </w:r>
      </w:ins>
      <w:r w:rsidR="00B86EE2">
        <w:fldChar w:fldCharType="begin"/>
      </w:r>
      <w:r w:rsidR="00B86EE2">
        <w:instrText xml:space="preserve"> REF _Ref148888619 \h </w:instrText>
      </w:r>
      <w:r w:rsidR="00B86EE2">
        <w:fldChar w:fldCharType="separate"/>
      </w:r>
      <w:ins w:id="661" w:author="Tobias Laux" w:date="2024-09-09T22:31:00Z" w16du:dateUtc="2024-09-09T21:31:00Z">
        <w:r w:rsidR="003C0609">
          <w:t xml:space="preserve">Figure </w:t>
        </w:r>
        <w:r w:rsidR="003C0609">
          <w:rPr>
            <w:noProof/>
          </w:rPr>
          <w:t>10</w:t>
        </w:r>
      </w:ins>
      <w:r w:rsidR="00B86EE2">
        <w:fldChar w:fldCharType="end"/>
      </w:r>
      <w:r w:rsidR="00B86EE2">
        <w:t xml:space="preserve"> shows the posterior and prior distribution</w:t>
      </w:r>
      <w:r w:rsidR="002A5F9F">
        <w:t>s</w:t>
      </w:r>
      <w:r w:rsidR="00B86EE2">
        <w:t xml:space="preserve"> of </w:t>
      </w:r>
      <w:r w:rsidR="00FC5953">
        <w:t xml:space="preserve">the </w:t>
      </w:r>
      <w:r w:rsidR="00B86EE2">
        <w:t xml:space="preserve">physical parameters </w:t>
      </w:r>
      <w:r w:rsidR="00636A90">
        <w:t xml:space="preserve">but now </w:t>
      </w:r>
      <w:r w:rsidR="0057653F">
        <w:t>accounting for the inclusion of the</w:t>
      </w:r>
      <w:r w:rsidR="00636A90">
        <w:t xml:space="preserve"> </w:t>
      </w:r>
      <w:r w:rsidR="009B4982">
        <w:t xml:space="preserve">latent bias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sub>
        </m:sSub>
      </m:oMath>
      <w:r w:rsidR="00B57AC6">
        <w:t xml:space="preserve">. The corresponding posterior and prior </w:t>
      </w:r>
      <w:r w:rsidR="0057653F">
        <w:t xml:space="preserve">summary </w:t>
      </w:r>
      <w:r w:rsidR="00B57AC6">
        <w:t xml:space="preserve">statistics are also shown in </w:t>
      </w:r>
      <w:r w:rsidR="00B57AC6">
        <w:fldChar w:fldCharType="begin"/>
      </w:r>
      <w:r w:rsidR="00B57AC6">
        <w:instrText xml:space="preserve"> REF _Ref148888741 \h </w:instrText>
      </w:r>
      <w:r w:rsidR="00B57AC6">
        <w:fldChar w:fldCharType="separate"/>
      </w:r>
      <w:r w:rsidR="003A15B7">
        <w:t xml:space="preserve">Table </w:t>
      </w:r>
      <w:r w:rsidR="003A15B7">
        <w:rPr>
          <w:noProof/>
        </w:rPr>
        <w:t>4</w:t>
      </w:r>
      <w:r w:rsidR="00B57AC6">
        <w:fldChar w:fldCharType="end"/>
      </w:r>
      <w:r w:rsidR="00B57AC6">
        <w:t xml:space="preserve">. </w:t>
      </w:r>
      <w:r w:rsidR="00781E64">
        <w:t>One of the main highlights is that t</w:t>
      </w:r>
      <w:r w:rsidR="00A57111">
        <w:t xml:space="preserve">he posterior distribution of </w:t>
      </w:r>
      <w:r w:rsidR="00832CD6">
        <w:t xml:space="preserve">the </w:t>
      </w:r>
      <w:r w:rsidR="00A57111">
        <w:t xml:space="preserve">parameter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A57111">
        <w:t xml:space="preserve"> is </w:t>
      </w:r>
      <w:del w:id="662" w:author="Karim Anaya-Izquierdo" w:date="2024-11-21T20:55:00Z" w16du:dateUtc="2024-11-21T20:55:00Z">
        <w:r w:rsidR="00A57111" w:rsidDel="00793712">
          <w:delText xml:space="preserve">still </w:delText>
        </w:r>
        <w:r w:rsidR="00CA0AA5" w:rsidDel="00793712">
          <w:delText>significantly</w:delText>
        </w:r>
      </w:del>
      <w:ins w:id="663" w:author="Karim Anaya-Izquierdo" w:date="2024-11-21T20:55:00Z" w16du:dateUtc="2024-11-21T20:55:00Z">
        <w:r w:rsidR="00793712">
          <w:t xml:space="preserve">now </w:t>
        </w:r>
        <w:r w:rsidR="0065494C">
          <w:t>considerably</w:t>
        </w:r>
      </w:ins>
      <w:r w:rsidR="00CA0AA5">
        <w:t xml:space="preserve"> </w:t>
      </w:r>
      <w:r w:rsidR="00A57111">
        <w:t>different</w:t>
      </w:r>
      <w:del w:id="664" w:author="Karim Anaya-Izquierdo" w:date="2024-11-21T21:06:00Z" w16du:dateUtc="2024-11-21T21:06:00Z">
        <w:r w:rsidR="00A57111" w:rsidDel="00B03C76">
          <w:delText xml:space="preserve"> from</w:delText>
        </w:r>
      </w:del>
      <w:r w:rsidR="00A57111">
        <w:t xml:space="preserve"> </w:t>
      </w:r>
      <w:ins w:id="665" w:author="Karim Anaya-Izquierdo" w:date="2024-11-21T20:56:00Z" w16du:dateUtc="2024-11-21T20:56:00Z">
        <w:r w:rsidR="0065494C">
          <w:t>and much less dispers</w:t>
        </w:r>
      </w:ins>
      <w:ins w:id="666" w:author="Karim Anaya-Izquierdo" w:date="2024-11-21T21:05:00Z" w16du:dateUtc="2024-11-21T21:05:00Z">
        <w:r w:rsidR="00B03C76">
          <w:t>ed</w:t>
        </w:r>
      </w:ins>
      <w:ins w:id="667" w:author="Karim Anaya-Izquierdo" w:date="2024-11-21T20:56:00Z" w16du:dateUtc="2024-11-21T20:56:00Z">
        <w:r w:rsidR="0065494C">
          <w:t xml:space="preserve"> than </w:t>
        </w:r>
      </w:ins>
      <w:r w:rsidR="00A57111">
        <w:t>the</w:t>
      </w:r>
      <w:r w:rsidR="0038076F">
        <w:t xml:space="preserve"> corresponding</w:t>
      </w:r>
      <w:r w:rsidR="00A57111">
        <w:t xml:space="preserve"> prior</w:t>
      </w:r>
      <w:ins w:id="668" w:author="Karim Anaya-Izquierdo" w:date="2024-11-21T20:56:00Z" w16du:dateUtc="2024-11-21T20:56:00Z">
        <w:r w:rsidR="0065494C">
          <w:t xml:space="preserve">, indicating learning has been achieved about </w:t>
        </w:r>
      </w:ins>
      <m:oMath>
        <m:sSub>
          <m:sSubPr>
            <m:ctrlPr>
              <w:ins w:id="669" w:author="Karim Anaya-Izquierdo" w:date="2024-11-21T20:56:00Z" w16du:dateUtc="2024-11-21T20:56:00Z">
                <w:rPr>
                  <w:rFonts w:ascii="Cambria Math" w:hAnsi="Cambria Math"/>
                  <w:i/>
                </w:rPr>
              </w:ins>
            </m:ctrlPr>
          </m:sSubPr>
          <m:e>
            <m:r>
              <w:ins w:id="670" w:author="Karim Anaya-Izquierdo" w:date="2024-11-21T20:56:00Z" w16du:dateUtc="2024-11-21T20:56:00Z">
                <w:rPr>
                  <w:rFonts w:ascii="Cambria Math" w:hAnsi="Cambria Math"/>
                </w:rPr>
                <m:t>E</m:t>
              </w:ins>
            </m:r>
          </m:e>
          <m:sub>
            <m:r>
              <w:ins w:id="671" w:author="Karim Anaya-Izquierdo" w:date="2024-11-21T20:56:00Z" w16du:dateUtc="2024-11-21T20:56:00Z">
                <w:rPr>
                  <w:rFonts w:ascii="Cambria Math" w:hAnsi="Cambria Math"/>
                </w:rPr>
                <m:t>1</m:t>
              </w:ins>
            </m:r>
          </m:sub>
        </m:sSub>
      </m:oMath>
      <w:r w:rsidR="00A57111">
        <w:t xml:space="preserve">. </w:t>
      </w:r>
      <w:r w:rsidR="0023339B">
        <w:t xml:space="preserve">Compared to the results in Section </w:t>
      </w:r>
      <w:r w:rsidR="0023339B">
        <w:fldChar w:fldCharType="begin"/>
      </w:r>
      <w:r w:rsidR="0023339B">
        <w:instrText xml:space="preserve"> REF _Ref148889021 \r \h </w:instrText>
      </w:r>
      <w:r w:rsidR="0023339B">
        <w:fldChar w:fldCharType="separate"/>
      </w:r>
      <w:r w:rsidR="003A15B7">
        <w:t>4.1</w:t>
      </w:r>
      <w:r w:rsidR="0023339B">
        <w:fldChar w:fldCharType="end"/>
      </w:r>
      <w:r w:rsidR="0023339B">
        <w:t xml:space="preserve">, </w:t>
      </w:r>
      <w:r w:rsidR="005F40BD">
        <w:t>t</w:t>
      </w:r>
      <w:r w:rsidR="0023339B">
        <w:t xml:space="preserve">he posterior mean of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5F40BD">
        <w:t xml:space="preserve"> becomes </w:t>
      </w:r>
      <w:r w:rsidR="00123AC9">
        <w:t>slightly</w:t>
      </w:r>
      <w:r w:rsidR="005469FA">
        <w:t xml:space="preserve"> smaller</w:t>
      </w:r>
      <w:r w:rsidR="005F40BD">
        <w:t xml:space="preserve">. </w:t>
      </w:r>
      <w:r w:rsidR="00975EB9">
        <w:t>This also indicates that the</w:t>
      </w:r>
      <w:del w:id="672" w:author="Karim Anaya-Izquierdo" w:date="2024-11-21T21:06:00Z" w16du:dateUtc="2024-11-21T21:06:00Z">
        <w:r w:rsidR="00975EB9" w:rsidDel="00B03C76">
          <w:delText xml:space="preserve"> large</w:delText>
        </w:r>
      </w:del>
      <w:r w:rsidR="00975EB9">
        <w:t xml:space="preserve"> difference between prior and posterior for </w:t>
      </w:r>
      <w:bookmarkStart w:id="673" w:name="_Hlk174969771"/>
      <m:oMath>
        <m:sSub>
          <m:sSubPr>
            <m:ctrlPr>
              <w:rPr>
                <w:rFonts w:ascii="Cambria Math" w:hAnsi="Cambria Math"/>
                <w:i/>
              </w:rPr>
            </m:ctrlPr>
          </m:sSubPr>
          <m:e>
            <m:r>
              <w:rPr>
                <w:rFonts w:ascii="Cambria Math" w:hAnsi="Cambria Math"/>
              </w:rPr>
              <m:t>E</m:t>
            </m:r>
          </m:e>
          <m:sub>
            <m:r>
              <w:rPr>
                <w:rFonts w:ascii="Cambria Math" w:hAnsi="Cambria Math"/>
              </w:rPr>
              <m:t>1</m:t>
            </m:r>
          </m:sub>
        </m:sSub>
      </m:oMath>
      <w:bookmarkEnd w:id="673"/>
      <w:r w:rsidR="00975EB9">
        <w:t xml:space="preserve"> observed in </w:t>
      </w:r>
      <w:del w:id="674" w:author="Karim Anaya-Izquierdo" w:date="2024-11-21T21:07:00Z" w16du:dateUtc="2024-11-21T21:07:00Z">
        <w:r w:rsidR="00975EB9" w:rsidDel="00B03C76">
          <w:fldChar w:fldCharType="begin"/>
        </w:r>
        <w:r w:rsidR="00975EB9" w:rsidDel="00B03C76">
          <w:delInstrText xml:space="preserve"> REF _Ref148877125 \h </w:delInstrText>
        </w:r>
        <w:r w:rsidR="00975EB9" w:rsidDel="00B03C76">
          <w:fldChar w:fldCharType="separate"/>
        </w:r>
        <w:r w:rsidR="003A15B7" w:rsidDel="00B03C76">
          <w:delText xml:space="preserve">Figure </w:delText>
        </w:r>
        <w:r w:rsidR="003A15B7" w:rsidDel="00B03C76">
          <w:rPr>
            <w:noProof/>
          </w:rPr>
          <w:delText>5</w:delText>
        </w:r>
        <w:r w:rsidR="00975EB9" w:rsidDel="00B03C76">
          <w:fldChar w:fldCharType="end"/>
        </w:r>
      </w:del>
      <w:ins w:id="675" w:author="Karim Anaya-Izquierdo" w:date="2024-11-21T21:07:00Z" w16du:dateUtc="2024-11-21T21:07:00Z">
        <w:r w:rsidR="00B03C76">
          <w:t>Figure 7</w:t>
        </w:r>
      </w:ins>
      <w:r w:rsidR="00975EB9">
        <w:t xml:space="preserve"> </w:t>
      </w:r>
      <w:del w:id="676" w:author="Karim Anaya-Izquierdo" w:date="2024-11-21T21:07:00Z" w16du:dateUtc="2024-11-21T21:07:00Z">
        <w:r w:rsidR="001B3788" w:rsidDel="00B03C76">
          <w:delText>cannot be</w:delText>
        </w:r>
        <w:r w:rsidR="00975EB9" w:rsidDel="00B03C76">
          <w:delText xml:space="preserve"> explained </w:delText>
        </w:r>
      </w:del>
      <w:ins w:id="677" w:author="Karim Anaya-Izquierdo" w:date="2024-11-21T21:07:00Z" w16du:dateUtc="2024-11-21T21:07:00Z">
        <w:r w:rsidR="00B03C76">
          <w:t xml:space="preserve">can be partly explained </w:t>
        </w:r>
      </w:ins>
      <w:r w:rsidR="00975EB9">
        <w:t xml:space="preserve">by the </w:t>
      </w:r>
      <w:r w:rsidR="003107B0">
        <w:t>latent bias</w:t>
      </w:r>
      <w:r w:rsidR="00975EB9">
        <w:t xml:space="preserve">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sub>
        </m:sSub>
      </m:oMath>
      <w:r w:rsidR="001B3788">
        <w:t xml:space="preserve"> alone</w:t>
      </w:r>
      <w:r w:rsidR="00832CD6">
        <w:t>,</w:t>
      </w:r>
      <w:r w:rsidR="0033347A">
        <w:t xml:space="preserve"> and that the prior belie</w:t>
      </w:r>
      <w:r w:rsidR="00832CD6">
        <w:t>f</w:t>
      </w:r>
      <w:r w:rsidR="0033347A">
        <w:t xml:space="preserve"> o</w:t>
      </w:r>
      <w:r w:rsidR="00832CD6">
        <w:t>f</w:t>
      </w:r>
      <w:r w:rsidR="0033347A">
        <w:t xml:space="preserve"> the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33347A">
        <w:t xml:space="preserve"> </w:t>
      </w:r>
      <w:r w:rsidR="00832CD6">
        <w:t xml:space="preserve">value </w:t>
      </w:r>
      <w:r w:rsidR="0033347A">
        <w:t>is</w:t>
      </w:r>
      <w:r w:rsidR="00630497">
        <w:t xml:space="preserve"> </w:t>
      </w:r>
      <w:r w:rsidR="009F7551">
        <w:t>not fully consistent with the experimental data</w:t>
      </w:r>
      <w:r w:rsidR="00975EB9">
        <w:t>.</w:t>
      </w:r>
    </w:p>
    <w:bookmarkEnd w:id="653"/>
    <w:p w14:paraId="57D30BD3" w14:textId="2543B166" w:rsidR="00C01D46" w:rsidRDefault="00C01D46" w:rsidP="002F5E8E">
      <w:pPr>
        <w:keepNext/>
      </w:pPr>
      <w:del w:id="678" w:author="Karim Anaya-Izquierdo" w:date="2024-11-14T14:07:00Z" w16du:dateUtc="2024-11-14T14:07:00Z">
        <w:r w:rsidDel="005F64B9">
          <w:rPr>
            <w:noProof/>
          </w:rPr>
          <w:drawing>
            <wp:inline distT="0" distB="0" distL="0" distR="0" wp14:anchorId="77890AF0" wp14:editId="7C71DC92">
              <wp:extent cx="5731510" cy="1149985"/>
              <wp:effectExtent l="0" t="0" r="2540" b="0"/>
              <wp:docPr id="40366365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149985"/>
                      </a:xfrm>
                      <a:prstGeom prst="rect">
                        <a:avLst/>
                      </a:prstGeom>
                      <a:noFill/>
                      <a:ln>
                        <a:noFill/>
                      </a:ln>
                    </pic:spPr>
                  </pic:pic>
                </a:graphicData>
              </a:graphic>
            </wp:inline>
          </w:drawing>
        </w:r>
      </w:del>
      <w:ins w:id="679" w:author="Karim Anaya-Izquierdo" w:date="2024-11-14T14:07:00Z" w16du:dateUtc="2024-11-14T14:07:00Z">
        <w:r w:rsidR="005F64B9">
          <w:rPr>
            <w:noProof/>
          </w:rPr>
          <w:drawing>
            <wp:inline distT="0" distB="0" distL="0" distR="0" wp14:anchorId="30F959DE" wp14:editId="0E3E1828">
              <wp:extent cx="5235677" cy="1047019"/>
              <wp:effectExtent l="0" t="0" r="0" b="0"/>
              <wp:docPr id="395452489" name="Picture 23" descr="A blue and green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52489" name="Picture 23" descr="A blue and green graph&#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60352" cy="1051954"/>
                      </a:xfrm>
                      <a:prstGeom prst="rect">
                        <a:avLst/>
                      </a:prstGeom>
                    </pic:spPr>
                  </pic:pic>
                </a:graphicData>
              </a:graphic>
            </wp:inline>
          </w:drawing>
        </w:r>
      </w:ins>
    </w:p>
    <w:p w14:paraId="7B22267F" w14:textId="4BD63D8E" w:rsidR="00753DC5" w:rsidRDefault="00383BF2" w:rsidP="00ED2232">
      <w:pPr>
        <w:pStyle w:val="Caption"/>
        <w:rPr>
          <w:ins w:id="680" w:author="Karim Anaya-Izquierdo" w:date="2024-11-14T14:08:00Z" w16du:dateUtc="2024-11-14T14:08:00Z"/>
        </w:rPr>
      </w:pPr>
      <w:bookmarkStart w:id="681" w:name="_Ref148888619"/>
      <w:r>
        <w:t xml:space="preserve">Figure </w:t>
      </w:r>
      <w:fldSimple w:instr=" SEQ Figure \* ARABIC ">
        <w:ins w:id="682" w:author="Tobias Laux" w:date="2024-09-09T14:37:00Z" w16du:dateUtc="2024-09-09T13:37:00Z">
          <w:r w:rsidR="00F14821">
            <w:rPr>
              <w:noProof/>
            </w:rPr>
            <w:t>10</w:t>
          </w:r>
        </w:ins>
        <w:del w:id="683" w:author="Tobias Laux" w:date="2024-09-09T12:06:00Z" w16du:dateUtc="2024-09-09T11:06:00Z">
          <w:r w:rsidR="003A15B7" w:rsidDel="00154F33">
            <w:rPr>
              <w:noProof/>
            </w:rPr>
            <w:delText>8</w:delText>
          </w:r>
        </w:del>
      </w:fldSimple>
      <w:bookmarkEnd w:id="681"/>
      <w:r w:rsidR="009C1169">
        <w:t>. Posterior &amp; prior distribution</w:t>
      </w:r>
      <w:r w:rsidR="002A5F9F">
        <w:t>s</w:t>
      </w:r>
      <w:r w:rsidR="009C1169">
        <w:t xml:space="preserve"> of physical parameters with </w:t>
      </w:r>
      <w:r w:rsidR="008262B4">
        <w:t>latent bias</w:t>
      </w:r>
      <w:r w:rsidR="009C1169">
        <w:t xml:space="preserve">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sub>
        </m:sSub>
      </m:oMath>
      <w:r w:rsidR="009C1169">
        <w:t>.</w:t>
      </w:r>
    </w:p>
    <w:p w14:paraId="3EB5BC0D" w14:textId="77777777" w:rsidR="00E377CE" w:rsidRDefault="00E377CE" w:rsidP="00E377CE">
      <w:pPr>
        <w:rPr>
          <w:ins w:id="684" w:author="Karim Anaya-Izquierdo" w:date="2024-11-14T14:08:00Z" w16du:dateUtc="2024-11-14T14:08:00Z"/>
          <w:lang w:eastAsia="zh-CN"/>
        </w:rPr>
      </w:pPr>
    </w:p>
    <w:p w14:paraId="27187FCA" w14:textId="77777777" w:rsidR="00E377CE" w:rsidRPr="00557F5F" w:rsidRDefault="00E377CE">
      <w:pPr>
        <w:pPrChange w:id="685" w:author="Karim Anaya-Izquierdo" w:date="2024-11-14T14:08:00Z" w16du:dateUtc="2024-11-14T14:08:00Z">
          <w:pPr>
            <w:pStyle w:val="Caption"/>
          </w:pPr>
        </w:pPrChange>
      </w:pPr>
    </w:p>
    <w:p w14:paraId="2B79C569" w14:textId="5E759154" w:rsidR="0024500C" w:rsidRDefault="0024500C" w:rsidP="0024500C">
      <w:pPr>
        <w:pStyle w:val="Caption"/>
        <w:keepNext/>
      </w:pPr>
      <w:bookmarkStart w:id="686" w:name="_Ref148888741"/>
      <w:r>
        <w:lastRenderedPageBreak/>
        <w:t xml:space="preserve">Table </w:t>
      </w:r>
      <w:fldSimple w:instr=" SEQ Table \* ARABIC ">
        <w:r w:rsidR="003A15B7">
          <w:rPr>
            <w:noProof/>
          </w:rPr>
          <w:t>4</w:t>
        </w:r>
      </w:fldSimple>
      <w:bookmarkEnd w:id="686"/>
      <w:r w:rsidR="00530237">
        <w:t xml:space="preserve">. Posterior &amp; prior statistics </w:t>
      </w:r>
      <w:r w:rsidR="00530237" w:rsidRPr="002243DD">
        <w:t>of physical parameters</w:t>
      </w:r>
      <w:r w:rsidR="00530237">
        <w:t xml:space="preserve"> with </w:t>
      </w:r>
      <w:r w:rsidR="00495127">
        <w:t xml:space="preserve">latent bias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sub>
        </m:sSub>
      </m:oMath>
    </w:p>
    <w:tbl>
      <w:tblPr>
        <w:tblStyle w:val="TableGrid"/>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177"/>
        <w:gridCol w:w="1536"/>
        <w:gridCol w:w="991"/>
        <w:gridCol w:w="1120"/>
        <w:gridCol w:w="881"/>
        <w:gridCol w:w="1321"/>
      </w:tblGrid>
      <w:tr w:rsidR="001C4BD7" w14:paraId="2D07C044" w14:textId="77777777" w:rsidTr="000253CF">
        <w:trPr>
          <w:trHeight w:val="113"/>
          <w:jc w:val="center"/>
        </w:trPr>
        <w:tc>
          <w:tcPr>
            <w:tcW w:w="3261" w:type="dxa"/>
            <w:tcBorders>
              <w:top w:val="single" w:sz="8" w:space="0" w:color="auto"/>
              <w:bottom w:val="single" w:sz="4" w:space="0" w:color="auto"/>
            </w:tcBorders>
            <w:vAlign w:val="center"/>
          </w:tcPr>
          <w:p w14:paraId="4166E667" w14:textId="77777777" w:rsidR="001C4BD7" w:rsidRDefault="001C4BD7" w:rsidP="0037169C">
            <w:pPr>
              <w:contextualSpacing/>
              <w:jc w:val="center"/>
            </w:pPr>
            <w:r>
              <w:t>Parameter</w:t>
            </w:r>
          </w:p>
        </w:tc>
        <w:tc>
          <w:tcPr>
            <w:tcW w:w="1417" w:type="dxa"/>
            <w:tcBorders>
              <w:top w:val="single" w:sz="8" w:space="0" w:color="auto"/>
              <w:bottom w:val="single" w:sz="4" w:space="0" w:color="auto"/>
            </w:tcBorders>
            <w:vAlign w:val="center"/>
          </w:tcPr>
          <w:p w14:paraId="23A1E4BF" w14:textId="33A7297D" w:rsidR="001C4BD7" w:rsidRDefault="00000000" w:rsidP="0037169C">
            <w:pPr>
              <w:contextualSpacing/>
              <w:jc w:val="center"/>
            </w:pP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1C4BD7">
              <w:t xml:space="preserve"> [M</w:t>
            </w:r>
            <w:r w:rsidR="00544B89">
              <w:t>P</w:t>
            </w:r>
            <w:r w:rsidR="001C4BD7">
              <w:t>a]</w:t>
            </w:r>
          </w:p>
        </w:tc>
        <w:tc>
          <w:tcPr>
            <w:tcW w:w="992" w:type="dxa"/>
            <w:tcBorders>
              <w:top w:val="single" w:sz="8" w:space="0" w:color="auto"/>
              <w:bottom w:val="single" w:sz="4" w:space="0" w:color="auto"/>
            </w:tcBorders>
            <w:vAlign w:val="center"/>
          </w:tcPr>
          <w:p w14:paraId="14D1395F" w14:textId="247A0AA4" w:rsidR="001C4BD7" w:rsidRDefault="00000000" w:rsidP="0037169C">
            <w:pPr>
              <w:contextualSpacing/>
              <w:jc w:val="center"/>
            </w:pPr>
            <m:oMath>
              <m:sSub>
                <m:sSubPr>
                  <m:ctrlPr>
                    <w:rPr>
                      <w:rFonts w:ascii="Cambria Math" w:hAnsi="Cambria Math"/>
                      <w:i/>
                    </w:rPr>
                  </m:ctrlPr>
                </m:sSubPr>
                <m:e>
                  <m:r>
                    <w:rPr>
                      <w:rFonts w:ascii="Cambria Math" w:hAnsi="Cambria Math"/>
                    </w:rPr>
                    <m:t>E</m:t>
                  </m:r>
                </m:e>
                <m:sub>
                  <m:r>
                    <w:rPr>
                      <w:rFonts w:ascii="Cambria Math" w:hAnsi="Cambria Math"/>
                    </w:rPr>
                    <m:t>2</m:t>
                  </m:r>
                </m:sub>
              </m:sSub>
            </m:oMath>
            <w:r w:rsidR="001C4BD7">
              <w:t xml:space="preserve"> [M</w:t>
            </w:r>
            <w:r w:rsidR="00544B89">
              <w:t>P</w:t>
            </w:r>
            <w:r w:rsidR="001C4BD7">
              <w:t>a]</w:t>
            </w:r>
          </w:p>
        </w:tc>
        <w:tc>
          <w:tcPr>
            <w:tcW w:w="1134" w:type="dxa"/>
            <w:tcBorders>
              <w:top w:val="single" w:sz="8" w:space="0" w:color="auto"/>
              <w:bottom w:val="single" w:sz="4" w:space="0" w:color="auto"/>
            </w:tcBorders>
            <w:vAlign w:val="center"/>
          </w:tcPr>
          <w:p w14:paraId="3992BE04" w14:textId="77777777" w:rsidR="001C4BD7" w:rsidRDefault="00000000" w:rsidP="0037169C">
            <w:pPr>
              <w:contextualSpacing/>
              <w:jc w:val="center"/>
            </w:pPr>
            <m:oMath>
              <m:sSub>
                <m:sSubPr>
                  <m:ctrlPr>
                    <w:rPr>
                      <w:rFonts w:ascii="Cambria Math" w:hAnsi="Cambria Math"/>
                      <w:i/>
                    </w:rPr>
                  </m:ctrlPr>
                </m:sSubPr>
                <m:e>
                  <m:r>
                    <w:rPr>
                      <w:rFonts w:ascii="Cambria Math" w:hAnsi="Cambria Math"/>
                    </w:rPr>
                    <m:t>ν</m:t>
                  </m:r>
                </m:e>
                <m:sub>
                  <m:r>
                    <w:rPr>
                      <w:rFonts w:ascii="Cambria Math" w:hAnsi="Cambria Math"/>
                    </w:rPr>
                    <m:t>12</m:t>
                  </m:r>
                </m:sub>
              </m:sSub>
            </m:oMath>
            <w:r w:rsidR="001C4BD7">
              <w:t xml:space="preserve"> [-]</w:t>
            </w:r>
          </w:p>
        </w:tc>
        <w:tc>
          <w:tcPr>
            <w:tcW w:w="885" w:type="dxa"/>
            <w:tcBorders>
              <w:top w:val="single" w:sz="8" w:space="0" w:color="auto"/>
              <w:bottom w:val="single" w:sz="4" w:space="0" w:color="auto"/>
            </w:tcBorders>
            <w:vAlign w:val="center"/>
          </w:tcPr>
          <w:p w14:paraId="4D906463" w14:textId="77777777" w:rsidR="001C4BD7" w:rsidRDefault="00000000" w:rsidP="0037169C">
            <w:pPr>
              <w:contextualSpacing/>
              <w:jc w:val="center"/>
            </w:pPr>
            <m:oMath>
              <m:sSub>
                <m:sSubPr>
                  <m:ctrlPr>
                    <w:rPr>
                      <w:rFonts w:ascii="Cambria Math" w:hAnsi="Cambria Math"/>
                      <w:i/>
                    </w:rPr>
                  </m:ctrlPr>
                </m:sSubPr>
                <m:e>
                  <m:r>
                    <w:rPr>
                      <w:rFonts w:ascii="Cambria Math" w:hAnsi="Cambria Math"/>
                    </w:rPr>
                    <m:t>ν</m:t>
                  </m:r>
                </m:e>
                <m:sub>
                  <m:r>
                    <w:rPr>
                      <w:rFonts w:ascii="Cambria Math" w:hAnsi="Cambria Math"/>
                    </w:rPr>
                    <m:t>23</m:t>
                  </m:r>
                </m:sub>
              </m:sSub>
            </m:oMath>
            <w:r w:rsidR="001C4BD7">
              <w:t xml:space="preserve"> [-]</w:t>
            </w:r>
          </w:p>
        </w:tc>
        <w:tc>
          <w:tcPr>
            <w:tcW w:w="1337" w:type="dxa"/>
            <w:tcBorders>
              <w:top w:val="single" w:sz="8" w:space="0" w:color="auto"/>
              <w:bottom w:val="single" w:sz="4" w:space="0" w:color="auto"/>
            </w:tcBorders>
            <w:vAlign w:val="center"/>
          </w:tcPr>
          <w:p w14:paraId="37680800" w14:textId="738B8105" w:rsidR="001C4BD7" w:rsidRDefault="00000000" w:rsidP="0037169C">
            <w:pPr>
              <w:contextualSpacing/>
              <w:jc w:val="center"/>
            </w:pPr>
            <m:oMath>
              <m:sSub>
                <m:sSubPr>
                  <m:ctrlPr>
                    <w:rPr>
                      <w:rFonts w:ascii="Cambria Math" w:hAnsi="Cambria Math"/>
                      <w:i/>
                    </w:rPr>
                  </m:ctrlPr>
                </m:sSubPr>
                <m:e>
                  <m:r>
                    <w:rPr>
                      <w:rFonts w:ascii="Cambria Math" w:hAnsi="Cambria Math"/>
                    </w:rPr>
                    <m:t>G</m:t>
                  </m:r>
                </m:e>
                <m:sub>
                  <m:r>
                    <w:rPr>
                      <w:rFonts w:ascii="Cambria Math" w:hAnsi="Cambria Math"/>
                    </w:rPr>
                    <m:t>12</m:t>
                  </m:r>
                </m:sub>
              </m:sSub>
            </m:oMath>
            <w:r w:rsidR="001C4BD7">
              <w:t xml:space="preserve"> [M</w:t>
            </w:r>
            <w:r w:rsidR="00544B89">
              <w:t>P</w:t>
            </w:r>
            <w:r w:rsidR="001C4BD7">
              <w:t>a]</w:t>
            </w:r>
          </w:p>
        </w:tc>
      </w:tr>
      <w:tr w:rsidR="001C4BD7" w14:paraId="7D9F75D9" w14:textId="77777777" w:rsidTr="000253CF">
        <w:trPr>
          <w:trHeight w:val="630"/>
          <w:jc w:val="center"/>
        </w:trPr>
        <w:tc>
          <w:tcPr>
            <w:tcW w:w="3261" w:type="dxa"/>
            <w:tcBorders>
              <w:top w:val="single" w:sz="4" w:space="0" w:color="auto"/>
            </w:tcBorders>
            <w:vAlign w:val="center"/>
          </w:tcPr>
          <w:p w14:paraId="1D67C97F" w14:textId="77777777" w:rsidR="001C4BD7" w:rsidRDefault="001C4BD7" w:rsidP="0037169C">
            <w:pPr>
              <w:contextualSpacing/>
              <w:jc w:val="center"/>
            </w:pPr>
            <w:r w:rsidRPr="003F33A1">
              <w:t>Posterior mean</w:t>
            </w:r>
          </w:p>
          <w:p w14:paraId="31A9C9FB" w14:textId="77777777" w:rsidR="001C4BD7" w:rsidRPr="003F33A1" w:rsidRDefault="001C4BD7" w:rsidP="0037169C">
            <w:pPr>
              <w:contextualSpacing/>
              <w:jc w:val="center"/>
            </w:pPr>
            <w:r w:rsidRPr="003F33A1">
              <w:t>(standard deviation)</w:t>
            </w:r>
          </w:p>
        </w:tc>
        <w:tc>
          <w:tcPr>
            <w:tcW w:w="1417" w:type="dxa"/>
            <w:tcBorders>
              <w:top w:val="single" w:sz="4" w:space="0" w:color="auto"/>
            </w:tcBorders>
            <w:vAlign w:val="center"/>
          </w:tcPr>
          <w:p w14:paraId="59B6688A" w14:textId="28180C2B" w:rsidR="001C4BD7" w:rsidRDefault="001C4BD7" w:rsidP="0037169C">
            <w:pPr>
              <w:contextualSpacing/>
              <w:jc w:val="center"/>
              <w:rPr>
                <w:rFonts w:eastAsia="DengXian"/>
              </w:rPr>
            </w:pPr>
            <w:r w:rsidRPr="0071508D">
              <w:rPr>
                <w:rFonts w:eastAsia="DengXian"/>
              </w:rPr>
              <w:t>1</w:t>
            </w:r>
            <w:ins w:id="687" w:author="Karim Anaya-Izquierdo" w:date="2024-11-14T14:10:00Z" w16du:dateUtc="2024-11-14T14:10:00Z">
              <w:r w:rsidR="006635E3">
                <w:rPr>
                  <w:rFonts w:eastAsia="DengXian"/>
                </w:rPr>
                <w:t>50499</w:t>
              </w:r>
            </w:ins>
            <w:del w:id="688" w:author="Karim Anaya-Izquierdo" w:date="2024-11-14T14:10:00Z" w16du:dateUtc="2024-11-14T14:10:00Z">
              <w:r w:rsidRPr="0071508D" w:rsidDel="006635E3">
                <w:rPr>
                  <w:rFonts w:eastAsia="DengXian"/>
                </w:rPr>
                <w:delText>3626</w:delText>
              </w:r>
              <w:r w:rsidDel="006635E3">
                <w:rPr>
                  <w:rFonts w:eastAsia="DengXian"/>
                </w:rPr>
                <w:delText>7</w:delText>
              </w:r>
            </w:del>
          </w:p>
          <w:p w14:paraId="45D5657A" w14:textId="6C7C3EC4" w:rsidR="001C4BD7" w:rsidRPr="003F33A1" w:rsidRDefault="001C4BD7" w:rsidP="0037169C">
            <w:pPr>
              <w:contextualSpacing/>
              <w:jc w:val="center"/>
              <w:rPr>
                <w:rFonts w:eastAsia="DengXian"/>
              </w:rPr>
            </w:pPr>
            <w:r w:rsidRPr="003F33A1">
              <w:rPr>
                <w:rFonts w:eastAsia="DengXian"/>
              </w:rPr>
              <w:t xml:space="preserve"> (</w:t>
            </w:r>
            <w:ins w:id="689" w:author="Karim Anaya-Izquierdo" w:date="2024-11-14T14:10:00Z" w16du:dateUtc="2024-11-14T14:10:00Z">
              <w:r w:rsidR="006635E3">
                <w:rPr>
                  <w:rFonts w:eastAsia="DengXian"/>
                </w:rPr>
                <w:t>787</w:t>
              </w:r>
            </w:ins>
            <w:del w:id="690" w:author="Karim Anaya-Izquierdo" w:date="2024-11-14T14:10:00Z" w16du:dateUtc="2024-11-14T14:10:00Z">
              <w:r w:rsidDel="006635E3">
                <w:rPr>
                  <w:rFonts w:eastAsia="DengXian"/>
                </w:rPr>
                <w:delText>831</w:delText>
              </w:r>
            </w:del>
            <w:r w:rsidRPr="003F33A1">
              <w:rPr>
                <w:rFonts w:eastAsia="DengXian"/>
              </w:rPr>
              <w:t>)</w:t>
            </w:r>
          </w:p>
        </w:tc>
        <w:tc>
          <w:tcPr>
            <w:tcW w:w="992" w:type="dxa"/>
            <w:tcBorders>
              <w:top w:val="single" w:sz="4" w:space="0" w:color="auto"/>
            </w:tcBorders>
            <w:vAlign w:val="center"/>
          </w:tcPr>
          <w:p w14:paraId="26A2D004" w14:textId="402B0AE4" w:rsidR="001C4BD7" w:rsidRDefault="001C4BD7" w:rsidP="0037169C">
            <w:pPr>
              <w:contextualSpacing/>
              <w:jc w:val="center"/>
              <w:rPr>
                <w:rFonts w:eastAsia="DengXian"/>
              </w:rPr>
            </w:pPr>
            <w:r w:rsidRPr="003F33A1">
              <w:rPr>
                <w:rFonts w:eastAsia="DengXian"/>
              </w:rPr>
              <w:t>91</w:t>
            </w:r>
            <w:ins w:id="691" w:author="Karim Anaya-Izquierdo" w:date="2024-11-14T14:10:00Z" w16du:dateUtc="2024-11-14T14:10:00Z">
              <w:r w:rsidR="006635E3">
                <w:rPr>
                  <w:rFonts w:eastAsia="DengXian"/>
                </w:rPr>
                <w:t>5</w:t>
              </w:r>
            </w:ins>
            <w:del w:id="692" w:author="Karim Anaya-Izquierdo" w:date="2024-11-14T14:10:00Z" w16du:dateUtc="2024-11-14T14:10:00Z">
              <w:r w:rsidDel="006635E3">
                <w:rPr>
                  <w:rFonts w:eastAsia="DengXian"/>
                </w:rPr>
                <w:delText>9</w:delText>
              </w:r>
            </w:del>
            <w:r>
              <w:rPr>
                <w:rFonts w:eastAsia="DengXian"/>
              </w:rPr>
              <w:t>1</w:t>
            </w:r>
          </w:p>
          <w:p w14:paraId="4F12E2FF" w14:textId="5D000878" w:rsidR="001C4BD7" w:rsidRPr="003F33A1" w:rsidRDefault="001C4BD7" w:rsidP="0037169C">
            <w:pPr>
              <w:contextualSpacing/>
              <w:jc w:val="center"/>
              <w:rPr>
                <w:rFonts w:eastAsia="DengXian"/>
              </w:rPr>
            </w:pPr>
            <w:r w:rsidRPr="003F33A1">
              <w:rPr>
                <w:rFonts w:eastAsia="DengXian"/>
              </w:rPr>
              <w:t>(1</w:t>
            </w:r>
            <w:ins w:id="693" w:author="Karim Anaya-Izquierdo" w:date="2024-11-14T14:10:00Z" w16du:dateUtc="2024-11-14T14:10:00Z">
              <w:r w:rsidR="006635E3">
                <w:rPr>
                  <w:rFonts w:eastAsia="DengXian"/>
                </w:rPr>
                <w:t>38</w:t>
              </w:r>
            </w:ins>
            <w:del w:id="694" w:author="Karim Anaya-Izquierdo" w:date="2024-11-14T14:10:00Z" w16du:dateUtc="2024-11-14T14:10:00Z">
              <w:r w:rsidRPr="003F33A1" w:rsidDel="006635E3">
                <w:rPr>
                  <w:rFonts w:eastAsia="DengXian"/>
                </w:rPr>
                <w:delText>0</w:delText>
              </w:r>
              <w:r w:rsidDel="006635E3">
                <w:rPr>
                  <w:rFonts w:eastAsia="DengXian"/>
                </w:rPr>
                <w:delText>5</w:delText>
              </w:r>
            </w:del>
            <w:r w:rsidRPr="003F33A1">
              <w:rPr>
                <w:rFonts w:eastAsia="DengXian"/>
              </w:rPr>
              <w:t>)</w:t>
            </w:r>
          </w:p>
        </w:tc>
        <w:tc>
          <w:tcPr>
            <w:tcW w:w="1134" w:type="dxa"/>
            <w:tcBorders>
              <w:top w:val="single" w:sz="4" w:space="0" w:color="auto"/>
            </w:tcBorders>
            <w:vAlign w:val="center"/>
          </w:tcPr>
          <w:p w14:paraId="229B3DA9" w14:textId="77777777" w:rsidR="001C4BD7" w:rsidRDefault="001C4BD7" w:rsidP="0037169C">
            <w:pPr>
              <w:contextualSpacing/>
              <w:jc w:val="center"/>
              <w:rPr>
                <w:rFonts w:eastAsia="DengXian"/>
              </w:rPr>
            </w:pPr>
            <w:r w:rsidRPr="003F33A1">
              <w:rPr>
                <w:rFonts w:eastAsia="DengXian"/>
              </w:rPr>
              <w:t xml:space="preserve">0.34 </w:t>
            </w:r>
          </w:p>
          <w:p w14:paraId="38993AE3" w14:textId="77777777" w:rsidR="001C4BD7" w:rsidRPr="003F33A1" w:rsidRDefault="001C4BD7" w:rsidP="0037169C">
            <w:pPr>
              <w:contextualSpacing/>
              <w:jc w:val="center"/>
              <w:rPr>
                <w:rFonts w:eastAsia="DengXian"/>
              </w:rPr>
            </w:pPr>
            <w:r w:rsidRPr="003F33A1">
              <w:rPr>
                <w:rFonts w:eastAsia="DengXian"/>
              </w:rPr>
              <w:t>(0.01)</w:t>
            </w:r>
          </w:p>
        </w:tc>
        <w:tc>
          <w:tcPr>
            <w:tcW w:w="885" w:type="dxa"/>
            <w:tcBorders>
              <w:top w:val="single" w:sz="4" w:space="0" w:color="auto"/>
            </w:tcBorders>
            <w:vAlign w:val="center"/>
          </w:tcPr>
          <w:p w14:paraId="6974DCAC" w14:textId="4A11EAE0" w:rsidR="001C4BD7" w:rsidRDefault="001C4BD7" w:rsidP="0037169C">
            <w:pPr>
              <w:contextualSpacing/>
              <w:jc w:val="center"/>
              <w:rPr>
                <w:rFonts w:eastAsia="DengXian"/>
              </w:rPr>
            </w:pPr>
            <w:r w:rsidRPr="003F33A1">
              <w:rPr>
                <w:rFonts w:eastAsia="DengXian"/>
              </w:rPr>
              <w:t>0.4</w:t>
            </w:r>
            <w:ins w:id="695" w:author="Karim Anaya-Izquierdo" w:date="2024-11-14T14:11:00Z" w16du:dateUtc="2024-11-14T14:11:00Z">
              <w:r w:rsidR="006635E3">
                <w:rPr>
                  <w:rFonts w:eastAsia="DengXian"/>
                </w:rPr>
                <w:t>3</w:t>
              </w:r>
            </w:ins>
            <w:del w:id="696" w:author="Karim Anaya-Izquierdo" w:date="2024-11-14T14:11:00Z" w16du:dateUtc="2024-11-14T14:11:00Z">
              <w:r w:rsidRPr="003F33A1" w:rsidDel="006635E3">
                <w:rPr>
                  <w:rFonts w:eastAsia="DengXian"/>
                </w:rPr>
                <w:delText>4</w:delText>
              </w:r>
            </w:del>
            <w:r w:rsidRPr="003F33A1">
              <w:rPr>
                <w:rFonts w:eastAsia="DengXian"/>
              </w:rPr>
              <w:t xml:space="preserve"> </w:t>
            </w:r>
          </w:p>
          <w:p w14:paraId="434293E4" w14:textId="77777777" w:rsidR="001C4BD7" w:rsidRPr="003F33A1" w:rsidRDefault="001C4BD7" w:rsidP="0037169C">
            <w:pPr>
              <w:contextualSpacing/>
              <w:jc w:val="center"/>
              <w:rPr>
                <w:rFonts w:eastAsia="DengXian"/>
              </w:rPr>
            </w:pPr>
            <w:r w:rsidRPr="003F33A1">
              <w:rPr>
                <w:rFonts w:eastAsia="DengXian"/>
              </w:rPr>
              <w:t>(0.01)</w:t>
            </w:r>
          </w:p>
        </w:tc>
        <w:tc>
          <w:tcPr>
            <w:tcW w:w="1337" w:type="dxa"/>
            <w:tcBorders>
              <w:top w:val="single" w:sz="4" w:space="0" w:color="auto"/>
            </w:tcBorders>
            <w:vAlign w:val="center"/>
          </w:tcPr>
          <w:p w14:paraId="6C3070C3" w14:textId="62CA3A6A" w:rsidR="001C4BD7" w:rsidRDefault="001C4BD7" w:rsidP="0037169C">
            <w:pPr>
              <w:contextualSpacing/>
              <w:jc w:val="center"/>
              <w:rPr>
                <w:rFonts w:eastAsia="DengXian"/>
              </w:rPr>
            </w:pPr>
            <w:r w:rsidRPr="003F33A1">
              <w:rPr>
                <w:rFonts w:eastAsia="DengXian"/>
              </w:rPr>
              <w:t>50</w:t>
            </w:r>
            <w:ins w:id="697" w:author="Karim Anaya-Izquierdo" w:date="2024-11-14T14:11:00Z" w16du:dateUtc="2024-11-14T14:11:00Z">
              <w:r w:rsidR="006635E3">
                <w:rPr>
                  <w:rFonts w:eastAsia="DengXian"/>
                </w:rPr>
                <w:t>12</w:t>
              </w:r>
            </w:ins>
            <w:del w:id="698" w:author="Karim Anaya-Izquierdo" w:date="2024-11-14T14:11:00Z" w16du:dateUtc="2024-11-14T14:11:00Z">
              <w:r w:rsidDel="006635E3">
                <w:rPr>
                  <w:rFonts w:eastAsia="DengXian"/>
                </w:rPr>
                <w:delText>44</w:delText>
              </w:r>
            </w:del>
            <w:r w:rsidRPr="003F33A1">
              <w:rPr>
                <w:rFonts w:eastAsia="DengXian"/>
              </w:rPr>
              <w:t xml:space="preserve"> </w:t>
            </w:r>
          </w:p>
          <w:p w14:paraId="1962C800" w14:textId="169CAE74" w:rsidR="001C4BD7" w:rsidRPr="003F33A1" w:rsidRDefault="001C4BD7" w:rsidP="0037169C">
            <w:pPr>
              <w:contextualSpacing/>
              <w:jc w:val="center"/>
              <w:rPr>
                <w:rFonts w:eastAsia="DengXian"/>
              </w:rPr>
            </w:pPr>
            <w:r w:rsidRPr="003F33A1">
              <w:rPr>
                <w:rFonts w:eastAsia="DengXian"/>
              </w:rPr>
              <w:t>(</w:t>
            </w:r>
            <w:ins w:id="699" w:author="Karim Anaya-Izquierdo" w:date="2024-11-14T14:11:00Z" w16du:dateUtc="2024-11-14T14:11:00Z">
              <w:r w:rsidR="006635E3">
                <w:rPr>
                  <w:rFonts w:eastAsia="DengXian"/>
                </w:rPr>
                <w:t>98</w:t>
              </w:r>
            </w:ins>
            <w:del w:id="700" w:author="Karim Anaya-Izquierdo" w:date="2024-11-14T14:11:00Z" w16du:dateUtc="2024-11-14T14:11:00Z">
              <w:r w:rsidDel="006635E3">
                <w:rPr>
                  <w:rFonts w:eastAsia="DengXian"/>
                </w:rPr>
                <w:delText>80</w:delText>
              </w:r>
            </w:del>
            <w:r w:rsidRPr="003F33A1">
              <w:rPr>
                <w:rFonts w:eastAsia="DengXian"/>
              </w:rPr>
              <w:t>)</w:t>
            </w:r>
          </w:p>
        </w:tc>
      </w:tr>
      <w:tr w:rsidR="001C4BD7" w14:paraId="22DC8670" w14:textId="77777777" w:rsidTr="000253CF">
        <w:trPr>
          <w:trHeight w:val="107"/>
          <w:jc w:val="center"/>
        </w:trPr>
        <w:tc>
          <w:tcPr>
            <w:tcW w:w="3261" w:type="dxa"/>
            <w:vAlign w:val="center"/>
          </w:tcPr>
          <w:p w14:paraId="6978FB78" w14:textId="77777777" w:rsidR="001C4BD7" w:rsidRDefault="001C4BD7" w:rsidP="0037169C">
            <w:pPr>
              <w:contextualSpacing/>
              <w:jc w:val="center"/>
            </w:pPr>
            <w:r w:rsidRPr="003F33A1">
              <w:t xml:space="preserve">Prior mean </w:t>
            </w:r>
          </w:p>
          <w:p w14:paraId="61540B53" w14:textId="77777777" w:rsidR="001C4BD7" w:rsidRPr="003F33A1" w:rsidRDefault="001C4BD7" w:rsidP="0037169C">
            <w:pPr>
              <w:contextualSpacing/>
              <w:jc w:val="center"/>
            </w:pPr>
            <w:r w:rsidRPr="003F33A1">
              <w:t>(standard deviation)</w:t>
            </w:r>
          </w:p>
        </w:tc>
        <w:tc>
          <w:tcPr>
            <w:tcW w:w="1417" w:type="dxa"/>
            <w:vAlign w:val="center"/>
          </w:tcPr>
          <w:p w14:paraId="70435C18" w14:textId="77777777" w:rsidR="001C4BD7" w:rsidRDefault="001C4BD7" w:rsidP="0037169C">
            <w:pPr>
              <w:contextualSpacing/>
              <w:jc w:val="center"/>
            </w:pPr>
            <w:r w:rsidRPr="003F33A1">
              <w:t xml:space="preserve">148800 </w:t>
            </w:r>
          </w:p>
          <w:p w14:paraId="633108F7" w14:textId="77777777" w:rsidR="001C4BD7" w:rsidRPr="003F33A1" w:rsidRDefault="001C4BD7" w:rsidP="0037169C">
            <w:pPr>
              <w:contextualSpacing/>
              <w:jc w:val="center"/>
            </w:pPr>
            <w:r w:rsidRPr="003F33A1">
              <w:t>(2000)</w:t>
            </w:r>
          </w:p>
        </w:tc>
        <w:tc>
          <w:tcPr>
            <w:tcW w:w="992" w:type="dxa"/>
            <w:vAlign w:val="center"/>
          </w:tcPr>
          <w:p w14:paraId="6B31DC7F" w14:textId="77777777" w:rsidR="001C4BD7" w:rsidRDefault="001C4BD7" w:rsidP="0037169C">
            <w:pPr>
              <w:contextualSpacing/>
              <w:jc w:val="center"/>
            </w:pPr>
            <w:r w:rsidRPr="003F33A1">
              <w:t xml:space="preserve">9190 </w:t>
            </w:r>
          </w:p>
          <w:p w14:paraId="72E4DC22" w14:textId="77777777" w:rsidR="001C4BD7" w:rsidRPr="003F33A1" w:rsidRDefault="001C4BD7" w:rsidP="0037169C">
            <w:pPr>
              <w:contextualSpacing/>
              <w:jc w:val="center"/>
            </w:pPr>
            <w:r w:rsidRPr="003F33A1">
              <w:t>(100)</w:t>
            </w:r>
          </w:p>
        </w:tc>
        <w:tc>
          <w:tcPr>
            <w:tcW w:w="1134" w:type="dxa"/>
            <w:vAlign w:val="center"/>
          </w:tcPr>
          <w:p w14:paraId="50DE090D" w14:textId="77777777" w:rsidR="001C4BD7" w:rsidRDefault="001C4BD7" w:rsidP="0037169C">
            <w:pPr>
              <w:contextualSpacing/>
              <w:jc w:val="center"/>
            </w:pPr>
            <w:r w:rsidRPr="003F33A1">
              <w:t xml:space="preserve">0.34 </w:t>
            </w:r>
          </w:p>
          <w:p w14:paraId="710E0592" w14:textId="77777777" w:rsidR="001C4BD7" w:rsidRPr="003F33A1" w:rsidRDefault="001C4BD7" w:rsidP="0037169C">
            <w:pPr>
              <w:contextualSpacing/>
              <w:jc w:val="center"/>
            </w:pPr>
            <w:r w:rsidRPr="003F33A1">
              <w:t>(0.01)</w:t>
            </w:r>
          </w:p>
        </w:tc>
        <w:tc>
          <w:tcPr>
            <w:tcW w:w="885" w:type="dxa"/>
            <w:vAlign w:val="center"/>
          </w:tcPr>
          <w:p w14:paraId="41F8A7AD" w14:textId="77777777" w:rsidR="001C4BD7" w:rsidRDefault="001C4BD7" w:rsidP="0037169C">
            <w:pPr>
              <w:contextualSpacing/>
              <w:jc w:val="center"/>
            </w:pPr>
            <w:r w:rsidRPr="003F33A1">
              <w:t xml:space="preserve">0.44 </w:t>
            </w:r>
          </w:p>
          <w:p w14:paraId="7B457894" w14:textId="77777777" w:rsidR="001C4BD7" w:rsidRPr="003F33A1" w:rsidRDefault="001C4BD7" w:rsidP="0037169C">
            <w:pPr>
              <w:contextualSpacing/>
              <w:jc w:val="center"/>
            </w:pPr>
            <w:r w:rsidRPr="003F33A1">
              <w:t>(0.01)</w:t>
            </w:r>
          </w:p>
        </w:tc>
        <w:tc>
          <w:tcPr>
            <w:tcW w:w="1337" w:type="dxa"/>
            <w:vAlign w:val="center"/>
          </w:tcPr>
          <w:p w14:paraId="332FB2B6" w14:textId="77777777" w:rsidR="001C4BD7" w:rsidRDefault="001C4BD7" w:rsidP="0037169C">
            <w:pPr>
              <w:contextualSpacing/>
              <w:jc w:val="center"/>
            </w:pPr>
            <w:r w:rsidRPr="003F33A1">
              <w:t xml:space="preserve">5060 </w:t>
            </w:r>
          </w:p>
          <w:p w14:paraId="47E7CE27" w14:textId="77777777" w:rsidR="001C4BD7" w:rsidRPr="003F33A1" w:rsidRDefault="001C4BD7" w:rsidP="0037169C">
            <w:pPr>
              <w:contextualSpacing/>
              <w:jc w:val="center"/>
            </w:pPr>
            <w:r w:rsidRPr="003F33A1">
              <w:t>(70)</w:t>
            </w:r>
          </w:p>
        </w:tc>
      </w:tr>
    </w:tbl>
    <w:p w14:paraId="2B182025" w14:textId="77777777" w:rsidR="00686AF0" w:rsidRDefault="00686AF0" w:rsidP="00686AF0"/>
    <w:p w14:paraId="3F3AAD1A" w14:textId="62955861" w:rsidR="00C11D5D" w:rsidRDefault="006842AB" w:rsidP="00686AF0">
      <w:r>
        <w:t>The posterior distribution</w:t>
      </w:r>
      <w:ins w:id="701" w:author="Karim Anaya-Izquierdo" w:date="2024-09-19T11:34:00Z" w16du:dateUtc="2024-09-19T10:34:00Z">
        <w:r w:rsidR="009F7551">
          <w:t>s</w:t>
        </w:r>
      </w:ins>
      <w:r>
        <w:t xml:space="preserve"> of the hyper-parameters </w:t>
      </w:r>
      <w:r w:rsidR="009F7551">
        <w:t>are</w:t>
      </w:r>
      <w:r>
        <w:t xml:space="preserve"> </w:t>
      </w:r>
      <w:proofErr w:type="gramStart"/>
      <w:r>
        <w:t>similar to</w:t>
      </w:r>
      <w:proofErr w:type="gramEnd"/>
      <w:r>
        <w:t xml:space="preserve"> th</w:t>
      </w:r>
      <w:r w:rsidR="009F7551">
        <w:t>ose shown</w:t>
      </w:r>
      <w:r>
        <w:t xml:space="preserve"> in Section </w:t>
      </w:r>
      <w:r>
        <w:fldChar w:fldCharType="begin"/>
      </w:r>
      <w:r>
        <w:instrText xml:space="preserve"> REF _Ref148889021 \r \h </w:instrText>
      </w:r>
      <w:r>
        <w:fldChar w:fldCharType="separate"/>
      </w:r>
      <w:r w:rsidR="003A15B7">
        <w:t>4.1</w:t>
      </w:r>
      <w:r>
        <w:fldChar w:fldCharType="end"/>
      </w:r>
      <w:r>
        <w:t>, thus</w:t>
      </w:r>
      <w:r w:rsidR="001015F3">
        <w:t xml:space="preserve"> </w:t>
      </w:r>
      <w:r w:rsidR="00152A00">
        <w:t>they are</w:t>
      </w:r>
      <w:r w:rsidR="001015F3">
        <w:t xml:space="preserve"> not shown again here</w:t>
      </w:r>
      <w:r>
        <w:t>.</w:t>
      </w:r>
      <w:r w:rsidR="00AA711A">
        <w:t xml:space="preserve"> In terms of the </w:t>
      </w:r>
      <w:r w:rsidR="00495127">
        <w:t>latent bias</w:t>
      </w:r>
      <w:r w:rsidR="00E5024C">
        <w:t>es</w:t>
      </w:r>
      <w:r w:rsidR="00495127">
        <w:t xml:space="preserve">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sub>
        </m:sSub>
      </m:oMath>
      <w:r w:rsidR="007402B9">
        <w:t>,</w:t>
      </w:r>
      <w:r w:rsidR="000A6678">
        <w:t xml:space="preserve"> ther</w:t>
      </w:r>
      <w:r w:rsidR="003B2E24">
        <w:t>e</w:t>
      </w:r>
      <w:r w:rsidR="000A6678">
        <w:t xml:space="preserve"> are 8 of them,</w:t>
      </w:r>
      <w:r w:rsidR="007402B9">
        <w:t xml:space="preserve"> one for each tested specimen. Since </w:t>
      </w:r>
      <w:r w:rsidR="00D4562B">
        <w:t>these</w:t>
      </w:r>
      <w:r w:rsidR="007402B9">
        <w:t xml:space="preserve"> biases are treated as </w:t>
      </w:r>
      <w:r w:rsidR="00CC00BA">
        <w:t>uncertain</w:t>
      </w:r>
      <w:ins w:id="702" w:author="Karim Anaya-Izquierdo" w:date="2024-11-21T21:10:00Z" w16du:dateUtc="2024-11-21T21:10:00Z">
        <w:r w:rsidR="0087573D">
          <w:t xml:space="preserve"> variables</w:t>
        </w:r>
      </w:ins>
      <w:r w:rsidR="00E20A94">
        <w:t xml:space="preserve">, </w:t>
      </w:r>
      <w:r w:rsidR="00832CD6">
        <w:t>their</w:t>
      </w:r>
      <w:r w:rsidR="00E20A94">
        <w:t xml:space="preserve"> posterior distribution</w:t>
      </w:r>
      <w:r w:rsidR="00832CD6">
        <w:t xml:space="preserve"> can be obtained so </w:t>
      </w:r>
      <w:r w:rsidR="00E20A94">
        <w:t xml:space="preserve">that </w:t>
      </w:r>
      <w:r w:rsidR="00832CD6">
        <w:t xml:space="preserve">it includes an </w:t>
      </w:r>
      <w:r w:rsidR="00E20A94">
        <w:t xml:space="preserve">updated </w:t>
      </w:r>
      <w:r w:rsidR="004505A1">
        <w:t xml:space="preserve">information </w:t>
      </w:r>
      <w:r w:rsidR="00E20A94">
        <w:t xml:space="preserve">of their value after combining </w:t>
      </w:r>
      <w:r w:rsidR="003B2E24">
        <w:t xml:space="preserve">experimental </w:t>
      </w:r>
      <w:r w:rsidR="00D4562B">
        <w:t>data</w:t>
      </w:r>
      <w:r w:rsidR="00E20A94">
        <w:t xml:space="preserve"> with the FE model </w:t>
      </w:r>
      <w:r w:rsidR="00D4562B">
        <w:t>runs.</w:t>
      </w:r>
      <w:r w:rsidR="00BD150E">
        <w:t xml:space="preserve"> </w:t>
      </w:r>
      <w:r w:rsidR="0097054A">
        <w:t xml:space="preserve">The posterior and prior distribution of </w:t>
      </w:r>
      <w:r w:rsidR="00E20A94">
        <w:t xml:space="preserve">the latent biases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sub>
        </m:sSub>
      </m:oMath>
      <w:ins w:id="703" w:author="Karim Anaya-Izquierdo" w:date="2024-09-18T14:47:00Z" w16du:dateUtc="2024-09-18T13:47:00Z">
        <w:r w:rsidR="00EA4C1E">
          <w:t>is</w:t>
        </w:r>
      </w:ins>
      <w:r w:rsidR="0097054A">
        <w:t xml:space="preserve"> shown in </w:t>
      </w:r>
      <w:ins w:id="704" w:author="Karim Anaya-Izquierdo" w:date="2024-09-18T14:48:00Z" w16du:dateUtc="2024-09-18T13:48:00Z">
        <w:r w:rsidR="00172963">
          <w:t>Figure 11</w:t>
        </w:r>
      </w:ins>
      <w:r w:rsidR="0097054A">
        <w:t xml:space="preserve">. </w:t>
      </w:r>
      <w:r w:rsidR="003F487D">
        <w:t>The prior distribution</w:t>
      </w:r>
      <w:r w:rsidR="00C740A2">
        <w:t>s</w:t>
      </w:r>
      <w:r w:rsidR="003F487D">
        <w:t xml:space="preserve"> of the biases </w:t>
      </w:r>
      <w:r w:rsidR="00296919">
        <w:t xml:space="preserve">all </w:t>
      </w:r>
      <w:r w:rsidR="00D4562B">
        <w:t>ha</w:t>
      </w:r>
      <w:r w:rsidR="00B967D2">
        <w:t>ve</w:t>
      </w:r>
      <w:r w:rsidR="00296919">
        <w:t xml:space="preserve"> </w:t>
      </w:r>
      <w:ins w:id="705" w:author="Tobias Laux" w:date="2024-09-09T22:33:00Z" w16du:dateUtc="2024-09-09T21:33:00Z">
        <w:r w:rsidR="00332E87">
          <w:t xml:space="preserve">a </w:t>
        </w:r>
      </w:ins>
      <w:r w:rsidR="00296919">
        <w:t xml:space="preserve">mean </w:t>
      </w:r>
      <w:r w:rsidR="00832CD6">
        <w:t xml:space="preserve">of </w:t>
      </w:r>
      <w:r w:rsidR="00296919">
        <w:t xml:space="preserve">zero indicating no </w:t>
      </w:r>
      <w:r w:rsidR="00832CD6" w:rsidRPr="00AC0329">
        <w:rPr>
          <w:i/>
          <w:iCs/>
        </w:rPr>
        <w:t>a priori</w:t>
      </w:r>
      <w:r w:rsidR="00832CD6" w:rsidRPr="00832CD6">
        <w:t xml:space="preserve"> </w:t>
      </w:r>
      <w:r w:rsidR="00296919">
        <w:t xml:space="preserve">bias on average. </w:t>
      </w:r>
      <w:r w:rsidR="00E25BE8">
        <w:t>The</w:t>
      </w:r>
      <w:ins w:id="706" w:author="Karim Anaya-Izquierdo" w:date="2024-09-18T14:48:00Z" w16du:dateUtc="2024-09-18T13:48:00Z">
        <w:r w:rsidR="00172963">
          <w:t xml:space="preserve"> </w:t>
        </w:r>
      </w:ins>
      <w:r w:rsidR="00E25BE8">
        <w:t>posterior distributions</w:t>
      </w:r>
      <w:r w:rsidR="00E7027E">
        <w:t xml:space="preserve"> of the latent biases</w:t>
      </w:r>
      <w:r w:rsidR="00FA133E">
        <w:t xml:space="preserve"> </w:t>
      </w:r>
      <w:r w:rsidR="00A150F7">
        <w:t>all</w:t>
      </w:r>
      <w:r w:rsidR="00E25BE8">
        <w:t xml:space="preserve"> </w:t>
      </w:r>
      <w:r w:rsidR="00A150F7">
        <w:t>overlap with</w:t>
      </w:r>
      <w:r w:rsidR="00104FD5">
        <w:t xml:space="preserve"> the</w:t>
      </w:r>
      <w:r w:rsidR="00A150F7">
        <w:t xml:space="preserve"> </w:t>
      </w:r>
      <w:r w:rsidR="00E25BE8">
        <w:t>prior</w:t>
      </w:r>
      <w:r w:rsidR="00A150F7">
        <w:t xml:space="preserve"> distributions, but </w:t>
      </w:r>
      <w:r w:rsidR="00152A00">
        <w:t xml:space="preserve">with differing means </w:t>
      </w:r>
      <w:del w:id="707" w:author="Karim Anaya-Izquierdo" w:date="2024-09-26T16:19:00Z" w16du:dateUtc="2024-09-26T15:19:00Z">
        <w:r w:rsidR="00152A00" w:rsidDel="00C82214">
          <w:delText xml:space="preserve">and distributions </w:delText>
        </w:r>
      </w:del>
      <w:r w:rsidR="00A150F7">
        <w:t>in all cases</w:t>
      </w:r>
      <w:r w:rsidR="00296919">
        <w:t>, i</w:t>
      </w:r>
      <w:r w:rsidR="00A3032C">
        <w:t>ndicat</w:t>
      </w:r>
      <w:r w:rsidR="00296919">
        <w:t>ing</w:t>
      </w:r>
      <w:r w:rsidR="00A3032C">
        <w:t xml:space="preserve"> differences </w:t>
      </w:r>
      <w:r w:rsidR="00A150F7">
        <w:t xml:space="preserve">in </w:t>
      </w:r>
      <w:r w:rsidR="007F0493">
        <w:t xml:space="preserve">the </w:t>
      </w:r>
      <w:r w:rsidR="00D4562B">
        <w:t>material property</w:t>
      </w:r>
      <w:r w:rsidR="007F0493">
        <w:t xml:space="preserve"> value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7F0493">
        <w:t xml:space="preserve"> </w:t>
      </w:r>
      <w:r w:rsidR="00A150F7">
        <w:t>for each</w:t>
      </w:r>
      <w:r w:rsidR="00A3032C">
        <w:t xml:space="preserve"> specimen. </w:t>
      </w:r>
      <w:r w:rsidR="00291BFA">
        <w:t xml:space="preserve">For example, the posterior distribution of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,1</m:t>
            </m:r>
          </m:sub>
        </m:sSub>
      </m:oMath>
      <w:r w:rsidR="00291BFA">
        <w:t xml:space="preserve"> </w:t>
      </w:r>
      <w:r w:rsidR="009D1250">
        <w:t>is</w:t>
      </w:r>
      <w:r w:rsidR="00B501CC">
        <w:t xml:space="preserve"> on </w:t>
      </w:r>
      <w:r w:rsidR="004704C9">
        <w:t>the negative</w:t>
      </w:r>
      <w:r w:rsidR="00B501CC">
        <w:t xml:space="preserve"> part of the axis</w:t>
      </w:r>
      <w:r w:rsidR="009D1250">
        <w:t xml:space="preserve">, </w:t>
      </w:r>
      <w:r w:rsidR="00D306E0">
        <w:t xml:space="preserve">and the posterior distribution of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,3</m:t>
            </m:r>
          </m:sub>
        </m:sSub>
      </m:oMath>
      <w:r w:rsidR="00D306E0">
        <w:t xml:space="preserve"> is </w:t>
      </w:r>
      <w:r w:rsidR="00B501CC">
        <w:t xml:space="preserve">on the </w:t>
      </w:r>
      <w:r w:rsidR="00D306E0">
        <w:t>positive</w:t>
      </w:r>
      <w:r w:rsidR="00B501CC">
        <w:t xml:space="preserve"> part</w:t>
      </w:r>
      <w:r w:rsidR="00D306E0">
        <w:t xml:space="preserve">. This indicates that the </w:t>
      </w:r>
      <w:r w:rsidR="0031285F">
        <w:t>unknown population</w:t>
      </w:r>
      <w:r w:rsidR="00EB0D97">
        <w:t xml:space="preserve"> (average)</w:t>
      </w:r>
      <w:r w:rsidR="0031285F">
        <w:t xml:space="preserve"> value of</w:t>
      </w:r>
      <w:r w:rsidR="00D306E0">
        <w:t xml:space="preserve">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C871D9">
        <w:t xml:space="preserve"> is</w:t>
      </w:r>
      <w:r w:rsidR="00AE2D97">
        <w:t xml:space="preserve"> </w:t>
      </w:r>
      <w:r w:rsidR="0031285F">
        <w:t>larger t</w:t>
      </w:r>
      <w:r w:rsidR="00AE2D97">
        <w:t xml:space="preserve">han the one corresponding </w:t>
      </w:r>
      <w:r w:rsidR="00D4562B">
        <w:t>to the</w:t>
      </w:r>
      <w:r w:rsidR="00AE2D97">
        <w:t xml:space="preserve"> first specimen</w:t>
      </w:r>
      <w:r w:rsidR="00D347DA">
        <w:t xml:space="preserve"> </w:t>
      </w:r>
      <w:r w:rsidR="00D4562B">
        <w:t>and smaller</w:t>
      </w:r>
      <w:r w:rsidR="00D347DA">
        <w:t xml:space="preserve"> than the one corresponding to</w:t>
      </w:r>
      <w:r w:rsidR="0020751B">
        <w:t xml:space="preserve"> </w:t>
      </w:r>
      <w:r w:rsidR="00C871D9">
        <w:t>the third specimen</w:t>
      </w:r>
      <w:r w:rsidR="00A150F7">
        <w:t xml:space="preserve">; </w:t>
      </w:r>
      <w:r w:rsidR="0001064D">
        <w:t>posterior summary statistics</w:t>
      </w:r>
      <w:r w:rsidR="00385465">
        <w:t xml:space="preserve"> of</w:t>
      </w:r>
      <w:r w:rsidR="00D347DA">
        <w:t xml:space="preserve"> </w:t>
      </w:r>
      <w:r w:rsidR="00D4562B">
        <w:t>the latent</w:t>
      </w:r>
      <w:r w:rsidR="00495127">
        <w:t xml:space="preserve"> bias</w:t>
      </w:r>
      <w:r w:rsidR="00D347DA">
        <w:t>es</w:t>
      </w:r>
      <w:r w:rsidR="00495127">
        <w:t xml:space="preserve">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sub>
        </m:sSub>
      </m:oMath>
      <w:r w:rsidR="00385465">
        <w:t xml:space="preserve"> </w:t>
      </w:r>
      <w:r w:rsidR="0060422F">
        <w:t>is</w:t>
      </w:r>
      <w:r w:rsidR="00385465">
        <w:t xml:space="preserve"> also shown in </w:t>
      </w:r>
      <w:r w:rsidR="00385465">
        <w:fldChar w:fldCharType="begin"/>
      </w:r>
      <w:r w:rsidR="00385465">
        <w:instrText xml:space="preserve"> REF _Ref148891248 \h </w:instrText>
      </w:r>
      <w:r w:rsidR="00385465">
        <w:fldChar w:fldCharType="separate"/>
      </w:r>
      <w:r w:rsidR="003A15B7">
        <w:t xml:space="preserve">Table </w:t>
      </w:r>
      <w:r w:rsidR="003A15B7">
        <w:rPr>
          <w:noProof/>
        </w:rPr>
        <w:t>5</w:t>
      </w:r>
      <w:r w:rsidR="00385465">
        <w:fldChar w:fldCharType="end"/>
      </w:r>
      <w:r w:rsidR="00385465">
        <w:t xml:space="preserve">. </w:t>
      </w:r>
    </w:p>
    <w:p w14:paraId="182C46FF" w14:textId="0E64DD19" w:rsidR="00967A95" w:rsidRPr="00686AF0" w:rsidRDefault="00ED1D59" w:rsidP="007337B4">
      <w:pPr>
        <w:jc w:val="center"/>
      </w:pPr>
      <w:r>
        <w:rPr>
          <w:noProof/>
        </w:rPr>
        <mc:AlternateContent>
          <mc:Choice Requires="wpc">
            <w:drawing>
              <wp:inline distT="0" distB="0" distL="0" distR="0" wp14:anchorId="4E82D15D" wp14:editId="374E429E">
                <wp:extent cx="5110480" cy="4152265"/>
                <wp:effectExtent l="0" t="0" r="0" b="635"/>
                <wp:docPr id="601903497"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11176533" name="Text Box 1"/>
                        <wps:cNvSpPr txBox="1"/>
                        <wps:spPr>
                          <a:xfrm rot="16200000">
                            <a:off x="-32862" y="608934"/>
                            <a:ext cx="695325" cy="247650"/>
                          </a:xfrm>
                          <a:prstGeom prst="rect">
                            <a:avLst/>
                          </a:prstGeom>
                          <a:noFill/>
                          <a:ln w="6350">
                            <a:noFill/>
                          </a:ln>
                        </wps:spPr>
                        <wps:txbx>
                          <w:txbxContent>
                            <w:p w14:paraId="3DD4849E" w14:textId="77777777" w:rsidR="00ED1D59" w:rsidRPr="00302C65" w:rsidRDefault="00ED1D59" w:rsidP="00ED1D59">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20"/>
                                        </w:rPr>
                                      </m:ctrlPr>
                                    </m:sSupPr>
                                    <m:e>
                                      <m:r>
                                        <w:rPr>
                                          <w:rFonts w:ascii="Cambria Math" w:eastAsia="DengXian" w:hAnsi="Cambria Math"/>
                                          <w:sz w:val="18"/>
                                          <w:szCs w:val="18"/>
                                        </w:rPr>
                                        <m:t>45</m:t>
                                      </m:r>
                                    </m:e>
                                    <m:sup>
                                      <m:r>
                                        <w:rPr>
                                          <w:rFonts w:ascii="Cambria Math" w:eastAsia="DengXian" w:hAnsi="Cambria Math"/>
                                          <w:sz w:val="18"/>
                                          <w:szCs w:val="18"/>
                                        </w:rPr>
                                        <m:t>∘</m:t>
                                      </m:r>
                                    </m:sup>
                                  </m:sSup>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02330721" name="Text Box 1"/>
                        <wps:cNvSpPr txBox="1"/>
                        <wps:spPr>
                          <a:xfrm rot="16200000">
                            <a:off x="-52184" y="1942251"/>
                            <a:ext cx="695325" cy="224155"/>
                          </a:xfrm>
                          <a:prstGeom prst="rect">
                            <a:avLst/>
                          </a:prstGeom>
                          <a:solidFill>
                            <a:sysClr val="window" lastClr="FFFFFF"/>
                          </a:solidFill>
                          <a:ln w="6350">
                            <a:noFill/>
                          </a:ln>
                        </wps:spPr>
                        <wps:txbx>
                          <w:txbxContent>
                            <w:p w14:paraId="4685DD56" w14:textId="77777777" w:rsidR="00ED1D59" w:rsidRPr="00302C65" w:rsidRDefault="00ED1D59" w:rsidP="00ED1D59">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20"/>
                                        </w:rPr>
                                      </m:ctrlPr>
                                    </m:sSupPr>
                                    <m:e>
                                      <m:r>
                                        <w:rPr>
                                          <w:rFonts w:ascii="Cambria Math" w:eastAsia="DengXian" w:hAnsi="Cambria Math"/>
                                          <w:sz w:val="18"/>
                                          <w:szCs w:val="18"/>
                                        </w:rPr>
                                        <m:t>90</m:t>
                                      </m:r>
                                    </m:e>
                                    <m:sup>
                                      <m:r>
                                        <w:rPr>
                                          <w:rFonts w:ascii="Cambria Math" w:eastAsia="DengXian" w:hAnsi="Cambria Math"/>
                                          <w:sz w:val="18"/>
                                          <w:szCs w:val="18"/>
                                        </w:rPr>
                                        <m:t>∘</m:t>
                                      </m:r>
                                    </m:sup>
                                  </m:sSup>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20040169" name="Text Box 1"/>
                        <wps:cNvSpPr txBox="1"/>
                        <wps:spPr>
                          <a:xfrm rot="16200000">
                            <a:off x="-31908" y="3208368"/>
                            <a:ext cx="695325" cy="224155"/>
                          </a:xfrm>
                          <a:prstGeom prst="rect">
                            <a:avLst/>
                          </a:prstGeom>
                          <a:solidFill>
                            <a:sysClr val="window" lastClr="FFFFFF"/>
                          </a:solidFill>
                          <a:ln w="6350">
                            <a:noFill/>
                          </a:ln>
                        </wps:spPr>
                        <wps:txbx>
                          <w:txbxContent>
                            <w:p w14:paraId="77FF492B" w14:textId="77777777" w:rsidR="00ED1D59" w:rsidRPr="00302C65" w:rsidRDefault="00ED1D59" w:rsidP="00ED1D59">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20"/>
                                        </w:rPr>
                                      </m:ctrlPr>
                                    </m:sSupPr>
                                    <m:e>
                                      <m:r>
                                        <w:rPr>
                                          <w:rFonts w:ascii="Cambria Math" w:eastAsia="DengXian" w:hAnsi="Cambria Math"/>
                                          <w:sz w:val="18"/>
                                          <w:szCs w:val="18"/>
                                        </w:rPr>
                                        <m:t>135</m:t>
                                      </m:r>
                                    </m:e>
                                    <m:sup>
                                      <m:r>
                                        <w:rPr>
                                          <w:rFonts w:ascii="Cambria Math" w:eastAsia="DengXian" w:hAnsi="Cambria Math"/>
                                          <w:sz w:val="18"/>
                                          <w:szCs w:val="18"/>
                                        </w:rPr>
                                        <m:t>∘</m:t>
                                      </m:r>
                                    </m:sup>
                                  </m:sSup>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84458718" name="Picture 1984458718" descr="A screenshot of a computer screen&#10;&#10;Description automatically generated"/>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547466" y="157432"/>
                            <a:ext cx="4033079" cy="3962225"/>
                          </a:xfrm>
                          <a:prstGeom prst="rect">
                            <a:avLst/>
                          </a:prstGeom>
                        </pic:spPr>
                      </pic:pic>
                    </wpc:wpc>
                  </a:graphicData>
                </a:graphic>
              </wp:inline>
            </w:drawing>
          </mc:Choice>
          <mc:Fallback>
            <w:pict>
              <v:group w14:anchorId="4E82D15D" id="Canvas 57" o:spid="_x0000_s1026" editas="canvas" style="width:402.4pt;height:326.95pt;mso-position-horizontal-relative:char;mso-position-vertical-relative:line" coordsize="51104,415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1104;height:41522;visibility:visible;mso-wrap-style:square" filled="t">
                  <v:fill o:detectmouseclick="t"/>
                  <v:path o:connecttype="none"/>
                </v:shape>
                <v:shapetype id="_x0000_t202" coordsize="21600,21600" o:spt="202" path="m,l,21600r21600,l21600,xe">
                  <v:stroke joinstyle="miter"/>
                  <v:path gradientshapeok="t" o:connecttype="rect"/>
                </v:shapetype>
                <v:shape id="_x0000_s1028" type="#_x0000_t202" style="position:absolute;left:-329;top:6088;width:6954;height:2477;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" filled="f" stroked="f" strokeweight=".5pt">
                  <v:textbox>
                    <w:txbxContent>
                      <w:p w14:paraId="3DD4849E" w14:textId="77777777" w:rsidR="00ED1D59" w:rsidRPr="00302C65" w:rsidRDefault="00ED1D59" w:rsidP="00ED1D59">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20"/>
                                  </w:rPr>
                                </m:ctrlPr>
                              </m:sSupPr>
                              <m:e>
                                <m:r>
                                  <w:rPr>
                                    <w:rFonts w:ascii="Cambria Math" w:eastAsia="DengXian" w:hAnsi="Cambria Math"/>
                                    <w:sz w:val="18"/>
                                    <w:szCs w:val="18"/>
                                  </w:rPr>
                                  <m:t>45</m:t>
                                </m:r>
                              </m:e>
                              <m:sup>
                                <m:r>
                                  <w:rPr>
                                    <w:rFonts w:ascii="Cambria Math" w:eastAsia="DengXian" w:hAnsi="Cambria Math"/>
                                    <w:sz w:val="18"/>
                                    <w:szCs w:val="18"/>
                                  </w:rPr>
                                  <m:t>∘</m:t>
                                </m:r>
                              </m:sup>
                            </m:sSup>
                          </m:oMath>
                        </m:oMathPara>
                      </w:p>
                    </w:txbxContent>
                  </v:textbox>
                </v:shape>
                <v:shape id="_x0000_s1029" type="#_x0000_t202" style="position:absolute;left:-522;top:19422;width:6953;height:2241;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" fillcolor="window" stroked="f" strokeweight=".5pt">
                  <v:textbox>
                    <w:txbxContent>
                      <w:p w14:paraId="4685DD56" w14:textId="77777777" w:rsidR="00ED1D59" w:rsidRPr="00302C65" w:rsidRDefault="00ED1D59" w:rsidP="00ED1D59">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20"/>
                                  </w:rPr>
                                </m:ctrlPr>
                              </m:sSupPr>
                              <m:e>
                                <m:r>
                                  <w:rPr>
                                    <w:rFonts w:ascii="Cambria Math" w:eastAsia="DengXian" w:hAnsi="Cambria Math"/>
                                    <w:sz w:val="18"/>
                                    <w:szCs w:val="18"/>
                                  </w:rPr>
                                  <m:t>90</m:t>
                                </m:r>
                              </m:e>
                              <m:sup>
                                <m:r>
                                  <w:rPr>
                                    <w:rFonts w:ascii="Cambria Math" w:eastAsia="DengXian" w:hAnsi="Cambria Math"/>
                                    <w:sz w:val="18"/>
                                    <w:szCs w:val="18"/>
                                  </w:rPr>
                                  <m:t>∘</m:t>
                                </m:r>
                              </m:sup>
                            </m:sSup>
                          </m:oMath>
                        </m:oMathPara>
                      </w:p>
                    </w:txbxContent>
                  </v:textbox>
                </v:shape>
                <v:shape id="_x0000_s1030" type="#_x0000_t202" style="position:absolute;left:-320;top:32083;width:6954;height:2242;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" fillcolor="window" stroked="f" strokeweight=".5pt">
                  <v:textbox>
                    <w:txbxContent>
                      <w:p w14:paraId="77FF492B" w14:textId="77777777" w:rsidR="00ED1D59" w:rsidRPr="00302C65" w:rsidRDefault="00ED1D59" w:rsidP="00ED1D59">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20"/>
                                  </w:rPr>
                                </m:ctrlPr>
                              </m:sSupPr>
                              <m:e>
                                <m:r>
                                  <w:rPr>
                                    <w:rFonts w:ascii="Cambria Math" w:eastAsia="DengXian" w:hAnsi="Cambria Math"/>
                                    <w:sz w:val="18"/>
                                    <w:szCs w:val="18"/>
                                  </w:rPr>
                                  <m:t>135</m:t>
                                </m:r>
                              </m:e>
                              <m:sup>
                                <m:r>
                                  <w:rPr>
                                    <w:rFonts w:ascii="Cambria Math" w:eastAsia="DengXian" w:hAnsi="Cambria Math"/>
                                    <w:sz w:val="18"/>
                                    <w:szCs w:val="18"/>
                                  </w:rPr>
                                  <m:t>∘</m:t>
                                </m:r>
                              </m:sup>
                            </m:sSup>
                          </m:oMath>
                        </m:oMathPara>
                      </w:p>
                    </w:txbxContent>
                  </v:textbox>
                </v:shape>
                <v:shape id="Picture 1984458718" o:spid="_x0000_s1031" type="#_x0000_t75" alt="A screenshot of a computer screen&#10;&#10;Description automatically generated" style="position:absolute;left:5474;top:1574;width:40331;height:396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">
                  <v:imagedata r:id="rId28" o:title="A screenshot of a computer screen&#10;&#10;Description automatically generated"/>
                </v:shape>
                <w10:anchorlock/>
              </v:group>
            </w:pict>
          </mc:Fallback>
        </mc:AlternateContent>
      </w:r>
    </w:p>
    <w:p w14:paraId="476FA9BE" w14:textId="10F7499F" w:rsidR="00293A55" w:rsidRDefault="0018111E" w:rsidP="0018111E">
      <w:pPr>
        <w:pStyle w:val="Caption"/>
      </w:pPr>
      <w:bookmarkStart w:id="708" w:name="_Ref148889599"/>
      <w:r>
        <w:t xml:space="preserve">Figure </w:t>
      </w:r>
      <w:fldSimple w:instr=" SEQ Figure \* ARABIC ">
        <w:ins w:id="709" w:author="Tobias Laux" w:date="2024-09-09T14:37:00Z" w16du:dateUtc="2024-09-09T13:37:00Z">
          <w:r w:rsidR="00F14821">
            <w:rPr>
              <w:noProof/>
            </w:rPr>
            <w:t>11</w:t>
          </w:r>
        </w:ins>
      </w:fldSimple>
      <w:bookmarkEnd w:id="708"/>
      <w:r w:rsidR="008E67D0">
        <w:t xml:space="preserve">. </w:t>
      </w:r>
      <w:r w:rsidR="00B54553">
        <w:t>Posterior &amp; prior distribution</w:t>
      </w:r>
      <w:r w:rsidR="002A5F9F">
        <w:t>s</w:t>
      </w:r>
      <w:r w:rsidR="00B54553">
        <w:t xml:space="preserve"> of </w:t>
      </w:r>
      <w:r w:rsidR="00495127">
        <w:t xml:space="preserve">latent bias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sub>
        </m:sSub>
      </m:oMath>
      <w:r w:rsidR="00E25BE8">
        <w:t>.</w:t>
      </w:r>
    </w:p>
    <w:p w14:paraId="754047CC" w14:textId="554554AD" w:rsidR="00E056DC" w:rsidRDefault="00E056DC" w:rsidP="00114AAF">
      <w:pPr>
        <w:pStyle w:val="Caption"/>
        <w:keepNext/>
        <w:rPr>
          <w:ins w:id="710" w:author="Karim Anaya-Izquierdo" w:date="2024-11-14T14:13:00Z" w16du:dateUtc="2024-11-14T14:13:00Z"/>
        </w:rPr>
      </w:pPr>
      <w:bookmarkStart w:id="711" w:name="_Ref148891248"/>
      <w:ins w:id="712" w:author="Karim Anaya-Izquierdo" w:date="2024-11-14T14:13:00Z" w16du:dateUtc="2024-11-14T14:13:00Z">
        <w:r>
          <w:lastRenderedPageBreak/>
          <w:t>***</w:t>
        </w:r>
      </w:ins>
    </w:p>
    <w:p w14:paraId="0CED10A7" w14:textId="77777777" w:rsidR="00E056DC" w:rsidRDefault="00E056DC" w:rsidP="00114AAF">
      <w:pPr>
        <w:pStyle w:val="Caption"/>
        <w:keepNext/>
        <w:rPr>
          <w:ins w:id="713" w:author="Karim Anaya-Izquierdo" w:date="2024-11-14T14:13:00Z" w16du:dateUtc="2024-11-14T14:13:00Z"/>
        </w:rPr>
      </w:pPr>
    </w:p>
    <w:p w14:paraId="7FA8ED6A" w14:textId="174353A8" w:rsidR="00114AAF" w:rsidRDefault="00114AAF" w:rsidP="00114AAF">
      <w:pPr>
        <w:pStyle w:val="Caption"/>
        <w:keepNext/>
      </w:pPr>
      <w:r>
        <w:t xml:space="preserve">Table </w:t>
      </w:r>
      <w:fldSimple w:instr=" SEQ Table \* ARABIC ">
        <w:r w:rsidR="003A15B7">
          <w:rPr>
            <w:noProof/>
          </w:rPr>
          <w:t>5</w:t>
        </w:r>
      </w:fldSimple>
      <w:bookmarkEnd w:id="711"/>
      <w:r>
        <w:t xml:space="preserve">. Posterior statistics of latent bias </w:t>
      </w: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sub>
        </m:sSub>
      </m:oMath>
    </w:p>
    <w:tbl>
      <w:tblPr>
        <w:tblStyle w:val="TableGrid"/>
        <w:tblW w:w="935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850"/>
        <w:gridCol w:w="993"/>
        <w:gridCol w:w="850"/>
        <w:gridCol w:w="992"/>
        <w:gridCol w:w="851"/>
        <w:gridCol w:w="918"/>
        <w:gridCol w:w="855"/>
        <w:gridCol w:w="1062"/>
      </w:tblGrid>
      <w:tr w:rsidR="00114AAF" w14:paraId="07F41D38" w14:textId="77777777" w:rsidTr="00114CFB">
        <w:trPr>
          <w:trHeight w:val="111"/>
          <w:jc w:val="center"/>
        </w:trPr>
        <w:tc>
          <w:tcPr>
            <w:tcW w:w="1985" w:type="dxa"/>
            <w:tcBorders>
              <w:top w:val="single" w:sz="8" w:space="0" w:color="auto"/>
              <w:bottom w:val="nil"/>
            </w:tcBorders>
            <w:vAlign w:val="center"/>
          </w:tcPr>
          <w:p w14:paraId="0EA9077A" w14:textId="77777777" w:rsidR="00114AAF" w:rsidRPr="008A2E83" w:rsidRDefault="00114AAF" w:rsidP="00914C01">
            <w:pPr>
              <w:adjustRightInd w:val="0"/>
              <w:snapToGrid w:val="0"/>
              <w:jc w:val="center"/>
            </w:pPr>
          </w:p>
        </w:tc>
        <w:tc>
          <w:tcPr>
            <w:tcW w:w="2693" w:type="dxa"/>
            <w:gridSpan w:val="3"/>
            <w:tcBorders>
              <w:top w:val="single" w:sz="8" w:space="0" w:color="auto"/>
              <w:bottom w:val="single" w:sz="4" w:space="0" w:color="auto"/>
              <w:right w:val="single" w:sz="4" w:space="0" w:color="auto"/>
            </w:tcBorders>
            <w:vAlign w:val="center"/>
          </w:tcPr>
          <w:p w14:paraId="0590927D" w14:textId="77777777" w:rsidR="00114AAF" w:rsidRDefault="00114AAF" w:rsidP="00914C01">
            <w:pPr>
              <w:adjustRightInd w:val="0"/>
              <w:snapToGrid w:val="0"/>
              <w:jc w:val="center"/>
              <w:rPr>
                <w:rFonts w:eastAsia="DengXian"/>
              </w:rPr>
            </w:pPr>
            <m:oMathPara>
              <m:oMath>
                <m:r>
                  <w:rPr>
                    <w:rFonts w:ascii="Cambria Math" w:eastAsia="DengXian" w:hAnsi="Cambria Math"/>
                  </w:rPr>
                  <m:t>α=</m:t>
                </m:r>
                <m:sSup>
                  <m:sSupPr>
                    <m:ctrlPr>
                      <w:rPr>
                        <w:rFonts w:ascii="Cambria Math" w:eastAsia="DengXian" w:hAnsi="Cambria Math"/>
                        <w:i/>
                      </w:rPr>
                    </m:ctrlPr>
                  </m:sSupPr>
                  <m:e>
                    <m:r>
                      <w:rPr>
                        <w:rFonts w:ascii="Cambria Math" w:eastAsia="DengXian" w:hAnsi="Cambria Math"/>
                      </w:rPr>
                      <m:t>45</m:t>
                    </m:r>
                  </m:e>
                  <m:sup>
                    <m:r>
                      <w:rPr>
                        <w:rFonts w:ascii="Cambria Math" w:eastAsia="DengXian" w:hAnsi="Cambria Math"/>
                      </w:rPr>
                      <m:t>∘</m:t>
                    </m:r>
                  </m:sup>
                </m:sSup>
              </m:oMath>
            </m:oMathPara>
          </w:p>
        </w:tc>
        <w:tc>
          <w:tcPr>
            <w:tcW w:w="2761" w:type="dxa"/>
            <w:gridSpan w:val="3"/>
            <w:tcBorders>
              <w:top w:val="single" w:sz="8" w:space="0" w:color="auto"/>
              <w:left w:val="single" w:sz="4" w:space="0" w:color="auto"/>
              <w:bottom w:val="single" w:sz="4" w:space="0" w:color="auto"/>
              <w:right w:val="single" w:sz="4" w:space="0" w:color="auto"/>
            </w:tcBorders>
            <w:vAlign w:val="center"/>
          </w:tcPr>
          <w:p w14:paraId="16507D9C" w14:textId="77777777" w:rsidR="00114AAF" w:rsidRDefault="00114AAF" w:rsidP="00914C01">
            <w:pPr>
              <w:adjustRightInd w:val="0"/>
              <w:snapToGrid w:val="0"/>
              <w:jc w:val="center"/>
              <w:rPr>
                <w:rFonts w:eastAsia="DengXian"/>
              </w:rPr>
            </w:pPr>
            <m:oMathPara>
              <m:oMath>
                <m:r>
                  <w:rPr>
                    <w:rFonts w:ascii="Cambria Math" w:eastAsia="DengXian" w:hAnsi="Cambria Math"/>
                  </w:rPr>
                  <m:t>α=</m:t>
                </m:r>
                <m:sSup>
                  <m:sSupPr>
                    <m:ctrlPr>
                      <w:rPr>
                        <w:rFonts w:ascii="Cambria Math" w:eastAsia="DengXian" w:hAnsi="Cambria Math"/>
                        <w:i/>
                      </w:rPr>
                    </m:ctrlPr>
                  </m:sSupPr>
                  <m:e>
                    <m:r>
                      <w:rPr>
                        <w:rFonts w:ascii="Cambria Math" w:eastAsia="DengXian" w:hAnsi="Cambria Math"/>
                      </w:rPr>
                      <m:t>90</m:t>
                    </m:r>
                  </m:e>
                  <m:sup>
                    <m:r>
                      <w:rPr>
                        <w:rFonts w:ascii="Cambria Math" w:eastAsia="DengXian" w:hAnsi="Cambria Math"/>
                      </w:rPr>
                      <m:t>∘</m:t>
                    </m:r>
                  </m:sup>
                </m:sSup>
              </m:oMath>
            </m:oMathPara>
          </w:p>
        </w:tc>
        <w:tc>
          <w:tcPr>
            <w:tcW w:w="1917" w:type="dxa"/>
            <w:gridSpan w:val="2"/>
            <w:tcBorders>
              <w:top w:val="single" w:sz="8" w:space="0" w:color="auto"/>
              <w:left w:val="single" w:sz="4" w:space="0" w:color="auto"/>
              <w:bottom w:val="single" w:sz="4" w:space="0" w:color="auto"/>
            </w:tcBorders>
            <w:vAlign w:val="center"/>
          </w:tcPr>
          <w:p w14:paraId="28EF85FE" w14:textId="77777777" w:rsidR="00114AAF" w:rsidRDefault="00114AAF" w:rsidP="00914C01">
            <w:pPr>
              <w:adjustRightInd w:val="0"/>
              <w:snapToGrid w:val="0"/>
              <w:jc w:val="center"/>
              <w:rPr>
                <w:rFonts w:ascii="Calibri Light" w:eastAsia="DengXian Light" w:hAnsi="Calibri Light"/>
              </w:rPr>
            </w:pPr>
            <m:oMathPara>
              <m:oMath>
                <m:r>
                  <w:rPr>
                    <w:rFonts w:ascii="Cambria Math" w:eastAsia="DengXian" w:hAnsi="Cambria Math"/>
                  </w:rPr>
                  <m:t>α=</m:t>
                </m:r>
                <m:sSup>
                  <m:sSupPr>
                    <m:ctrlPr>
                      <w:rPr>
                        <w:rFonts w:ascii="Cambria Math" w:eastAsia="DengXian" w:hAnsi="Cambria Math"/>
                        <w:i/>
                      </w:rPr>
                    </m:ctrlPr>
                  </m:sSupPr>
                  <m:e>
                    <m:r>
                      <w:rPr>
                        <w:rFonts w:ascii="Cambria Math" w:eastAsia="DengXian" w:hAnsi="Cambria Math"/>
                      </w:rPr>
                      <m:t>135</m:t>
                    </m:r>
                  </m:e>
                  <m:sup>
                    <m:r>
                      <w:rPr>
                        <w:rFonts w:ascii="Cambria Math" w:eastAsia="DengXian" w:hAnsi="Cambria Math"/>
                      </w:rPr>
                      <m:t>∘</m:t>
                    </m:r>
                  </m:sup>
                </m:sSup>
              </m:oMath>
            </m:oMathPara>
          </w:p>
        </w:tc>
      </w:tr>
      <w:tr w:rsidR="00114AAF" w14:paraId="2C63645E" w14:textId="77777777" w:rsidTr="00114CFB">
        <w:trPr>
          <w:trHeight w:val="682"/>
          <w:jc w:val="center"/>
        </w:trPr>
        <w:tc>
          <w:tcPr>
            <w:tcW w:w="1985" w:type="dxa"/>
            <w:tcBorders>
              <w:top w:val="nil"/>
              <w:bottom w:val="single" w:sz="4" w:space="0" w:color="auto"/>
            </w:tcBorders>
            <w:vAlign w:val="center"/>
          </w:tcPr>
          <w:p w14:paraId="3B11ACCF" w14:textId="77777777" w:rsidR="00114AAF" w:rsidRPr="008A2E83" w:rsidRDefault="00114AAF" w:rsidP="00914C01">
            <w:pPr>
              <w:adjustRightInd w:val="0"/>
              <w:snapToGrid w:val="0"/>
              <w:jc w:val="center"/>
            </w:pPr>
            <w:r w:rsidRPr="008A2E83">
              <w:t>Parameter</w:t>
            </w:r>
          </w:p>
        </w:tc>
        <w:tc>
          <w:tcPr>
            <w:tcW w:w="850" w:type="dxa"/>
            <w:tcBorders>
              <w:top w:val="single" w:sz="4" w:space="0" w:color="auto"/>
              <w:bottom w:val="single" w:sz="4" w:space="0" w:color="auto"/>
            </w:tcBorders>
            <w:vAlign w:val="center"/>
          </w:tcPr>
          <w:p w14:paraId="301F5545" w14:textId="77777777" w:rsidR="00114AAF" w:rsidRPr="008A2E83" w:rsidRDefault="00000000" w:rsidP="00914C01">
            <w:pPr>
              <w:adjustRightInd w:val="0"/>
              <w:snapToGrid w:val="0"/>
              <w:jc w:val="center"/>
            </w:pP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,1</m:t>
                  </m:r>
                </m:sub>
              </m:sSub>
            </m:oMath>
            <w:r w:rsidR="00114AAF" w:rsidRPr="008A2E83">
              <w:t xml:space="preserve"> </w:t>
            </w:r>
          </w:p>
          <w:p w14:paraId="3D170A43" w14:textId="678E8C9A" w:rsidR="00114AAF" w:rsidRPr="008A2E83" w:rsidRDefault="00114AAF" w:rsidP="00914C01">
            <w:pPr>
              <w:adjustRightInd w:val="0"/>
              <w:snapToGrid w:val="0"/>
              <w:jc w:val="center"/>
            </w:pPr>
            <w:r w:rsidRPr="008A2E83">
              <w:t>[M</w:t>
            </w:r>
            <w:ins w:id="714" w:author="Janice Barton" w:date="2024-09-22T12:42:00Z" w16du:dateUtc="2024-09-22T11:42:00Z">
              <w:r w:rsidR="00152A00">
                <w:t>P</w:t>
              </w:r>
            </w:ins>
            <w:r w:rsidRPr="008A2E83">
              <w:t>a]</w:t>
            </w:r>
          </w:p>
        </w:tc>
        <w:tc>
          <w:tcPr>
            <w:tcW w:w="993" w:type="dxa"/>
            <w:tcBorders>
              <w:top w:val="single" w:sz="4" w:space="0" w:color="auto"/>
              <w:bottom w:val="single" w:sz="4" w:space="0" w:color="auto"/>
            </w:tcBorders>
            <w:vAlign w:val="center"/>
          </w:tcPr>
          <w:p w14:paraId="37F19025" w14:textId="4579F00B" w:rsidR="00114AAF" w:rsidRPr="008A2E83" w:rsidRDefault="00000000" w:rsidP="00914C01">
            <w:pPr>
              <w:adjustRightInd w:val="0"/>
              <w:snapToGrid w:val="0"/>
              <w:jc w:val="center"/>
            </w:pP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,2</m:t>
                  </m:r>
                </m:sub>
              </m:sSub>
            </m:oMath>
            <w:r w:rsidR="00114AAF" w:rsidRPr="008A2E83">
              <w:t xml:space="preserve"> [M</w:t>
            </w:r>
            <w:ins w:id="715" w:author="Janice Barton" w:date="2024-09-22T12:42:00Z" w16du:dateUtc="2024-09-22T11:42:00Z">
              <w:r w:rsidR="00152A00">
                <w:t>P</w:t>
              </w:r>
            </w:ins>
            <w:r w:rsidR="00114AAF" w:rsidRPr="008A2E83">
              <w:t>a]</w:t>
            </w:r>
          </w:p>
        </w:tc>
        <w:tc>
          <w:tcPr>
            <w:tcW w:w="850" w:type="dxa"/>
            <w:tcBorders>
              <w:top w:val="single" w:sz="4" w:space="0" w:color="auto"/>
              <w:bottom w:val="single" w:sz="4" w:space="0" w:color="auto"/>
              <w:right w:val="single" w:sz="4" w:space="0" w:color="auto"/>
            </w:tcBorders>
            <w:vAlign w:val="center"/>
          </w:tcPr>
          <w:p w14:paraId="4933B32F" w14:textId="77777777" w:rsidR="00114AAF" w:rsidRPr="008A2E83" w:rsidRDefault="00000000" w:rsidP="00914C01">
            <w:pPr>
              <w:adjustRightInd w:val="0"/>
              <w:snapToGrid w:val="0"/>
              <w:jc w:val="center"/>
            </w:pP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,3</m:t>
                  </m:r>
                </m:sub>
              </m:sSub>
            </m:oMath>
            <w:r w:rsidR="00114AAF" w:rsidRPr="008A2E83">
              <w:t xml:space="preserve"> </w:t>
            </w:r>
          </w:p>
          <w:p w14:paraId="5F6DE073" w14:textId="21DBDCE7" w:rsidR="00114AAF" w:rsidRPr="008A2E83" w:rsidRDefault="00114AAF" w:rsidP="00914C01">
            <w:pPr>
              <w:adjustRightInd w:val="0"/>
              <w:snapToGrid w:val="0"/>
              <w:jc w:val="center"/>
            </w:pPr>
            <w:r w:rsidRPr="008A2E83">
              <w:t>[M</w:t>
            </w:r>
            <w:ins w:id="716" w:author="Janice Barton" w:date="2024-09-22T12:42:00Z" w16du:dateUtc="2024-09-22T11:42:00Z">
              <w:r w:rsidR="00152A00">
                <w:t>P</w:t>
              </w:r>
            </w:ins>
            <w:r w:rsidRPr="008A2E83">
              <w:t>a]</w:t>
            </w:r>
          </w:p>
        </w:tc>
        <w:tc>
          <w:tcPr>
            <w:tcW w:w="992" w:type="dxa"/>
            <w:tcBorders>
              <w:top w:val="single" w:sz="4" w:space="0" w:color="auto"/>
              <w:left w:val="single" w:sz="4" w:space="0" w:color="auto"/>
              <w:bottom w:val="single" w:sz="4" w:space="0" w:color="auto"/>
            </w:tcBorders>
            <w:vAlign w:val="center"/>
          </w:tcPr>
          <w:p w14:paraId="15487578" w14:textId="77777777" w:rsidR="00114AAF" w:rsidRPr="008A2E83" w:rsidRDefault="00000000" w:rsidP="00914C01">
            <w:pPr>
              <w:adjustRightInd w:val="0"/>
              <w:snapToGrid w:val="0"/>
              <w:jc w:val="center"/>
            </w:pP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,4</m:t>
                  </m:r>
                </m:sub>
              </m:sSub>
            </m:oMath>
            <w:r w:rsidR="00114AAF" w:rsidRPr="008A2E83">
              <w:t xml:space="preserve"> </w:t>
            </w:r>
          </w:p>
          <w:p w14:paraId="17CF4055" w14:textId="61F3D896" w:rsidR="00114AAF" w:rsidRPr="008A2E83" w:rsidRDefault="00114AAF" w:rsidP="00914C01">
            <w:pPr>
              <w:adjustRightInd w:val="0"/>
              <w:snapToGrid w:val="0"/>
              <w:jc w:val="center"/>
            </w:pPr>
            <w:r w:rsidRPr="008A2E83">
              <w:t>[M</w:t>
            </w:r>
            <w:ins w:id="717" w:author="Janice Barton" w:date="2024-09-22T12:42:00Z" w16du:dateUtc="2024-09-22T11:42:00Z">
              <w:r w:rsidR="00152A00">
                <w:t>P</w:t>
              </w:r>
            </w:ins>
            <w:r w:rsidRPr="008A2E83">
              <w:t>a]</w:t>
            </w:r>
          </w:p>
        </w:tc>
        <w:tc>
          <w:tcPr>
            <w:tcW w:w="851" w:type="dxa"/>
            <w:tcBorders>
              <w:top w:val="single" w:sz="4" w:space="0" w:color="auto"/>
              <w:bottom w:val="single" w:sz="4" w:space="0" w:color="auto"/>
            </w:tcBorders>
            <w:vAlign w:val="center"/>
          </w:tcPr>
          <w:p w14:paraId="04E3B827" w14:textId="5F12E2AE" w:rsidR="00114AAF" w:rsidRPr="008A2E83" w:rsidRDefault="00000000" w:rsidP="00914C01">
            <w:pPr>
              <w:adjustRightInd w:val="0"/>
              <w:snapToGrid w:val="0"/>
              <w:jc w:val="center"/>
            </w:pP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,5</m:t>
                  </m:r>
                </m:sub>
              </m:sSub>
            </m:oMath>
            <w:r w:rsidR="00114AAF" w:rsidRPr="008A2E83">
              <w:t xml:space="preserve"> [M</w:t>
            </w:r>
            <w:ins w:id="718" w:author="Janice Barton" w:date="2024-09-22T12:42:00Z" w16du:dateUtc="2024-09-22T11:42:00Z">
              <w:r w:rsidR="00152A00">
                <w:t>P</w:t>
              </w:r>
            </w:ins>
            <w:r w:rsidR="00114AAF" w:rsidRPr="008A2E83">
              <w:t>a]</w:t>
            </w:r>
          </w:p>
        </w:tc>
        <w:tc>
          <w:tcPr>
            <w:tcW w:w="918" w:type="dxa"/>
            <w:tcBorders>
              <w:top w:val="single" w:sz="4" w:space="0" w:color="auto"/>
              <w:bottom w:val="single" w:sz="4" w:space="0" w:color="auto"/>
              <w:right w:val="single" w:sz="4" w:space="0" w:color="auto"/>
            </w:tcBorders>
            <w:vAlign w:val="center"/>
          </w:tcPr>
          <w:p w14:paraId="2F1C5748" w14:textId="063C6B30" w:rsidR="00114AAF" w:rsidRPr="008A2E83" w:rsidRDefault="00000000" w:rsidP="00914C01">
            <w:pPr>
              <w:adjustRightInd w:val="0"/>
              <w:snapToGrid w:val="0"/>
              <w:jc w:val="center"/>
              <w:rPr>
                <w:rFonts w:ascii="Calibri Light" w:eastAsia="DengXian Light" w:hAnsi="Calibri Light"/>
              </w:rPr>
            </w:pP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,6</m:t>
                  </m:r>
                </m:sub>
              </m:sSub>
            </m:oMath>
            <w:r w:rsidR="00114AAF" w:rsidRPr="008A2E83">
              <w:t xml:space="preserve"> [M</w:t>
            </w:r>
            <w:ins w:id="719" w:author="Janice Barton" w:date="2024-09-22T12:42:00Z" w16du:dateUtc="2024-09-22T11:42:00Z">
              <w:r w:rsidR="00152A00">
                <w:t>P</w:t>
              </w:r>
            </w:ins>
            <w:r w:rsidR="00114AAF" w:rsidRPr="008A2E83">
              <w:t>a]</w:t>
            </w:r>
          </w:p>
        </w:tc>
        <w:tc>
          <w:tcPr>
            <w:tcW w:w="855" w:type="dxa"/>
            <w:tcBorders>
              <w:top w:val="single" w:sz="4" w:space="0" w:color="auto"/>
              <w:left w:val="single" w:sz="4" w:space="0" w:color="auto"/>
              <w:bottom w:val="single" w:sz="4" w:space="0" w:color="auto"/>
            </w:tcBorders>
            <w:vAlign w:val="center"/>
          </w:tcPr>
          <w:p w14:paraId="6D4D37F3" w14:textId="271B4699" w:rsidR="00114AAF" w:rsidRPr="008A2E83" w:rsidRDefault="00000000" w:rsidP="00914C01">
            <w:pPr>
              <w:adjustRightInd w:val="0"/>
              <w:snapToGrid w:val="0"/>
              <w:jc w:val="center"/>
              <w:rPr>
                <w:rFonts w:ascii="Calibri Light" w:eastAsia="DengXian Light" w:hAnsi="Calibri Light"/>
              </w:rPr>
            </w:pP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,7</m:t>
                  </m:r>
                </m:sub>
              </m:sSub>
            </m:oMath>
            <w:r w:rsidR="00114AAF" w:rsidRPr="008A2E83">
              <w:t xml:space="preserve"> [M</w:t>
            </w:r>
            <w:ins w:id="720" w:author="Janice Barton" w:date="2024-09-22T12:42:00Z" w16du:dateUtc="2024-09-22T11:42:00Z">
              <w:r w:rsidR="00152A00">
                <w:t>P</w:t>
              </w:r>
            </w:ins>
            <w:r w:rsidR="00114AAF" w:rsidRPr="008A2E83">
              <w:t>a]</w:t>
            </w:r>
          </w:p>
        </w:tc>
        <w:tc>
          <w:tcPr>
            <w:tcW w:w="1062" w:type="dxa"/>
            <w:tcBorders>
              <w:top w:val="single" w:sz="4" w:space="0" w:color="auto"/>
              <w:bottom w:val="single" w:sz="4" w:space="0" w:color="auto"/>
            </w:tcBorders>
            <w:vAlign w:val="center"/>
          </w:tcPr>
          <w:p w14:paraId="46685A77" w14:textId="25886B75" w:rsidR="00114AAF" w:rsidRPr="008A2E83" w:rsidRDefault="00000000" w:rsidP="00914C01">
            <w:pPr>
              <w:adjustRightInd w:val="0"/>
              <w:snapToGrid w:val="0"/>
              <w:jc w:val="center"/>
              <w:rPr>
                <w:rFonts w:ascii="Calibri Light" w:eastAsia="DengXian Light" w:hAnsi="Calibri Light"/>
              </w:rPr>
            </w:pPr>
            <m:oMath>
              <m:sSub>
                <m:sSubPr>
                  <m:ctrlPr>
                    <w:rPr>
                      <w:rFonts w:ascii="Cambria Math" w:hAnsi="Cambria Math"/>
                      <w:i/>
                    </w:rPr>
                  </m:ctrlPr>
                </m:sSubPr>
                <m:e>
                  <m:r>
                    <w:rPr>
                      <w:rFonts w:ascii="Cambria Math" w:hAnsi="Cambria Math"/>
                    </w:rPr>
                    <m:t>b</m:t>
                  </m:r>
                </m:e>
                <m:sub>
                  <m:sSub>
                    <m:sSubPr>
                      <m:ctrlPr>
                        <w:rPr>
                          <w:rFonts w:ascii="Cambria Math" w:hAnsi="Cambria Math"/>
                        </w:rPr>
                      </m:ctrlPr>
                    </m:sSubPr>
                    <m:e>
                      <m:r>
                        <w:rPr>
                          <w:rFonts w:ascii="Cambria Math" w:hAnsi="Cambria Math"/>
                        </w:rPr>
                        <m:t>E</m:t>
                      </m:r>
                    </m:e>
                    <m:sub>
                      <m:r>
                        <m:rPr>
                          <m:sty m:val="p"/>
                        </m:rPr>
                        <w:rPr>
                          <w:rFonts w:ascii="Cambria Math" w:hAnsi="Cambria Math"/>
                        </w:rPr>
                        <m:t>1</m:t>
                      </m:r>
                    </m:sub>
                  </m:sSub>
                  <m:r>
                    <w:rPr>
                      <w:rFonts w:ascii="Cambria Math" w:hAnsi="Cambria Math"/>
                    </w:rPr>
                    <m:t>,8</m:t>
                  </m:r>
                </m:sub>
              </m:sSub>
            </m:oMath>
            <w:r w:rsidR="00114AAF" w:rsidRPr="008A2E83">
              <w:t xml:space="preserve"> [M</w:t>
            </w:r>
            <w:ins w:id="721" w:author="Janice Barton" w:date="2024-09-22T12:43:00Z" w16du:dateUtc="2024-09-22T11:43:00Z">
              <w:r w:rsidR="00152A00">
                <w:t>P</w:t>
              </w:r>
            </w:ins>
            <w:r w:rsidR="00114AAF" w:rsidRPr="008A2E83">
              <w:t>a]</w:t>
            </w:r>
          </w:p>
        </w:tc>
      </w:tr>
      <w:tr w:rsidR="00114AAF" w14:paraId="14E0D228" w14:textId="77777777" w:rsidTr="00114CFB">
        <w:trPr>
          <w:trHeight w:val="107"/>
          <w:jc w:val="center"/>
        </w:trPr>
        <w:tc>
          <w:tcPr>
            <w:tcW w:w="1985" w:type="dxa"/>
            <w:vAlign w:val="center"/>
          </w:tcPr>
          <w:p w14:paraId="7C0E3B84" w14:textId="77777777" w:rsidR="00114AAF" w:rsidRPr="008A2E83" w:rsidRDefault="00114AAF" w:rsidP="00914C01">
            <w:pPr>
              <w:adjustRightInd w:val="0"/>
              <w:snapToGrid w:val="0"/>
              <w:jc w:val="center"/>
            </w:pPr>
            <w:r w:rsidRPr="008A2E83">
              <w:t>Posterior mean</w:t>
            </w:r>
          </w:p>
          <w:p w14:paraId="490E4132" w14:textId="77777777" w:rsidR="00114AAF" w:rsidRPr="008A2E83" w:rsidRDefault="00114AAF" w:rsidP="00914C01">
            <w:pPr>
              <w:adjustRightInd w:val="0"/>
              <w:snapToGrid w:val="0"/>
              <w:jc w:val="center"/>
            </w:pPr>
            <w:r w:rsidRPr="008A2E83">
              <w:t>(standard deviation)</w:t>
            </w:r>
          </w:p>
        </w:tc>
        <w:tc>
          <w:tcPr>
            <w:tcW w:w="850" w:type="dxa"/>
            <w:tcBorders>
              <w:bottom w:val="single" w:sz="8" w:space="0" w:color="auto"/>
            </w:tcBorders>
            <w:vAlign w:val="center"/>
          </w:tcPr>
          <w:p w14:paraId="42E7F9F3" w14:textId="0B1ECB26" w:rsidR="00114AAF" w:rsidRPr="008A2E83" w:rsidRDefault="00114AAF" w:rsidP="00914C01">
            <w:pPr>
              <w:adjustRightInd w:val="0"/>
              <w:snapToGrid w:val="0"/>
              <w:jc w:val="center"/>
            </w:pPr>
            <w:r w:rsidRPr="008A2E83">
              <w:t>-</w:t>
            </w:r>
            <w:ins w:id="722" w:author="Karim Anaya-Izquierdo" w:date="2024-11-21T21:16:00Z" w16du:dateUtc="2024-11-21T21:16:00Z">
              <w:r w:rsidR="00EA6446">
                <w:t>2901</w:t>
              </w:r>
            </w:ins>
            <w:del w:id="723" w:author="Karim Anaya-Izquierdo" w:date="2024-11-21T21:16:00Z" w16du:dateUtc="2024-11-21T21:16:00Z">
              <w:r w:rsidDel="00EA6446">
                <w:delText>3840</w:delText>
              </w:r>
            </w:del>
          </w:p>
          <w:p w14:paraId="586CB080" w14:textId="606FB436" w:rsidR="00114AAF" w:rsidRPr="008A2E83" w:rsidRDefault="00114AAF" w:rsidP="00914C01">
            <w:pPr>
              <w:adjustRightInd w:val="0"/>
              <w:snapToGrid w:val="0"/>
              <w:jc w:val="center"/>
            </w:pPr>
            <w:r w:rsidRPr="008A2E83">
              <w:t>(</w:t>
            </w:r>
            <w:r>
              <w:t>6</w:t>
            </w:r>
            <w:ins w:id="724" w:author="Karim Anaya-Izquierdo" w:date="2024-11-21T21:16:00Z" w16du:dateUtc="2024-11-21T21:16:00Z">
              <w:r w:rsidR="00C615BE">
                <w:t>3</w:t>
              </w:r>
            </w:ins>
            <w:ins w:id="725" w:author="Karim Anaya-Izquierdo" w:date="2024-11-21T21:17:00Z" w16du:dateUtc="2024-11-21T21:17:00Z">
              <w:r w:rsidR="00DF7267">
                <w:t>2</w:t>
              </w:r>
            </w:ins>
            <w:del w:id="726" w:author="Karim Anaya-Izquierdo" w:date="2024-11-21T21:16:00Z" w16du:dateUtc="2024-11-21T21:16:00Z">
              <w:r w:rsidDel="00C615BE">
                <w:delText>96</w:delText>
              </w:r>
            </w:del>
            <w:r w:rsidRPr="008A2E83">
              <w:t>)</w:t>
            </w:r>
          </w:p>
        </w:tc>
        <w:tc>
          <w:tcPr>
            <w:tcW w:w="993" w:type="dxa"/>
            <w:tcBorders>
              <w:bottom w:val="single" w:sz="8" w:space="0" w:color="auto"/>
            </w:tcBorders>
            <w:vAlign w:val="center"/>
          </w:tcPr>
          <w:p w14:paraId="5CBBF471" w14:textId="77760A60" w:rsidR="00114AAF" w:rsidRPr="008A2E83" w:rsidRDefault="00C615BE" w:rsidP="00914C01">
            <w:pPr>
              <w:adjustRightInd w:val="0"/>
              <w:snapToGrid w:val="0"/>
              <w:jc w:val="center"/>
            </w:pPr>
            <w:ins w:id="727" w:author="Karim Anaya-Izquierdo" w:date="2024-11-21T21:16:00Z" w16du:dateUtc="2024-11-21T21:16:00Z">
              <w:r>
                <w:t>559</w:t>
              </w:r>
            </w:ins>
            <w:del w:id="728" w:author="Karim Anaya-Izquierdo" w:date="2024-11-21T21:16:00Z" w16du:dateUtc="2024-11-21T21:16:00Z">
              <w:r w:rsidR="00114AAF" w:rsidDel="00C615BE">
                <w:delText>935</w:delText>
              </w:r>
            </w:del>
          </w:p>
          <w:p w14:paraId="319D7A01" w14:textId="3B0A26D3" w:rsidR="00114AAF" w:rsidRPr="008A2E83" w:rsidRDefault="00114AAF" w:rsidP="00914C01">
            <w:pPr>
              <w:adjustRightInd w:val="0"/>
              <w:snapToGrid w:val="0"/>
              <w:jc w:val="center"/>
            </w:pPr>
            <w:r w:rsidRPr="008A2E83">
              <w:t>(</w:t>
            </w:r>
            <w:ins w:id="729" w:author="Karim Anaya-Izquierdo" w:date="2024-11-21T21:16:00Z" w16du:dateUtc="2024-11-21T21:16:00Z">
              <w:r w:rsidR="00C615BE">
                <w:t>580</w:t>
              </w:r>
            </w:ins>
            <w:del w:id="730" w:author="Karim Anaya-Izquierdo" w:date="2024-11-21T21:16:00Z" w16du:dateUtc="2024-11-21T21:16:00Z">
              <w:r w:rsidDel="00C615BE">
                <w:delText>687</w:delText>
              </w:r>
            </w:del>
            <w:r w:rsidRPr="008A2E83">
              <w:t>)</w:t>
            </w:r>
          </w:p>
        </w:tc>
        <w:tc>
          <w:tcPr>
            <w:tcW w:w="850" w:type="dxa"/>
            <w:tcBorders>
              <w:bottom w:val="single" w:sz="8" w:space="0" w:color="auto"/>
              <w:right w:val="single" w:sz="4" w:space="0" w:color="auto"/>
            </w:tcBorders>
            <w:vAlign w:val="center"/>
          </w:tcPr>
          <w:p w14:paraId="015E41DF" w14:textId="5429301E" w:rsidR="00114AAF" w:rsidRPr="008A2E83" w:rsidRDefault="00C615BE" w:rsidP="00914C01">
            <w:pPr>
              <w:adjustRightInd w:val="0"/>
              <w:snapToGrid w:val="0"/>
              <w:jc w:val="center"/>
            </w:pPr>
            <w:ins w:id="731" w:author="Karim Anaya-Izquierdo" w:date="2024-11-21T21:17:00Z" w16du:dateUtc="2024-11-21T21:17:00Z">
              <w:r>
                <w:t>1697</w:t>
              </w:r>
            </w:ins>
            <w:del w:id="732" w:author="Karim Anaya-Izquierdo" w:date="2024-11-21T21:17:00Z" w16du:dateUtc="2024-11-21T21:17:00Z">
              <w:r w:rsidR="00114AAF" w:rsidDel="00C615BE">
                <w:delText>2471</w:delText>
              </w:r>
            </w:del>
          </w:p>
          <w:p w14:paraId="1811C2C2" w14:textId="770F9E4F" w:rsidR="00114AAF" w:rsidRPr="008A2E83" w:rsidRDefault="00114AAF" w:rsidP="00914C01">
            <w:pPr>
              <w:adjustRightInd w:val="0"/>
              <w:snapToGrid w:val="0"/>
              <w:jc w:val="center"/>
            </w:pPr>
            <w:r w:rsidRPr="008A2E83">
              <w:t>(</w:t>
            </w:r>
            <w:r>
              <w:t>6</w:t>
            </w:r>
            <w:ins w:id="733" w:author="Karim Anaya-Izquierdo" w:date="2024-11-21T21:17:00Z" w16du:dateUtc="2024-11-21T21:17:00Z">
              <w:r w:rsidR="00DF7267">
                <w:t>21</w:t>
              </w:r>
            </w:ins>
            <w:del w:id="734" w:author="Karim Anaya-Izquierdo" w:date="2024-11-21T21:17:00Z" w16du:dateUtc="2024-11-21T21:17:00Z">
              <w:r w:rsidDel="00DF7267">
                <w:delText>77</w:delText>
              </w:r>
            </w:del>
            <w:r w:rsidRPr="008A2E83">
              <w:t>)</w:t>
            </w:r>
          </w:p>
        </w:tc>
        <w:tc>
          <w:tcPr>
            <w:tcW w:w="992" w:type="dxa"/>
            <w:tcBorders>
              <w:left w:val="single" w:sz="4" w:space="0" w:color="auto"/>
              <w:bottom w:val="single" w:sz="8" w:space="0" w:color="auto"/>
            </w:tcBorders>
            <w:vAlign w:val="center"/>
          </w:tcPr>
          <w:p w14:paraId="7C694F89" w14:textId="6214C309" w:rsidR="00114AAF" w:rsidRPr="008A2E83" w:rsidRDefault="00DF7267" w:rsidP="00914C01">
            <w:pPr>
              <w:adjustRightInd w:val="0"/>
              <w:snapToGrid w:val="0"/>
              <w:jc w:val="center"/>
            </w:pPr>
            <w:ins w:id="735" w:author="Karim Anaya-Izquierdo" w:date="2024-11-21T21:17:00Z" w16du:dateUtc="2024-11-21T21:17:00Z">
              <w:r>
                <w:t>1527</w:t>
              </w:r>
            </w:ins>
            <w:del w:id="736" w:author="Karim Anaya-Izquierdo" w:date="2024-11-21T21:17:00Z" w16du:dateUtc="2024-11-21T21:17:00Z">
              <w:r w:rsidR="00114AAF" w:rsidDel="00DF7267">
                <w:delText>811</w:delText>
              </w:r>
            </w:del>
          </w:p>
          <w:p w14:paraId="6F1D35E9" w14:textId="6A4BF2B2" w:rsidR="00114AAF" w:rsidRPr="008A2E83" w:rsidRDefault="00114AAF" w:rsidP="00914C01">
            <w:pPr>
              <w:adjustRightInd w:val="0"/>
              <w:snapToGrid w:val="0"/>
              <w:jc w:val="center"/>
            </w:pPr>
            <w:r w:rsidRPr="008A2E83">
              <w:t>(</w:t>
            </w:r>
            <w:ins w:id="737" w:author="Karim Anaya-Izquierdo" w:date="2024-11-21T21:17:00Z" w16du:dateUtc="2024-11-21T21:17:00Z">
              <w:r w:rsidR="00DF7267">
                <w:t>562</w:t>
              </w:r>
            </w:ins>
            <w:del w:id="738" w:author="Karim Anaya-Izquierdo" w:date="2024-11-21T21:17:00Z" w16du:dateUtc="2024-11-21T21:17:00Z">
              <w:r w:rsidDel="00DF7267">
                <w:delText>608</w:delText>
              </w:r>
            </w:del>
            <w:r w:rsidRPr="008A2E83">
              <w:t>)</w:t>
            </w:r>
          </w:p>
        </w:tc>
        <w:tc>
          <w:tcPr>
            <w:tcW w:w="851" w:type="dxa"/>
            <w:tcBorders>
              <w:bottom w:val="single" w:sz="8" w:space="0" w:color="auto"/>
            </w:tcBorders>
            <w:vAlign w:val="center"/>
          </w:tcPr>
          <w:p w14:paraId="4EAA2CE5" w14:textId="2FC4D1BB" w:rsidR="00114AAF" w:rsidRPr="008A2E83" w:rsidRDefault="00114AAF" w:rsidP="00914C01">
            <w:pPr>
              <w:adjustRightInd w:val="0"/>
              <w:snapToGrid w:val="0"/>
              <w:jc w:val="center"/>
            </w:pPr>
            <w:r w:rsidRPr="008A2E83">
              <w:t>-</w:t>
            </w:r>
            <w:ins w:id="739" w:author="Karim Anaya-Izquierdo" w:date="2024-11-21T21:17:00Z" w16du:dateUtc="2024-11-21T21:17:00Z">
              <w:r w:rsidR="00DF7267">
                <w:t>399</w:t>
              </w:r>
            </w:ins>
            <w:del w:id="740" w:author="Karim Anaya-Izquierdo" w:date="2024-11-21T21:17:00Z" w16du:dateUtc="2024-11-21T21:17:00Z">
              <w:r w:rsidDel="00DF7267">
                <w:delText>1964</w:delText>
              </w:r>
            </w:del>
          </w:p>
          <w:p w14:paraId="718933C4" w14:textId="63FC16CD" w:rsidR="00114AAF" w:rsidRPr="008A2E83" w:rsidRDefault="00114AAF" w:rsidP="00914C01">
            <w:pPr>
              <w:adjustRightInd w:val="0"/>
              <w:snapToGrid w:val="0"/>
              <w:jc w:val="center"/>
            </w:pPr>
            <w:r w:rsidRPr="008A2E83">
              <w:t>(</w:t>
            </w:r>
            <w:r>
              <w:t>6</w:t>
            </w:r>
            <w:ins w:id="741" w:author="Karim Anaya-Izquierdo" w:date="2024-11-21T21:17:00Z" w16du:dateUtc="2024-11-21T21:17:00Z">
              <w:r w:rsidR="00DE1542">
                <w:t>17</w:t>
              </w:r>
            </w:ins>
            <w:del w:id="742" w:author="Karim Anaya-Izquierdo" w:date="2024-11-21T21:17:00Z" w16du:dateUtc="2024-11-21T21:17:00Z">
              <w:r w:rsidDel="00DE1542">
                <w:delText>46</w:delText>
              </w:r>
            </w:del>
            <w:r w:rsidRPr="008A2E83">
              <w:t>)</w:t>
            </w:r>
          </w:p>
        </w:tc>
        <w:tc>
          <w:tcPr>
            <w:tcW w:w="918" w:type="dxa"/>
            <w:tcBorders>
              <w:bottom w:val="single" w:sz="8" w:space="0" w:color="auto"/>
              <w:right w:val="single" w:sz="4" w:space="0" w:color="auto"/>
            </w:tcBorders>
            <w:vAlign w:val="center"/>
          </w:tcPr>
          <w:p w14:paraId="3793D998" w14:textId="72B38608" w:rsidR="00114AAF" w:rsidRPr="008A2E83" w:rsidRDefault="00F2606E" w:rsidP="00914C01">
            <w:pPr>
              <w:adjustRightInd w:val="0"/>
              <w:snapToGrid w:val="0"/>
              <w:jc w:val="center"/>
            </w:pPr>
            <w:ins w:id="743" w:author="Karim Anaya-Izquierdo" w:date="2024-11-21T21:18:00Z" w16du:dateUtc="2024-11-21T21:18:00Z">
              <w:r>
                <w:t>696</w:t>
              </w:r>
            </w:ins>
            <w:del w:id="744" w:author="Karim Anaya-Izquierdo" w:date="2024-11-21T21:18:00Z" w16du:dateUtc="2024-11-21T21:18:00Z">
              <w:r w:rsidR="00114AAF" w:rsidRPr="008A2E83" w:rsidDel="00F2606E">
                <w:delText>-</w:delText>
              </w:r>
              <w:r w:rsidR="00114AAF" w:rsidDel="00F2606E">
                <w:delText>576</w:delText>
              </w:r>
            </w:del>
          </w:p>
          <w:p w14:paraId="3E0F6B91" w14:textId="41F86E16" w:rsidR="00114AAF" w:rsidRPr="008A2E83" w:rsidRDefault="00114AAF" w:rsidP="00914C01">
            <w:pPr>
              <w:adjustRightInd w:val="0"/>
              <w:snapToGrid w:val="0"/>
              <w:jc w:val="center"/>
            </w:pPr>
            <w:r w:rsidRPr="008A2E83">
              <w:t>(</w:t>
            </w:r>
            <w:ins w:id="745" w:author="Karim Anaya-Izquierdo" w:date="2024-11-21T21:18:00Z" w16du:dateUtc="2024-11-21T21:18:00Z">
              <w:r w:rsidR="00F2606E">
                <w:t>589</w:t>
              </w:r>
            </w:ins>
            <w:del w:id="746" w:author="Karim Anaya-Izquierdo" w:date="2024-11-21T21:18:00Z" w16du:dateUtc="2024-11-21T21:18:00Z">
              <w:r w:rsidDel="00F2606E">
                <w:delText>655</w:delText>
              </w:r>
            </w:del>
            <w:r w:rsidRPr="008A2E83">
              <w:t>)</w:t>
            </w:r>
          </w:p>
        </w:tc>
        <w:tc>
          <w:tcPr>
            <w:tcW w:w="855" w:type="dxa"/>
            <w:tcBorders>
              <w:left w:val="single" w:sz="4" w:space="0" w:color="auto"/>
            </w:tcBorders>
            <w:vAlign w:val="center"/>
          </w:tcPr>
          <w:p w14:paraId="709E8139" w14:textId="3003816D" w:rsidR="00114AAF" w:rsidRPr="008A2E83" w:rsidRDefault="00114AAF" w:rsidP="00914C01">
            <w:pPr>
              <w:adjustRightInd w:val="0"/>
              <w:snapToGrid w:val="0"/>
              <w:jc w:val="center"/>
            </w:pPr>
            <w:r w:rsidRPr="008A2E83">
              <w:t>-</w:t>
            </w:r>
            <w:r>
              <w:t>1</w:t>
            </w:r>
            <w:ins w:id="747" w:author="Karim Anaya-Izquierdo" w:date="2024-11-21T21:18:00Z" w16du:dateUtc="2024-11-21T21:18:00Z">
              <w:r w:rsidR="00F2606E">
                <w:t>685</w:t>
              </w:r>
            </w:ins>
            <w:del w:id="748" w:author="Karim Anaya-Izquierdo" w:date="2024-11-21T21:18:00Z" w16du:dateUtc="2024-11-21T21:18:00Z">
              <w:r w:rsidDel="00F2606E">
                <w:delText>764</w:delText>
              </w:r>
            </w:del>
          </w:p>
          <w:p w14:paraId="0BD068F6" w14:textId="6AF52774" w:rsidR="00114AAF" w:rsidRPr="008A2E83" w:rsidRDefault="00114AAF" w:rsidP="00914C01">
            <w:pPr>
              <w:adjustRightInd w:val="0"/>
              <w:snapToGrid w:val="0"/>
              <w:jc w:val="center"/>
            </w:pPr>
            <w:r w:rsidRPr="008A2E83">
              <w:t>(</w:t>
            </w:r>
            <w:r>
              <w:t>7</w:t>
            </w:r>
            <w:ins w:id="749" w:author="Karim Anaya-Izquierdo" w:date="2024-11-21T21:18:00Z" w16du:dateUtc="2024-11-21T21:18:00Z">
              <w:r w:rsidR="00F2606E">
                <w:t>21</w:t>
              </w:r>
            </w:ins>
            <w:del w:id="750" w:author="Karim Anaya-Izquierdo" w:date="2024-11-21T21:18:00Z" w16du:dateUtc="2024-11-21T21:18:00Z">
              <w:r w:rsidDel="00F2606E">
                <w:delText>07</w:delText>
              </w:r>
            </w:del>
            <w:r w:rsidRPr="008A2E83">
              <w:t>)</w:t>
            </w:r>
          </w:p>
        </w:tc>
        <w:tc>
          <w:tcPr>
            <w:tcW w:w="1062" w:type="dxa"/>
            <w:vAlign w:val="center"/>
          </w:tcPr>
          <w:p w14:paraId="55576594" w14:textId="578BDDEA" w:rsidR="00114AAF" w:rsidRPr="008A2E83" w:rsidRDefault="00F2606E" w:rsidP="00914C01">
            <w:pPr>
              <w:adjustRightInd w:val="0"/>
              <w:snapToGrid w:val="0"/>
              <w:jc w:val="center"/>
            </w:pPr>
            <w:ins w:id="751" w:author="Karim Anaya-Izquierdo" w:date="2024-11-21T21:18:00Z" w16du:dateUtc="2024-11-21T21:18:00Z">
              <w:r>
                <w:t>93</w:t>
              </w:r>
              <w:r w:rsidR="00854745">
                <w:t>9</w:t>
              </w:r>
            </w:ins>
            <w:del w:id="752" w:author="Karim Anaya-Izquierdo" w:date="2024-11-21T21:18:00Z" w16du:dateUtc="2024-11-21T21:18:00Z">
              <w:r w:rsidR="00114AAF" w:rsidDel="00F2606E">
                <w:delText>777</w:delText>
              </w:r>
            </w:del>
            <w:r w:rsidR="00114AAF" w:rsidRPr="008A2E83">
              <w:t xml:space="preserve"> (</w:t>
            </w:r>
            <w:ins w:id="753" w:author="Karim Anaya-Izquierdo" w:date="2024-11-21T21:18:00Z" w16du:dateUtc="2024-11-21T21:18:00Z">
              <w:r w:rsidR="00854745">
                <w:t>718</w:t>
              </w:r>
            </w:ins>
            <w:del w:id="754" w:author="Karim Anaya-Izquierdo" w:date="2024-11-21T21:18:00Z" w16du:dateUtc="2024-11-21T21:18:00Z">
              <w:r w:rsidR="00114AAF" w:rsidDel="00854745">
                <w:delText>676</w:delText>
              </w:r>
            </w:del>
            <w:r w:rsidR="00114AAF" w:rsidRPr="008A2E83">
              <w:t>)</w:t>
            </w:r>
          </w:p>
        </w:tc>
      </w:tr>
    </w:tbl>
    <w:p w14:paraId="40EDD8F4" w14:textId="77777777" w:rsidR="00114AAF" w:rsidRPr="00114AAF" w:rsidRDefault="00114AAF" w:rsidP="00525C71"/>
    <w:p w14:paraId="6E12B2BF" w14:textId="1196B885" w:rsidR="002F5E8E" w:rsidRDefault="006A0EC0" w:rsidP="00B37C15">
      <w:pPr>
        <w:keepNext/>
        <w:jc w:val="center"/>
      </w:pPr>
      <w:del w:id="755" w:author="Karim Anaya-Izquierdo" w:date="2024-11-21T21:21:00Z" w16du:dateUtc="2024-11-21T21:21:00Z">
        <w:r w:rsidDel="00612F6C">
          <w:rPr>
            <w:noProof/>
          </w:rPr>
          <w:lastRenderedPageBreak/>
          <w:drawing>
            <wp:inline distT="0" distB="0" distL="0" distR="0" wp14:anchorId="55C96001" wp14:editId="103F3441">
              <wp:extent cx="4680000" cy="7016889"/>
              <wp:effectExtent l="0" t="0" r="6350" b="0"/>
              <wp:docPr id="882568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80000" cy="7016889"/>
                      </a:xfrm>
                      <a:prstGeom prst="rect">
                        <a:avLst/>
                      </a:prstGeom>
                      <a:noFill/>
                      <a:ln>
                        <a:noFill/>
                      </a:ln>
                    </pic:spPr>
                  </pic:pic>
                </a:graphicData>
              </a:graphic>
            </wp:inline>
          </w:drawing>
        </w:r>
      </w:del>
      <w:ins w:id="756" w:author="Karim Anaya-Izquierdo" w:date="2024-11-21T21:21:00Z" w16du:dateUtc="2024-11-21T21:21:00Z">
        <w:r w:rsidR="00302592">
          <w:rPr>
            <w:noProof/>
          </w:rPr>
          <w:drawing>
            <wp:inline distT="0" distB="0" distL="0" distR="0" wp14:anchorId="5E317B4A" wp14:editId="0095AFFF">
              <wp:extent cx="5138871" cy="7708307"/>
              <wp:effectExtent l="0" t="0" r="5080" b="635"/>
              <wp:docPr id="774293032" name="Picture 17" descr="A comparison of the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93032" name="Picture 17" descr="A comparison of the different types of data&#10;&#10;Description automatically generated with medium confidenc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15314" cy="7822971"/>
                      </a:xfrm>
                      <a:prstGeom prst="rect">
                        <a:avLst/>
                      </a:prstGeom>
                    </pic:spPr>
                  </pic:pic>
                </a:graphicData>
              </a:graphic>
            </wp:inline>
          </w:drawing>
        </w:r>
      </w:ins>
    </w:p>
    <w:p w14:paraId="03478F3D" w14:textId="5008CE86" w:rsidR="002879AA" w:rsidRDefault="008E67D0" w:rsidP="00B46DA2">
      <w:pPr>
        <w:pStyle w:val="Caption"/>
      </w:pPr>
      <w:bookmarkStart w:id="757" w:name="_Ref148946705"/>
      <w:bookmarkStart w:id="758" w:name="_Ref148946701"/>
      <w:r>
        <w:t xml:space="preserve">Figure </w:t>
      </w:r>
      <w:fldSimple w:instr=" SEQ Figure \* ARABIC ">
        <w:ins w:id="759" w:author="Tobias Laux" w:date="2024-09-09T14:37:00Z" w16du:dateUtc="2024-09-09T13:37:00Z">
          <w:r w:rsidR="00F14821">
            <w:rPr>
              <w:noProof/>
            </w:rPr>
            <w:t>12</w:t>
          </w:r>
        </w:ins>
      </w:fldSimple>
      <w:bookmarkEnd w:id="757"/>
      <w:r>
        <w:t xml:space="preserve">. </w:t>
      </w:r>
      <w:r w:rsidR="0003571F">
        <w:t>Prediction of load</w:t>
      </w:r>
      <w:r w:rsidR="00495127">
        <w:t>-</w:t>
      </w:r>
      <w:r w:rsidR="0003571F">
        <w:t>extension curves</w:t>
      </w:r>
      <w:r w:rsidR="009D771E">
        <w:t xml:space="preserve"> with </w:t>
      </w:r>
      <w:r w:rsidR="00495127">
        <w:t xml:space="preserve">latent bias </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sub>
        </m:sSub>
      </m:oMath>
      <w:bookmarkEnd w:id="758"/>
      <w:r w:rsidR="00B1165B">
        <w:t>.</w:t>
      </w:r>
    </w:p>
    <w:p w14:paraId="6AC0A5C9" w14:textId="67AF6972" w:rsidR="002D7BBB" w:rsidRDefault="00A07EF1" w:rsidP="00760D70">
      <w:ins w:id="760" w:author="Karim Anaya-Izquierdo" w:date="2024-09-19T11:38:00Z" w16du:dateUtc="2024-09-19T10:38:00Z">
        <w:r>
          <w:t>P</w:t>
        </w:r>
      </w:ins>
      <w:r w:rsidR="003C45F2">
        <w:t xml:space="preserve">osterior </w:t>
      </w:r>
      <w:r w:rsidR="004C5D35">
        <w:t xml:space="preserve">predictions of </w:t>
      </w:r>
      <w:r w:rsidR="00D12B95">
        <w:t xml:space="preserve">load-extension </w:t>
      </w:r>
      <w:proofErr w:type="gramStart"/>
      <w:r w:rsidR="00D12B95">
        <w:t>curves</w:t>
      </w:r>
      <w:proofErr w:type="gramEnd"/>
      <w:r w:rsidR="00D12B95">
        <w:t xml:space="preserve"> </w:t>
      </w:r>
      <w:r w:rsidR="000C43C9">
        <w:t>that</w:t>
      </w:r>
      <w:r w:rsidR="00616880">
        <w:t xml:space="preserve"> account for the latent bias</w:t>
      </w:r>
      <w:ins w:id="761" w:author="Janice Barton" w:date="2024-09-22T12:47:00Z" w16du:dateUtc="2024-09-22T11:47:00Z">
        <w:r w:rsidR="000C43C9">
          <w:t>,</w:t>
        </w:r>
      </w:ins>
      <w:ins w:id="762" w:author="Karim Anaya-Izquierdo" w:date="2024-09-18T18:14:00Z" w16du:dateUtc="2024-09-18T17:14:00Z">
        <w:r w:rsidR="00616880">
          <w:t xml:space="preserve"> </w:t>
        </w:r>
      </w:ins>
      <m:oMath>
        <m:sSub>
          <m:sSubPr>
            <m:ctrlPr>
              <w:ins w:id="763" w:author="Karim Anaya-Izquierdo" w:date="2024-09-18T18:14:00Z" w16du:dateUtc="2024-09-18T17:14:00Z">
                <w:rPr>
                  <w:rFonts w:ascii="Cambria Math" w:hAnsi="Cambria Math"/>
                  <w:i/>
                </w:rPr>
              </w:ins>
            </m:ctrlPr>
          </m:sSubPr>
          <m:e>
            <m:r>
              <w:ins w:id="764" w:author="Karim Anaya-Izquierdo" w:date="2024-09-18T18:14:00Z" w16du:dateUtc="2024-09-18T17:14:00Z">
                <w:rPr>
                  <w:rFonts w:ascii="Cambria Math" w:hAnsi="Cambria Math"/>
                </w:rPr>
                <m:t>b</m:t>
              </w:ins>
            </m:r>
          </m:e>
          <m:sub>
            <m:sSub>
              <m:sSubPr>
                <m:ctrlPr>
                  <w:ins w:id="765" w:author="Karim Anaya-Izquierdo" w:date="2024-09-18T18:14:00Z" w16du:dateUtc="2024-09-18T17:14:00Z">
                    <w:rPr>
                      <w:rFonts w:ascii="Cambria Math" w:hAnsi="Cambria Math"/>
                    </w:rPr>
                  </w:ins>
                </m:ctrlPr>
              </m:sSubPr>
              <m:e>
                <m:r>
                  <w:ins w:id="766" w:author="Karim Anaya-Izquierdo" w:date="2024-09-18T18:14:00Z" w16du:dateUtc="2024-09-18T17:14:00Z">
                    <w:rPr>
                      <w:rFonts w:ascii="Cambria Math" w:hAnsi="Cambria Math"/>
                    </w:rPr>
                    <m:t>E</m:t>
                  </w:ins>
                </m:r>
              </m:e>
              <m:sub>
                <m:r>
                  <w:ins w:id="767" w:author="Karim Anaya-Izquierdo" w:date="2024-09-18T18:14:00Z" w16du:dateUtc="2024-09-18T17:14:00Z">
                    <m:rPr>
                      <m:sty m:val="p"/>
                    </m:rPr>
                    <w:rPr>
                      <w:rFonts w:ascii="Cambria Math" w:hAnsi="Cambria Math"/>
                    </w:rPr>
                    <m:t>1</m:t>
                  </w:ins>
                </m:r>
              </m:sub>
            </m:sSub>
          </m:sub>
        </m:sSub>
      </m:oMath>
      <w:ins w:id="768" w:author="Karim Anaya-Izquierdo" w:date="2024-09-18T18:13:00Z" w16du:dateUtc="2024-09-18T17:13:00Z">
        <w:r w:rsidR="00616880">
          <w:t xml:space="preserve">, </w:t>
        </w:r>
      </w:ins>
      <w:r w:rsidR="00D12B95">
        <w:t xml:space="preserve">are </w:t>
      </w:r>
      <w:r w:rsidR="003C45F2">
        <w:t xml:space="preserve">shown </w:t>
      </w:r>
      <w:r w:rsidR="00D12B95">
        <w:t xml:space="preserve">in </w:t>
      </w:r>
      <w:r w:rsidR="00D12B95">
        <w:fldChar w:fldCharType="begin"/>
      </w:r>
      <w:r w:rsidR="00D12B95">
        <w:instrText xml:space="preserve"> REF _Ref148946705 \h </w:instrText>
      </w:r>
      <w:r w:rsidR="00D12B95">
        <w:fldChar w:fldCharType="separate"/>
      </w:r>
      <w:ins w:id="769" w:author="Tobias Laux" w:date="2024-09-09T22:37:00Z" w16du:dateUtc="2024-09-09T21:37:00Z">
        <w:r w:rsidR="003C45F2">
          <w:t xml:space="preserve">Figure </w:t>
        </w:r>
        <w:r w:rsidR="003C45F2">
          <w:rPr>
            <w:noProof/>
          </w:rPr>
          <w:t>12</w:t>
        </w:r>
      </w:ins>
      <w:r w:rsidR="00D12B95">
        <w:fldChar w:fldCharType="end"/>
      </w:r>
      <w:r w:rsidR="00D12B95">
        <w:t xml:space="preserve">. The predictions are </w:t>
      </w:r>
      <w:proofErr w:type="gramStart"/>
      <w:r w:rsidR="00D12B95">
        <w:t>similar to</w:t>
      </w:r>
      <w:proofErr w:type="gramEnd"/>
      <w:r w:rsidR="00D12B95">
        <w:t xml:space="preserve"> those in </w:t>
      </w:r>
      <w:r w:rsidR="00D12B95">
        <w:fldChar w:fldCharType="begin"/>
      </w:r>
      <w:r w:rsidR="00D12B95">
        <w:instrText xml:space="preserve"> REF _Ref148885565 \h </w:instrText>
      </w:r>
      <w:r w:rsidR="00D12B95">
        <w:fldChar w:fldCharType="separate"/>
      </w:r>
      <w:ins w:id="770" w:author="Tobias Laux" w:date="2024-09-09T22:38:00Z" w16du:dateUtc="2024-09-09T21:38:00Z">
        <w:r w:rsidR="003C45F2">
          <w:t xml:space="preserve">Figure </w:t>
        </w:r>
        <w:r w:rsidR="003C45F2">
          <w:rPr>
            <w:noProof/>
          </w:rPr>
          <w:t>9</w:t>
        </w:r>
      </w:ins>
      <w:r w:rsidR="00D12B95">
        <w:fldChar w:fldCharType="end"/>
      </w:r>
      <w:r w:rsidR="00D12B95">
        <w:t xml:space="preserve">, but with </w:t>
      </w:r>
      <w:ins w:id="771" w:author="Karim Anaya-Izquierdo" w:date="2024-11-21T21:23:00Z" w16du:dateUtc="2024-11-21T21:23:00Z">
        <w:r w:rsidR="005E1BA4">
          <w:t xml:space="preserve">slightly </w:t>
        </w:r>
      </w:ins>
      <w:r w:rsidR="00D12B95">
        <w:t xml:space="preserve">larger posterior variance (wider 95% </w:t>
      </w:r>
      <w:r w:rsidR="009249E1">
        <w:t>band</w:t>
      </w:r>
      <w:r w:rsidR="005D526D">
        <w:t>s</w:t>
      </w:r>
      <w:r w:rsidR="00DA0E2D">
        <w:t xml:space="preserve"> in blue</w:t>
      </w:r>
      <w:r w:rsidR="00D12B95">
        <w:t xml:space="preserve">) caused by the additional uncertainty </w:t>
      </w:r>
      <w:r w:rsidR="002F4609">
        <w:t xml:space="preserve">introduced by </w:t>
      </w:r>
      <w:r w:rsidR="00DA0E2D">
        <w:t>the</w:t>
      </w:r>
      <w:r w:rsidR="004D7774" w:rsidRPr="004D7774">
        <w:t xml:space="preserve"> latent bias</w:t>
      </w:r>
      <w:r w:rsidR="002F4609">
        <w:t>es</w:t>
      </w:r>
      <w:r w:rsidR="004D7774" w:rsidRPr="004D7774">
        <w:t xml:space="preserve"> </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sub>
        </m:sSub>
      </m:oMath>
      <w:ins w:id="772" w:author="Karim Anaya-Izquierdo" w:date="2024-09-18T14:51:00Z" w16du:dateUtc="2024-09-18T13:51:00Z">
        <w:r w:rsidR="00DA0E2D">
          <w:t>.</w:t>
        </w:r>
      </w:ins>
      <w:r w:rsidR="00F83EB5">
        <w:t xml:space="preserve"> </w:t>
      </w:r>
      <w:r w:rsidR="00E5051E">
        <w:t>The</w:t>
      </w:r>
      <w:r w:rsidR="005825B2">
        <w:t xml:space="preserve"> quantitative</w:t>
      </w:r>
      <w:del w:id="773" w:author="Karim Anaya-Izquierdo" w:date="2024-11-21T21:23:00Z" w16du:dateUtc="2024-11-21T21:23:00Z">
        <w:r w:rsidR="005825B2" w:rsidDel="005E1BA4">
          <w:delText xml:space="preserve"> </w:delText>
        </w:r>
      </w:del>
      <w:r w:rsidR="00E5051E">
        <w:t xml:space="preserve"> </w:t>
      </w:r>
      <w:r w:rsidR="00F120C1">
        <w:t xml:space="preserve">differences </w:t>
      </w:r>
      <w:r w:rsidR="005825B2">
        <w:t xml:space="preserve">between posterior and prior predictions </w:t>
      </w:r>
      <w:r w:rsidR="00A86EB4">
        <w:t xml:space="preserve">are </w:t>
      </w:r>
      <w:r w:rsidR="00A86EB4">
        <w:lastRenderedPageBreak/>
        <w:t xml:space="preserve">shown in Table </w:t>
      </w:r>
      <w:r w:rsidR="00447E10">
        <w:t xml:space="preserve">6 </w:t>
      </w:r>
      <w:r w:rsidR="00A86EB4">
        <w:t xml:space="preserve">where </w:t>
      </w:r>
      <w:r w:rsidR="00185293">
        <w:t>we observe</w:t>
      </w:r>
      <w:r w:rsidR="00064ACE">
        <w:t xml:space="preserve"> again that posterior predictions are closer to the experimental data than the prior predictions (RMSE reduced 70% on average)</w:t>
      </w:r>
      <w:r w:rsidR="00185293">
        <w:t xml:space="preserve"> </w:t>
      </w:r>
      <w:r w:rsidR="00064ACE">
        <w:t xml:space="preserve">and </w:t>
      </w:r>
      <w:r w:rsidR="0039688E">
        <w:t xml:space="preserve">the uncertainty around the posterior predictions is </w:t>
      </w:r>
      <w:r w:rsidR="005A1B4F">
        <w:t xml:space="preserve">still </w:t>
      </w:r>
      <w:r w:rsidR="0039688E">
        <w:t>considerably smaller than around the prior predictions (area reduced 9</w:t>
      </w:r>
      <w:r w:rsidR="005A1B4F">
        <w:t>2</w:t>
      </w:r>
      <w:r w:rsidR="0039688E">
        <w:t>% on average).</w:t>
      </w:r>
    </w:p>
    <w:p w14:paraId="0E746A96" w14:textId="3F9DF009" w:rsidR="00FC703D" w:rsidRDefault="00536315" w:rsidP="00760D70">
      <w:pPr>
        <w:rPr>
          <w:ins w:id="774" w:author="Karim Anaya-Izquierdo" w:date="2024-09-18T10:02:00Z" w16du:dateUtc="2024-09-18T09:02:00Z"/>
        </w:rPr>
      </w:pPr>
      <w:r>
        <w:t>In summary, the most attractive feature of inclu</w:t>
      </w:r>
      <w:r w:rsidR="000C43C9">
        <w:t>ding</w:t>
      </w:r>
      <w:r>
        <w:t xml:space="preserve"> of the latent</w:t>
      </w:r>
      <w:r w:rsidR="00961C93" w:rsidRPr="00961C93">
        <w:t xml:space="preserve"> </w:t>
      </w:r>
      <w:r w:rsidR="00961C93">
        <w:t>bias</w:t>
      </w:r>
      <w:ins w:id="775" w:author="Janice Barton" w:date="2024-09-22T12:48:00Z" w16du:dateUtc="2024-09-22T11:48:00Z">
        <w:r w:rsidR="000C43C9">
          <w:t>,</w:t>
        </w:r>
      </w:ins>
      <w:ins w:id="776" w:author="Karim Anaya-Izquierdo" w:date="2024-09-19T16:44:00Z" w16du:dateUtc="2024-09-19T15:44:00Z">
        <w:r w:rsidR="00961C93">
          <w:t xml:space="preserve"> </w:t>
        </w:r>
      </w:ins>
      <m:oMath>
        <m:sSub>
          <m:sSubPr>
            <m:ctrlPr>
              <w:ins w:id="777" w:author="Karim Anaya-Izquierdo" w:date="2024-09-19T16:44:00Z" w16du:dateUtc="2024-09-19T15:44:00Z">
                <w:rPr>
                  <w:rFonts w:ascii="Cambria Math" w:hAnsi="Cambria Math"/>
                  <w:i/>
                </w:rPr>
              </w:ins>
            </m:ctrlPr>
          </m:sSubPr>
          <m:e>
            <m:r>
              <w:ins w:id="778" w:author="Karim Anaya-Izquierdo" w:date="2024-09-19T16:44:00Z" w16du:dateUtc="2024-09-19T15:44:00Z">
                <w:rPr>
                  <w:rFonts w:ascii="Cambria Math" w:hAnsi="Cambria Math"/>
                </w:rPr>
                <m:t>b</m:t>
              </w:ins>
            </m:r>
          </m:e>
          <m:sub>
            <m:sSub>
              <m:sSubPr>
                <m:ctrlPr>
                  <w:ins w:id="779" w:author="Karim Anaya-Izquierdo" w:date="2024-09-19T16:44:00Z" w16du:dateUtc="2024-09-19T15:44:00Z">
                    <w:rPr>
                      <w:rFonts w:ascii="Cambria Math" w:hAnsi="Cambria Math"/>
                    </w:rPr>
                  </w:ins>
                </m:ctrlPr>
              </m:sSubPr>
              <m:e>
                <m:r>
                  <w:ins w:id="780" w:author="Karim Anaya-Izquierdo" w:date="2024-09-19T16:44:00Z" w16du:dateUtc="2024-09-19T15:44:00Z">
                    <w:rPr>
                      <w:rFonts w:ascii="Cambria Math" w:hAnsi="Cambria Math"/>
                    </w:rPr>
                    <m:t>E</m:t>
                  </w:ins>
                </m:r>
              </m:e>
              <m:sub>
                <m:r>
                  <w:ins w:id="781" w:author="Karim Anaya-Izquierdo" w:date="2024-09-19T16:44:00Z" w16du:dateUtc="2024-09-19T15:44:00Z">
                    <m:rPr>
                      <m:sty m:val="p"/>
                    </m:rPr>
                    <w:rPr>
                      <w:rFonts w:ascii="Cambria Math" w:hAnsi="Cambria Math"/>
                    </w:rPr>
                    <m:t>1</m:t>
                  </w:ins>
                </m:r>
              </m:sub>
            </m:sSub>
          </m:sub>
        </m:sSub>
      </m:oMath>
      <w:ins w:id="782" w:author="Janice Barton" w:date="2024-09-22T12:49:00Z" w16du:dateUtc="2024-09-22T11:49:00Z">
        <w:r w:rsidR="000C43C9">
          <w:t xml:space="preserve">, </w:t>
        </w:r>
      </w:ins>
      <w:r>
        <w:t xml:space="preserve">is that it </w:t>
      </w:r>
      <w:r w:rsidR="005F0634">
        <w:t xml:space="preserve">provides an explanation </w:t>
      </w:r>
      <w:r w:rsidR="00961C93">
        <w:t>for</w:t>
      </w:r>
      <w:r w:rsidR="005F0634">
        <w:t xml:space="preserve"> the discrepancy between prior and posterior values </w:t>
      </w:r>
      <w:r w:rsidR="00624C14">
        <w:t xml:space="preserve">of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624C14">
        <w:t xml:space="preserve"> at the expense of a slight increase in overall uncertainty of </w:t>
      </w:r>
      <w:r w:rsidR="00683598">
        <w:t>the generated predictions.</w:t>
      </w:r>
      <w:r w:rsidR="000C43C9">
        <w:t xml:space="preserve"> </w:t>
      </w:r>
      <w:commentRangeStart w:id="783"/>
      <w:commentRangeStart w:id="784"/>
      <w:r w:rsidR="000C43C9">
        <w:t xml:space="preserve">The indication is that there may be </w:t>
      </w:r>
      <w:r w:rsidR="000332FF">
        <w:t>some</w:t>
      </w:r>
      <w:r w:rsidR="000C43C9">
        <w:t xml:space="preserve"> variation in the raw material </w:t>
      </w:r>
      <w:r w:rsidR="006B049E">
        <w:t xml:space="preserve">and some manufacturing anomalies. The specimens were cut from the same </w:t>
      </w:r>
      <w:proofErr w:type="gramStart"/>
      <w:r w:rsidR="000C43C9">
        <w:t>panel</w:t>
      </w:r>
      <w:r w:rsidR="006B049E">
        <w:t>,</w:t>
      </w:r>
      <w:proofErr w:type="gramEnd"/>
      <w:r w:rsidR="006B049E">
        <w:t xml:space="preserve"> there may have been some differences in volume fraction across the panel. Further, X-ray computed tomography showed that some specimens had a </w:t>
      </w:r>
      <w:proofErr w:type="gramStart"/>
      <w:r w:rsidR="006B049E">
        <w:t>small amounts of damage</w:t>
      </w:r>
      <w:proofErr w:type="gramEnd"/>
      <w:r w:rsidR="006B049E">
        <w:t xml:space="preserve"> introduced by</w:t>
      </w:r>
      <w:r w:rsidR="000C43C9">
        <w:t xml:space="preserve"> </w:t>
      </w:r>
      <w:r w:rsidR="006B049E">
        <w:t xml:space="preserve">machining the holes, </w:t>
      </w:r>
      <w:proofErr w:type="gramStart"/>
      <w:r w:rsidR="006B049E">
        <w:t>which  also</w:t>
      </w:r>
      <w:proofErr w:type="gramEnd"/>
      <w:r w:rsidR="006B049E">
        <w:t xml:space="preserve">  may have a small influence on</w:t>
      </w:r>
      <w:r w:rsidR="000C43C9">
        <w:t xml:space="preserve"> </w:t>
      </w:r>
      <w:r w:rsidR="000C43C9">
        <w:rPr>
          <w:i/>
          <w:iCs/>
        </w:rPr>
        <w:t>E</w:t>
      </w:r>
      <w:r w:rsidR="000C43C9">
        <w:rPr>
          <w:i/>
          <w:iCs/>
          <w:vertAlign w:val="subscript"/>
        </w:rPr>
        <w:t>1</w:t>
      </w:r>
      <w:r w:rsidR="00702C43">
        <w:t>.</w:t>
      </w:r>
      <w:r w:rsidR="000C43C9">
        <w:t xml:space="preserve"> </w:t>
      </w:r>
      <w:commentRangeEnd w:id="783"/>
      <w:r w:rsidR="00702C43">
        <w:rPr>
          <w:rStyle w:val="CommentReference"/>
          <w:rFonts w:ascii="Calibri" w:eastAsiaTheme="minorEastAsia" w:hAnsi="Calibri" w:cstheme="minorBidi"/>
          <w:lang w:eastAsia="zh-CN"/>
        </w:rPr>
        <w:commentReference w:id="783"/>
      </w:r>
      <w:commentRangeEnd w:id="784"/>
      <w:r w:rsidR="006B049E">
        <w:rPr>
          <w:rStyle w:val="CommentReference"/>
          <w:rFonts w:ascii="Calibri" w:eastAsiaTheme="minorEastAsia" w:hAnsi="Calibri" w:cstheme="minorBidi"/>
          <w:lang w:eastAsia="zh-CN"/>
        </w:rPr>
        <w:commentReference w:id="784"/>
      </w:r>
    </w:p>
    <w:p w14:paraId="12FE4333" w14:textId="77777777" w:rsidR="002D7BBB" w:rsidRDefault="002D7BBB" w:rsidP="00760D70">
      <w:pPr>
        <w:rPr>
          <w:ins w:id="785" w:author="Karim Anaya-Izquierdo" w:date="2024-09-18T10:06:00Z" w16du:dateUtc="2024-09-18T09:06:00Z"/>
        </w:rPr>
      </w:pPr>
    </w:p>
    <w:p w14:paraId="1C27E982" w14:textId="77777777" w:rsidR="007A2653" w:rsidRPr="00992DE9" w:rsidRDefault="007A2653" w:rsidP="00760D70"/>
    <w:p w14:paraId="4CB368F0" w14:textId="505A70EC" w:rsidR="007A2653" w:rsidRDefault="00677F59" w:rsidP="001052C2">
      <w:pPr>
        <w:pStyle w:val="Caption"/>
        <w:keepNext/>
        <w:rPr>
          <w:ins w:id="786" w:author="Karim Anaya-Izquierdo" w:date="2024-09-18T10:05:00Z" w16du:dateUtc="2024-09-18T09:05:00Z"/>
        </w:rPr>
      </w:pPr>
      <w:bookmarkStart w:id="787" w:name="_Ref175758028"/>
      <w:r>
        <w:t xml:space="preserve">Table </w:t>
      </w:r>
      <w:fldSimple w:instr=" SEQ Table \* ARABIC ">
        <w:r w:rsidR="00BC0ABA">
          <w:rPr>
            <w:noProof/>
          </w:rPr>
          <w:t>6</w:t>
        </w:r>
      </w:fldSimple>
      <w:bookmarkEnd w:id="787"/>
      <w:r>
        <w:t xml:space="preserve">. </w:t>
      </w:r>
      <w:r w:rsidR="00B6659A">
        <w:t xml:space="preserve">RMSE and confidence </w:t>
      </w:r>
      <w:r w:rsidR="00EA79F2">
        <w:t>area</w:t>
      </w:r>
      <w:r w:rsidR="00B6659A">
        <w:t xml:space="preserve"> of predictions for load-extension curves with latent bias </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sub>
        </m:sSub>
      </m:oMath>
      <w:r w:rsidR="00B6659A">
        <w:t>.</w:t>
      </w:r>
    </w:p>
    <w:tbl>
      <w:tblPr>
        <w:tblW w:w="7660" w:type="dxa"/>
        <w:jc w:val="center"/>
        <w:tblLook w:val="04A0" w:firstRow="1" w:lastRow="0" w:firstColumn="1" w:lastColumn="0" w:noHBand="0" w:noVBand="1"/>
        <w:tblPrChange w:id="788" w:author="Karim Anaya-Izquierdo" w:date="2024-09-19T14:40:00Z" w16du:dateUtc="2024-09-19T13:40:00Z">
          <w:tblPr>
            <w:tblW w:w="7660" w:type="dxa"/>
            <w:tblLook w:val="04A0" w:firstRow="1" w:lastRow="0" w:firstColumn="1" w:lastColumn="0" w:noHBand="0" w:noVBand="1"/>
          </w:tblPr>
        </w:tblPrChange>
      </w:tblPr>
      <w:tblGrid>
        <w:gridCol w:w="852"/>
        <w:gridCol w:w="1007"/>
        <w:gridCol w:w="1050"/>
        <w:gridCol w:w="1052"/>
        <w:gridCol w:w="1043"/>
        <w:gridCol w:w="1050"/>
        <w:gridCol w:w="1050"/>
        <w:gridCol w:w="1043"/>
        <w:gridCol w:w="222"/>
        <w:tblGridChange w:id="789">
          <w:tblGrid>
            <w:gridCol w:w="852"/>
            <w:gridCol w:w="1007"/>
            <w:gridCol w:w="1050"/>
            <w:gridCol w:w="1052"/>
            <w:gridCol w:w="1043"/>
            <w:gridCol w:w="1050"/>
            <w:gridCol w:w="1050"/>
            <w:gridCol w:w="1043"/>
            <w:gridCol w:w="222"/>
          </w:tblGrid>
        </w:tblGridChange>
      </w:tblGrid>
      <w:tr w:rsidR="00312AB2" w14:paraId="32BB070D" w14:textId="77777777" w:rsidTr="00312AB2">
        <w:trPr>
          <w:gridAfter w:val="1"/>
          <w:wAfter w:w="36" w:type="dxa"/>
          <w:trHeight w:val="340"/>
          <w:jc w:val="center"/>
          <w:ins w:id="790" w:author="Karim Anaya-Izquierdo" w:date="2024-09-19T14:39:00Z"/>
          <w:trPrChange w:id="791" w:author="Karim Anaya-Izquierdo" w:date="2024-09-19T14:40:00Z" w16du:dateUtc="2024-09-19T13:40:00Z">
            <w:trPr>
              <w:gridAfter w:val="1"/>
              <w:wAfter w:w="36" w:type="dxa"/>
              <w:trHeight w:val="340"/>
            </w:trPr>
          </w:trPrChange>
        </w:trPr>
        <w:tc>
          <w:tcPr>
            <w:tcW w:w="740" w:type="dxa"/>
            <w:tcBorders>
              <w:top w:val="nil"/>
              <w:left w:val="nil"/>
              <w:bottom w:val="single" w:sz="8" w:space="0" w:color="auto"/>
              <w:right w:val="nil"/>
            </w:tcBorders>
            <w:noWrap/>
            <w:vAlign w:val="bottom"/>
            <w:hideMark/>
            <w:tcPrChange w:id="792" w:author="Karim Anaya-Izquierdo" w:date="2024-09-19T14:40:00Z" w16du:dateUtc="2024-09-19T13:40:00Z">
              <w:tcPr>
                <w:tcW w:w="740" w:type="dxa"/>
                <w:tcBorders>
                  <w:top w:val="nil"/>
                  <w:left w:val="nil"/>
                  <w:bottom w:val="single" w:sz="8" w:space="0" w:color="auto"/>
                  <w:right w:val="nil"/>
                </w:tcBorders>
                <w:noWrap/>
                <w:vAlign w:val="bottom"/>
                <w:hideMark/>
              </w:tcPr>
            </w:tcPrChange>
          </w:tcPr>
          <w:p w14:paraId="4C3A3832" w14:textId="77777777" w:rsidR="00312AB2" w:rsidRDefault="00312AB2">
            <w:pPr>
              <w:rPr>
                <w:ins w:id="793" w:author="Karim Anaya-Izquierdo" w:date="2024-09-19T14:39:00Z" w16du:dateUtc="2024-09-19T13:39:00Z"/>
                <w:rFonts w:ascii="Aptos Narrow" w:hAnsi="Aptos Narrow"/>
                <w:color w:val="000000"/>
              </w:rPr>
            </w:pPr>
            <w:ins w:id="794" w:author="Karim Anaya-Izquierdo" w:date="2024-09-19T14:39:00Z" w16du:dateUtc="2024-09-19T13:39:00Z">
              <w:r>
                <w:rPr>
                  <w:rFonts w:ascii="Aptos Narrow" w:hAnsi="Aptos Narrow"/>
                  <w:color w:val="000000"/>
                </w:rPr>
                <w:t> </w:t>
              </w:r>
            </w:ins>
          </w:p>
        </w:tc>
        <w:tc>
          <w:tcPr>
            <w:tcW w:w="993" w:type="dxa"/>
            <w:tcBorders>
              <w:top w:val="single" w:sz="8" w:space="0" w:color="auto"/>
              <w:left w:val="nil"/>
              <w:bottom w:val="single" w:sz="8" w:space="0" w:color="auto"/>
              <w:right w:val="nil"/>
            </w:tcBorders>
            <w:vAlign w:val="center"/>
            <w:hideMark/>
            <w:tcPrChange w:id="795" w:author="Karim Anaya-Izquierdo" w:date="2024-09-19T14:40:00Z" w16du:dateUtc="2024-09-19T13:40:00Z">
              <w:tcPr>
                <w:tcW w:w="993" w:type="dxa"/>
                <w:tcBorders>
                  <w:top w:val="single" w:sz="8" w:space="0" w:color="auto"/>
                  <w:left w:val="nil"/>
                  <w:bottom w:val="single" w:sz="8" w:space="0" w:color="auto"/>
                  <w:right w:val="nil"/>
                </w:tcBorders>
                <w:vAlign w:val="center"/>
                <w:hideMark/>
              </w:tcPr>
            </w:tcPrChange>
          </w:tcPr>
          <w:p w14:paraId="708AAB5B" w14:textId="77777777" w:rsidR="00312AB2" w:rsidRDefault="00312AB2">
            <w:pPr>
              <w:jc w:val="center"/>
              <w:rPr>
                <w:ins w:id="796" w:author="Karim Anaya-Izquierdo" w:date="2024-09-19T14:39:00Z" w16du:dateUtc="2024-09-19T13:39:00Z"/>
                <w:rFonts w:ascii="Calibri" w:hAnsi="Calibri" w:cs="Calibri"/>
                <w:color w:val="000000"/>
                <w:sz w:val="20"/>
                <w:szCs w:val="20"/>
              </w:rPr>
            </w:pPr>
            <w:ins w:id="797" w:author="Karim Anaya-Izquierdo" w:date="2024-09-19T14:39:00Z" w16du:dateUtc="2024-09-19T13:39:00Z">
              <w:r>
                <w:rPr>
                  <w:rFonts w:ascii="Calibri" w:hAnsi="Calibri" w:cs="Calibri"/>
                  <w:color w:val="000000"/>
                  <w:sz w:val="20"/>
                  <w:szCs w:val="20"/>
                </w:rPr>
                <w:t> </w:t>
              </w:r>
            </w:ins>
          </w:p>
        </w:tc>
        <w:tc>
          <w:tcPr>
            <w:tcW w:w="3138" w:type="dxa"/>
            <w:gridSpan w:val="3"/>
            <w:tcBorders>
              <w:top w:val="single" w:sz="8" w:space="0" w:color="auto"/>
              <w:left w:val="single" w:sz="4" w:space="0" w:color="auto"/>
              <w:bottom w:val="single" w:sz="8" w:space="0" w:color="auto"/>
              <w:right w:val="single" w:sz="4" w:space="0" w:color="000000"/>
            </w:tcBorders>
            <w:vAlign w:val="center"/>
            <w:hideMark/>
            <w:tcPrChange w:id="798" w:author="Karim Anaya-Izquierdo" w:date="2024-09-19T14:40:00Z" w16du:dateUtc="2024-09-19T13:40:00Z">
              <w:tcPr>
                <w:tcW w:w="3138" w:type="dxa"/>
                <w:gridSpan w:val="3"/>
                <w:tcBorders>
                  <w:top w:val="single" w:sz="8" w:space="0" w:color="auto"/>
                  <w:left w:val="single" w:sz="4" w:space="0" w:color="auto"/>
                  <w:bottom w:val="single" w:sz="8" w:space="0" w:color="auto"/>
                  <w:right w:val="single" w:sz="4" w:space="0" w:color="000000"/>
                </w:tcBorders>
                <w:vAlign w:val="center"/>
                <w:hideMark/>
              </w:tcPr>
            </w:tcPrChange>
          </w:tcPr>
          <w:p w14:paraId="12DCB00E" w14:textId="77777777" w:rsidR="00312AB2" w:rsidRDefault="00312AB2">
            <w:pPr>
              <w:jc w:val="center"/>
              <w:rPr>
                <w:ins w:id="799" w:author="Karim Anaya-Izquierdo" w:date="2024-09-19T14:39:00Z" w16du:dateUtc="2024-09-19T13:39:00Z"/>
                <w:rFonts w:ascii="Calibri" w:hAnsi="Calibri" w:cs="Calibri"/>
                <w:color w:val="000000"/>
                <w:sz w:val="20"/>
                <w:szCs w:val="20"/>
              </w:rPr>
            </w:pPr>
            <w:ins w:id="800" w:author="Karim Anaya-Izquierdo" w:date="2024-09-19T14:39:00Z" w16du:dateUtc="2024-09-19T13:39:00Z">
              <w:r>
                <w:rPr>
                  <w:rFonts w:ascii="Calibri" w:hAnsi="Calibri" w:cs="Calibri"/>
                  <w:color w:val="000000"/>
                  <w:sz w:val="20"/>
                  <w:szCs w:val="20"/>
                </w:rPr>
                <w:t xml:space="preserve">Root </w:t>
              </w:r>
              <w:proofErr w:type="gramStart"/>
              <w:r>
                <w:rPr>
                  <w:rFonts w:ascii="Calibri" w:hAnsi="Calibri" w:cs="Calibri"/>
                  <w:color w:val="000000"/>
                  <w:sz w:val="20"/>
                  <w:szCs w:val="20"/>
                </w:rPr>
                <w:t>mean</w:t>
              </w:r>
              <w:proofErr w:type="gramEnd"/>
              <w:r>
                <w:rPr>
                  <w:rFonts w:ascii="Calibri" w:hAnsi="Calibri" w:cs="Calibri"/>
                  <w:color w:val="000000"/>
                  <w:sz w:val="20"/>
                  <w:szCs w:val="20"/>
                </w:rPr>
                <w:t xml:space="preserve"> square error</w:t>
              </w:r>
            </w:ins>
          </w:p>
        </w:tc>
        <w:tc>
          <w:tcPr>
            <w:tcW w:w="2753" w:type="dxa"/>
            <w:gridSpan w:val="3"/>
            <w:tcBorders>
              <w:top w:val="single" w:sz="8" w:space="0" w:color="auto"/>
              <w:left w:val="nil"/>
              <w:bottom w:val="single" w:sz="8" w:space="0" w:color="auto"/>
              <w:right w:val="nil"/>
            </w:tcBorders>
            <w:vAlign w:val="center"/>
            <w:hideMark/>
            <w:tcPrChange w:id="801" w:author="Karim Anaya-Izquierdo" w:date="2024-09-19T14:40:00Z" w16du:dateUtc="2024-09-19T13:40:00Z">
              <w:tcPr>
                <w:tcW w:w="2753" w:type="dxa"/>
                <w:gridSpan w:val="3"/>
                <w:tcBorders>
                  <w:top w:val="single" w:sz="8" w:space="0" w:color="auto"/>
                  <w:left w:val="nil"/>
                  <w:bottom w:val="single" w:sz="8" w:space="0" w:color="auto"/>
                  <w:right w:val="nil"/>
                </w:tcBorders>
                <w:vAlign w:val="center"/>
                <w:hideMark/>
              </w:tcPr>
            </w:tcPrChange>
          </w:tcPr>
          <w:p w14:paraId="375AD570" w14:textId="77777777" w:rsidR="00312AB2" w:rsidRDefault="00312AB2">
            <w:pPr>
              <w:jc w:val="center"/>
              <w:rPr>
                <w:ins w:id="802" w:author="Karim Anaya-Izquierdo" w:date="2024-09-19T14:39:00Z" w16du:dateUtc="2024-09-19T13:39:00Z"/>
                <w:rFonts w:ascii="Calibri" w:hAnsi="Calibri" w:cs="Calibri"/>
                <w:color w:val="000000"/>
                <w:sz w:val="20"/>
                <w:szCs w:val="20"/>
              </w:rPr>
            </w:pPr>
            <w:ins w:id="803" w:author="Karim Anaya-Izquierdo" w:date="2024-09-19T14:39:00Z" w16du:dateUtc="2024-09-19T13:39:00Z">
              <w:r>
                <w:rPr>
                  <w:rFonts w:ascii="Calibri" w:hAnsi="Calibri" w:cs="Calibri"/>
                  <w:color w:val="000000"/>
                  <w:sz w:val="20"/>
                  <w:szCs w:val="20"/>
                </w:rPr>
                <w:t>Probability area </w:t>
              </w:r>
            </w:ins>
          </w:p>
        </w:tc>
      </w:tr>
      <w:tr w:rsidR="007029B0" w14:paraId="17D79F36" w14:textId="77777777" w:rsidTr="00312AB2">
        <w:trPr>
          <w:gridAfter w:val="1"/>
          <w:wAfter w:w="36" w:type="dxa"/>
          <w:trHeight w:val="458"/>
          <w:jc w:val="center"/>
          <w:ins w:id="804" w:author="Karim Anaya-Izquierdo" w:date="2024-09-19T14:39:00Z"/>
        </w:trPr>
        <w:tc>
          <w:tcPr>
            <w:tcW w:w="740" w:type="dxa"/>
            <w:vMerge w:val="restart"/>
            <w:tcBorders>
              <w:top w:val="nil"/>
              <w:left w:val="nil"/>
              <w:bottom w:val="single" w:sz="8" w:space="0" w:color="000000"/>
              <w:right w:val="nil"/>
            </w:tcBorders>
            <w:vAlign w:val="bottom"/>
            <w:hideMark/>
          </w:tcPr>
          <w:p w14:paraId="4C0A3DA3" w14:textId="77777777" w:rsidR="00312AB2" w:rsidRDefault="00312AB2">
            <w:pPr>
              <w:jc w:val="center"/>
              <w:rPr>
                <w:ins w:id="805" w:author="Karim Anaya-Izquierdo" w:date="2024-09-19T14:39:00Z" w16du:dateUtc="2024-09-19T13:39:00Z"/>
                <w:rFonts w:ascii="Calibri" w:hAnsi="Calibri" w:cs="Calibri"/>
                <w:color w:val="000000"/>
                <w:sz w:val="20"/>
                <w:szCs w:val="20"/>
              </w:rPr>
            </w:pPr>
            <w:ins w:id="806" w:author="Karim Anaya-Izquierdo" w:date="2024-09-19T14:39:00Z" w16du:dateUtc="2024-09-19T13:39:00Z">
              <w:r>
                <w:rPr>
                  <w:rFonts w:ascii="Calibri" w:hAnsi="Calibri" w:cs="Calibri"/>
                  <w:color w:val="000000"/>
                  <w:sz w:val="20"/>
                  <w:szCs w:val="20"/>
                </w:rPr>
                <w:t>Loading angle</w:t>
              </w:r>
            </w:ins>
          </w:p>
        </w:tc>
        <w:tc>
          <w:tcPr>
            <w:tcW w:w="993" w:type="dxa"/>
            <w:vMerge w:val="restart"/>
            <w:tcBorders>
              <w:top w:val="nil"/>
              <w:left w:val="nil"/>
              <w:bottom w:val="single" w:sz="8" w:space="0" w:color="000000"/>
              <w:right w:val="single" w:sz="4" w:space="0" w:color="auto"/>
            </w:tcBorders>
            <w:vAlign w:val="center"/>
            <w:hideMark/>
          </w:tcPr>
          <w:p w14:paraId="3FEB6DBB" w14:textId="77777777" w:rsidR="00312AB2" w:rsidRDefault="00312AB2">
            <w:pPr>
              <w:jc w:val="center"/>
              <w:rPr>
                <w:ins w:id="807" w:author="Karim Anaya-Izquierdo" w:date="2024-09-19T14:39:00Z" w16du:dateUtc="2024-09-19T13:39:00Z"/>
                <w:rFonts w:ascii="Calibri" w:hAnsi="Calibri" w:cs="Calibri"/>
                <w:color w:val="000000"/>
                <w:sz w:val="20"/>
                <w:szCs w:val="20"/>
              </w:rPr>
            </w:pPr>
            <w:ins w:id="808" w:author="Karim Anaya-Izquierdo" w:date="2024-09-19T14:39:00Z" w16du:dateUtc="2024-09-19T13:39:00Z">
              <w:r>
                <w:rPr>
                  <w:rFonts w:ascii="Calibri" w:hAnsi="Calibri" w:cs="Calibri"/>
                  <w:color w:val="000000"/>
                  <w:sz w:val="20"/>
                  <w:szCs w:val="20"/>
                </w:rPr>
                <w:t>Extension</w:t>
              </w:r>
            </w:ins>
          </w:p>
        </w:tc>
        <w:tc>
          <w:tcPr>
            <w:tcW w:w="995" w:type="dxa"/>
            <w:vMerge w:val="restart"/>
            <w:tcBorders>
              <w:top w:val="nil"/>
              <w:left w:val="single" w:sz="4" w:space="0" w:color="auto"/>
              <w:bottom w:val="single" w:sz="8" w:space="0" w:color="000000"/>
              <w:right w:val="nil"/>
            </w:tcBorders>
            <w:vAlign w:val="center"/>
            <w:hideMark/>
          </w:tcPr>
          <w:p w14:paraId="45DD7EC4" w14:textId="77777777" w:rsidR="00312AB2" w:rsidRDefault="00312AB2">
            <w:pPr>
              <w:jc w:val="center"/>
              <w:rPr>
                <w:ins w:id="809" w:author="Karim Anaya-Izquierdo" w:date="2024-09-19T14:39:00Z" w16du:dateUtc="2024-09-19T13:39:00Z"/>
                <w:rFonts w:ascii="Calibri" w:hAnsi="Calibri" w:cs="Calibri"/>
                <w:color w:val="000000"/>
                <w:sz w:val="20"/>
                <w:szCs w:val="20"/>
              </w:rPr>
            </w:pPr>
            <w:ins w:id="810" w:author="Karim Anaya-Izquierdo" w:date="2024-09-19T14:39:00Z" w16du:dateUtc="2024-09-19T13:39:00Z">
              <w:r>
                <w:rPr>
                  <w:rFonts w:ascii="Calibri" w:hAnsi="Calibri" w:cs="Calibri"/>
                  <w:color w:val="000000"/>
                  <w:sz w:val="20"/>
                  <w:szCs w:val="20"/>
                </w:rPr>
                <w:t>Prior prediction</w:t>
              </w:r>
            </w:ins>
          </w:p>
        </w:tc>
        <w:tc>
          <w:tcPr>
            <w:tcW w:w="1052" w:type="dxa"/>
            <w:vMerge w:val="restart"/>
            <w:tcBorders>
              <w:top w:val="nil"/>
              <w:left w:val="nil"/>
              <w:bottom w:val="single" w:sz="8" w:space="0" w:color="000000"/>
              <w:right w:val="nil"/>
            </w:tcBorders>
            <w:vAlign w:val="center"/>
            <w:hideMark/>
          </w:tcPr>
          <w:p w14:paraId="5D550B41" w14:textId="77777777" w:rsidR="00312AB2" w:rsidRDefault="00312AB2">
            <w:pPr>
              <w:jc w:val="center"/>
              <w:rPr>
                <w:ins w:id="811" w:author="Karim Anaya-Izquierdo" w:date="2024-09-19T14:39:00Z" w16du:dateUtc="2024-09-19T13:39:00Z"/>
                <w:rFonts w:ascii="Calibri" w:hAnsi="Calibri" w:cs="Calibri"/>
                <w:color w:val="000000"/>
                <w:sz w:val="20"/>
                <w:szCs w:val="20"/>
              </w:rPr>
            </w:pPr>
            <w:ins w:id="812" w:author="Karim Anaya-Izquierdo" w:date="2024-09-19T14:39:00Z" w16du:dateUtc="2024-09-19T13:39:00Z">
              <w:r>
                <w:rPr>
                  <w:rFonts w:ascii="Calibri" w:hAnsi="Calibri" w:cs="Calibri"/>
                  <w:color w:val="000000"/>
                  <w:sz w:val="20"/>
                  <w:szCs w:val="20"/>
                </w:rPr>
                <w:t>Posterior prediction</w:t>
              </w:r>
            </w:ins>
          </w:p>
        </w:tc>
        <w:tc>
          <w:tcPr>
            <w:tcW w:w="1091" w:type="dxa"/>
            <w:vMerge w:val="restart"/>
            <w:tcBorders>
              <w:top w:val="nil"/>
              <w:left w:val="nil"/>
              <w:bottom w:val="single" w:sz="8" w:space="0" w:color="000000"/>
              <w:right w:val="single" w:sz="4" w:space="0" w:color="auto"/>
            </w:tcBorders>
            <w:vAlign w:val="center"/>
            <w:hideMark/>
          </w:tcPr>
          <w:p w14:paraId="229DA597" w14:textId="77777777" w:rsidR="00312AB2" w:rsidRDefault="00312AB2">
            <w:pPr>
              <w:jc w:val="center"/>
              <w:rPr>
                <w:ins w:id="813" w:author="Karim Anaya-Izquierdo" w:date="2024-09-19T14:39:00Z" w16du:dateUtc="2024-09-19T13:39:00Z"/>
                <w:rFonts w:ascii="Calibri" w:hAnsi="Calibri" w:cs="Calibri"/>
                <w:color w:val="000000"/>
                <w:sz w:val="20"/>
                <w:szCs w:val="20"/>
              </w:rPr>
            </w:pPr>
            <w:ins w:id="814" w:author="Karim Anaya-Izquierdo" w:date="2024-09-19T14:39:00Z" w16du:dateUtc="2024-09-19T13:39:00Z">
              <w:r>
                <w:rPr>
                  <w:rFonts w:ascii="Calibri" w:hAnsi="Calibri" w:cs="Calibri"/>
                  <w:color w:val="000000"/>
                  <w:sz w:val="20"/>
                  <w:szCs w:val="20"/>
                </w:rPr>
                <w:t>Reduction</w:t>
              </w:r>
            </w:ins>
          </w:p>
        </w:tc>
        <w:tc>
          <w:tcPr>
            <w:tcW w:w="956" w:type="dxa"/>
            <w:vMerge w:val="restart"/>
            <w:tcBorders>
              <w:top w:val="nil"/>
              <w:left w:val="single" w:sz="4" w:space="0" w:color="auto"/>
              <w:bottom w:val="single" w:sz="8" w:space="0" w:color="000000"/>
              <w:right w:val="nil"/>
            </w:tcBorders>
            <w:vAlign w:val="center"/>
            <w:hideMark/>
          </w:tcPr>
          <w:p w14:paraId="14E657B1" w14:textId="77777777" w:rsidR="00312AB2" w:rsidRDefault="00312AB2">
            <w:pPr>
              <w:jc w:val="center"/>
              <w:rPr>
                <w:ins w:id="815" w:author="Karim Anaya-Izquierdo" w:date="2024-09-19T14:39:00Z" w16du:dateUtc="2024-09-19T13:39:00Z"/>
                <w:rFonts w:ascii="Calibri" w:hAnsi="Calibri" w:cs="Calibri"/>
                <w:color w:val="000000"/>
                <w:sz w:val="20"/>
                <w:szCs w:val="20"/>
              </w:rPr>
            </w:pPr>
            <w:ins w:id="816" w:author="Karim Anaya-Izquierdo" w:date="2024-09-19T14:39:00Z" w16du:dateUtc="2024-09-19T13:39:00Z">
              <w:r>
                <w:rPr>
                  <w:rFonts w:ascii="Calibri" w:hAnsi="Calibri" w:cs="Calibri"/>
                  <w:color w:val="000000"/>
                  <w:sz w:val="20"/>
                  <w:szCs w:val="20"/>
                </w:rPr>
                <w:t>Prior prediction</w:t>
              </w:r>
            </w:ins>
          </w:p>
        </w:tc>
        <w:tc>
          <w:tcPr>
            <w:tcW w:w="899" w:type="dxa"/>
            <w:vMerge w:val="restart"/>
            <w:tcBorders>
              <w:top w:val="nil"/>
              <w:left w:val="nil"/>
              <w:bottom w:val="single" w:sz="8" w:space="0" w:color="000000"/>
              <w:right w:val="nil"/>
            </w:tcBorders>
            <w:vAlign w:val="center"/>
            <w:hideMark/>
          </w:tcPr>
          <w:p w14:paraId="63BEDFDD" w14:textId="77777777" w:rsidR="00312AB2" w:rsidRDefault="00312AB2">
            <w:pPr>
              <w:jc w:val="center"/>
              <w:rPr>
                <w:ins w:id="817" w:author="Karim Anaya-Izquierdo" w:date="2024-09-19T14:39:00Z" w16du:dateUtc="2024-09-19T13:39:00Z"/>
                <w:rFonts w:ascii="Calibri" w:hAnsi="Calibri" w:cs="Calibri"/>
                <w:color w:val="000000"/>
                <w:sz w:val="20"/>
                <w:szCs w:val="20"/>
              </w:rPr>
            </w:pPr>
            <w:ins w:id="818" w:author="Karim Anaya-Izquierdo" w:date="2024-09-19T14:39:00Z" w16du:dateUtc="2024-09-19T13:39:00Z">
              <w:r>
                <w:rPr>
                  <w:rFonts w:ascii="Calibri" w:hAnsi="Calibri" w:cs="Calibri"/>
                  <w:color w:val="000000"/>
                  <w:sz w:val="20"/>
                  <w:szCs w:val="20"/>
                </w:rPr>
                <w:t>Posterior prediction</w:t>
              </w:r>
            </w:ins>
          </w:p>
        </w:tc>
        <w:tc>
          <w:tcPr>
            <w:tcW w:w="898" w:type="dxa"/>
            <w:vMerge w:val="restart"/>
            <w:tcBorders>
              <w:top w:val="nil"/>
              <w:left w:val="nil"/>
              <w:bottom w:val="single" w:sz="8" w:space="0" w:color="000000"/>
              <w:right w:val="single" w:sz="4" w:space="0" w:color="auto"/>
            </w:tcBorders>
            <w:vAlign w:val="center"/>
            <w:hideMark/>
          </w:tcPr>
          <w:p w14:paraId="2C9F14D3" w14:textId="77777777" w:rsidR="00312AB2" w:rsidRDefault="00312AB2">
            <w:pPr>
              <w:jc w:val="center"/>
              <w:rPr>
                <w:ins w:id="819" w:author="Karim Anaya-Izquierdo" w:date="2024-09-19T14:39:00Z" w16du:dateUtc="2024-09-19T13:39:00Z"/>
                <w:rFonts w:ascii="Calibri" w:hAnsi="Calibri" w:cs="Calibri"/>
                <w:color w:val="000000"/>
                <w:sz w:val="20"/>
                <w:szCs w:val="20"/>
              </w:rPr>
            </w:pPr>
            <w:ins w:id="820" w:author="Karim Anaya-Izquierdo" w:date="2024-09-19T14:39:00Z" w16du:dateUtc="2024-09-19T13:39:00Z">
              <w:r>
                <w:rPr>
                  <w:rFonts w:ascii="Calibri" w:hAnsi="Calibri" w:cs="Calibri"/>
                  <w:color w:val="000000"/>
                  <w:sz w:val="20"/>
                  <w:szCs w:val="20"/>
                </w:rPr>
                <w:t>Reduction</w:t>
              </w:r>
            </w:ins>
          </w:p>
        </w:tc>
      </w:tr>
      <w:tr w:rsidR="007029B0" w14:paraId="3F4FD6A7" w14:textId="77777777" w:rsidTr="00312AB2">
        <w:trPr>
          <w:trHeight w:val="340"/>
          <w:jc w:val="center"/>
          <w:ins w:id="821" w:author="Karim Anaya-Izquierdo" w:date="2024-09-19T14:39:00Z"/>
        </w:trPr>
        <w:tc>
          <w:tcPr>
            <w:tcW w:w="740" w:type="dxa"/>
            <w:vMerge/>
            <w:tcBorders>
              <w:top w:val="nil"/>
              <w:left w:val="nil"/>
              <w:bottom w:val="single" w:sz="8" w:space="0" w:color="000000"/>
              <w:right w:val="nil"/>
            </w:tcBorders>
            <w:vAlign w:val="center"/>
            <w:hideMark/>
          </w:tcPr>
          <w:p w14:paraId="7B46397E" w14:textId="77777777" w:rsidR="00312AB2" w:rsidRDefault="00312AB2">
            <w:pPr>
              <w:rPr>
                <w:ins w:id="822" w:author="Karim Anaya-Izquierdo" w:date="2024-09-19T14:39:00Z" w16du:dateUtc="2024-09-19T13:39:00Z"/>
                <w:rFonts w:ascii="Calibri" w:hAnsi="Calibri" w:cs="Calibri"/>
                <w:color w:val="000000"/>
                <w:sz w:val="20"/>
                <w:szCs w:val="20"/>
              </w:rPr>
            </w:pPr>
          </w:p>
        </w:tc>
        <w:tc>
          <w:tcPr>
            <w:tcW w:w="993" w:type="dxa"/>
            <w:vMerge/>
            <w:tcBorders>
              <w:top w:val="nil"/>
              <w:left w:val="nil"/>
              <w:bottom w:val="single" w:sz="8" w:space="0" w:color="000000"/>
              <w:right w:val="single" w:sz="4" w:space="0" w:color="auto"/>
            </w:tcBorders>
            <w:vAlign w:val="center"/>
            <w:hideMark/>
          </w:tcPr>
          <w:p w14:paraId="501898C6" w14:textId="77777777" w:rsidR="00312AB2" w:rsidRDefault="00312AB2">
            <w:pPr>
              <w:rPr>
                <w:ins w:id="823" w:author="Karim Anaya-Izquierdo" w:date="2024-09-19T14:39:00Z" w16du:dateUtc="2024-09-19T13:39:00Z"/>
                <w:rFonts w:ascii="Calibri" w:hAnsi="Calibri" w:cs="Calibri"/>
                <w:color w:val="000000"/>
                <w:sz w:val="20"/>
                <w:szCs w:val="20"/>
              </w:rPr>
            </w:pPr>
          </w:p>
        </w:tc>
        <w:tc>
          <w:tcPr>
            <w:tcW w:w="995" w:type="dxa"/>
            <w:vMerge/>
            <w:tcBorders>
              <w:top w:val="nil"/>
              <w:left w:val="single" w:sz="4" w:space="0" w:color="auto"/>
              <w:bottom w:val="single" w:sz="8" w:space="0" w:color="000000"/>
              <w:right w:val="nil"/>
            </w:tcBorders>
            <w:vAlign w:val="center"/>
            <w:hideMark/>
          </w:tcPr>
          <w:p w14:paraId="5AA9C376" w14:textId="77777777" w:rsidR="00312AB2" w:rsidRDefault="00312AB2">
            <w:pPr>
              <w:rPr>
                <w:ins w:id="824" w:author="Karim Anaya-Izquierdo" w:date="2024-09-19T14:39:00Z" w16du:dateUtc="2024-09-19T13:39:00Z"/>
                <w:rFonts w:ascii="Calibri" w:hAnsi="Calibri" w:cs="Calibri"/>
                <w:color w:val="000000"/>
                <w:sz w:val="20"/>
                <w:szCs w:val="20"/>
              </w:rPr>
            </w:pPr>
          </w:p>
        </w:tc>
        <w:tc>
          <w:tcPr>
            <w:tcW w:w="1052" w:type="dxa"/>
            <w:vMerge/>
            <w:tcBorders>
              <w:top w:val="nil"/>
              <w:left w:val="nil"/>
              <w:bottom w:val="single" w:sz="8" w:space="0" w:color="000000"/>
              <w:right w:val="nil"/>
            </w:tcBorders>
            <w:vAlign w:val="center"/>
            <w:hideMark/>
          </w:tcPr>
          <w:p w14:paraId="3DBC7669" w14:textId="77777777" w:rsidR="00312AB2" w:rsidRDefault="00312AB2">
            <w:pPr>
              <w:rPr>
                <w:ins w:id="825" w:author="Karim Anaya-Izquierdo" w:date="2024-09-19T14:39:00Z" w16du:dateUtc="2024-09-19T13:39:00Z"/>
                <w:rFonts w:ascii="Calibri" w:hAnsi="Calibri" w:cs="Calibri"/>
                <w:color w:val="000000"/>
                <w:sz w:val="20"/>
                <w:szCs w:val="20"/>
              </w:rPr>
            </w:pPr>
          </w:p>
        </w:tc>
        <w:tc>
          <w:tcPr>
            <w:tcW w:w="1091" w:type="dxa"/>
            <w:vMerge/>
            <w:tcBorders>
              <w:top w:val="nil"/>
              <w:left w:val="nil"/>
              <w:bottom w:val="single" w:sz="8" w:space="0" w:color="000000"/>
              <w:right w:val="single" w:sz="4" w:space="0" w:color="auto"/>
            </w:tcBorders>
            <w:vAlign w:val="center"/>
            <w:hideMark/>
          </w:tcPr>
          <w:p w14:paraId="02176D3E" w14:textId="77777777" w:rsidR="00312AB2" w:rsidRDefault="00312AB2">
            <w:pPr>
              <w:rPr>
                <w:ins w:id="826" w:author="Karim Anaya-Izquierdo" w:date="2024-09-19T14:39:00Z" w16du:dateUtc="2024-09-19T13:39:00Z"/>
                <w:rFonts w:ascii="Calibri" w:hAnsi="Calibri" w:cs="Calibri"/>
                <w:color w:val="000000"/>
                <w:sz w:val="20"/>
                <w:szCs w:val="20"/>
              </w:rPr>
            </w:pPr>
          </w:p>
        </w:tc>
        <w:tc>
          <w:tcPr>
            <w:tcW w:w="956" w:type="dxa"/>
            <w:vMerge/>
            <w:tcBorders>
              <w:top w:val="nil"/>
              <w:left w:val="single" w:sz="4" w:space="0" w:color="auto"/>
              <w:bottom w:val="single" w:sz="8" w:space="0" w:color="000000"/>
              <w:right w:val="nil"/>
            </w:tcBorders>
            <w:vAlign w:val="center"/>
            <w:hideMark/>
          </w:tcPr>
          <w:p w14:paraId="57C6A7DB" w14:textId="77777777" w:rsidR="00312AB2" w:rsidRDefault="00312AB2">
            <w:pPr>
              <w:rPr>
                <w:ins w:id="827" w:author="Karim Anaya-Izquierdo" w:date="2024-09-19T14:39:00Z" w16du:dateUtc="2024-09-19T13:39:00Z"/>
                <w:rFonts w:ascii="Calibri" w:hAnsi="Calibri" w:cs="Calibri"/>
                <w:color w:val="000000"/>
                <w:sz w:val="20"/>
                <w:szCs w:val="20"/>
              </w:rPr>
            </w:pPr>
          </w:p>
        </w:tc>
        <w:tc>
          <w:tcPr>
            <w:tcW w:w="899" w:type="dxa"/>
            <w:vMerge/>
            <w:tcBorders>
              <w:top w:val="nil"/>
              <w:left w:val="nil"/>
              <w:bottom w:val="single" w:sz="8" w:space="0" w:color="000000"/>
              <w:right w:val="nil"/>
            </w:tcBorders>
            <w:vAlign w:val="center"/>
            <w:hideMark/>
          </w:tcPr>
          <w:p w14:paraId="7B226F93" w14:textId="77777777" w:rsidR="00312AB2" w:rsidRDefault="00312AB2">
            <w:pPr>
              <w:rPr>
                <w:ins w:id="828" w:author="Karim Anaya-Izquierdo" w:date="2024-09-19T14:39:00Z" w16du:dateUtc="2024-09-19T13:39:00Z"/>
                <w:rFonts w:ascii="Calibri" w:hAnsi="Calibri" w:cs="Calibri"/>
                <w:color w:val="000000"/>
                <w:sz w:val="20"/>
                <w:szCs w:val="20"/>
              </w:rPr>
            </w:pPr>
          </w:p>
        </w:tc>
        <w:tc>
          <w:tcPr>
            <w:tcW w:w="898" w:type="dxa"/>
            <w:vMerge/>
            <w:tcBorders>
              <w:top w:val="nil"/>
              <w:left w:val="nil"/>
              <w:bottom w:val="single" w:sz="8" w:space="0" w:color="000000"/>
              <w:right w:val="single" w:sz="4" w:space="0" w:color="auto"/>
            </w:tcBorders>
            <w:vAlign w:val="center"/>
            <w:hideMark/>
          </w:tcPr>
          <w:p w14:paraId="731F4446" w14:textId="77777777" w:rsidR="00312AB2" w:rsidRDefault="00312AB2">
            <w:pPr>
              <w:rPr>
                <w:ins w:id="829" w:author="Karim Anaya-Izquierdo" w:date="2024-09-19T14:39:00Z" w16du:dateUtc="2024-09-19T13:39:00Z"/>
                <w:rFonts w:ascii="Calibri" w:hAnsi="Calibri" w:cs="Calibri"/>
                <w:color w:val="000000"/>
                <w:sz w:val="20"/>
                <w:szCs w:val="20"/>
              </w:rPr>
            </w:pPr>
          </w:p>
        </w:tc>
        <w:tc>
          <w:tcPr>
            <w:tcW w:w="36" w:type="dxa"/>
            <w:tcBorders>
              <w:top w:val="nil"/>
              <w:left w:val="nil"/>
              <w:bottom w:val="nil"/>
              <w:right w:val="nil"/>
            </w:tcBorders>
            <w:noWrap/>
            <w:vAlign w:val="bottom"/>
            <w:hideMark/>
          </w:tcPr>
          <w:p w14:paraId="118B2499" w14:textId="77777777" w:rsidR="00312AB2" w:rsidRDefault="00312AB2">
            <w:pPr>
              <w:jc w:val="center"/>
              <w:rPr>
                <w:ins w:id="830" w:author="Karim Anaya-Izquierdo" w:date="2024-09-19T14:39:00Z" w16du:dateUtc="2024-09-19T13:39:00Z"/>
                <w:rFonts w:ascii="Calibri" w:hAnsi="Calibri" w:cs="Calibri"/>
                <w:color w:val="000000"/>
                <w:sz w:val="20"/>
                <w:szCs w:val="20"/>
              </w:rPr>
            </w:pPr>
          </w:p>
        </w:tc>
      </w:tr>
      <w:tr w:rsidR="00292E72" w14:paraId="243711B5" w14:textId="77777777" w:rsidTr="00312AB2">
        <w:trPr>
          <w:trHeight w:val="320"/>
          <w:jc w:val="center"/>
          <w:ins w:id="831" w:author="Karim Anaya-Izquierdo" w:date="2024-09-19T14:39:00Z"/>
        </w:trPr>
        <w:tc>
          <w:tcPr>
            <w:tcW w:w="740" w:type="dxa"/>
            <w:vMerge w:val="restart"/>
            <w:tcBorders>
              <w:top w:val="nil"/>
              <w:left w:val="nil"/>
              <w:bottom w:val="single" w:sz="8" w:space="0" w:color="000000"/>
              <w:right w:val="nil"/>
            </w:tcBorders>
            <w:vAlign w:val="center"/>
            <w:hideMark/>
          </w:tcPr>
          <w:p w14:paraId="1DC805F8" w14:textId="77777777" w:rsidR="00312AB2" w:rsidRDefault="00312AB2">
            <w:pPr>
              <w:jc w:val="center"/>
              <w:rPr>
                <w:ins w:id="832" w:author="Karim Anaya-Izquierdo" w:date="2024-09-19T14:39:00Z" w16du:dateUtc="2024-09-19T13:39:00Z"/>
                <w:rFonts w:ascii="Calibri" w:hAnsi="Calibri" w:cs="Calibri"/>
                <w:color w:val="000000"/>
                <w:sz w:val="20"/>
                <w:szCs w:val="20"/>
              </w:rPr>
            </w:pPr>
            <w:ins w:id="833" w:author="Karim Anaya-Izquierdo" w:date="2024-09-19T14:39:00Z" w16du:dateUtc="2024-09-19T13:39:00Z">
              <w:r>
                <w:rPr>
                  <w:rFonts w:ascii="Calibri" w:hAnsi="Calibri" w:cs="Calibri"/>
                  <w:color w:val="000000"/>
                  <w:sz w:val="20"/>
                  <w:szCs w:val="20"/>
                </w:rPr>
                <w:t>45°</w:t>
              </w:r>
            </w:ins>
          </w:p>
        </w:tc>
        <w:tc>
          <w:tcPr>
            <w:tcW w:w="993" w:type="dxa"/>
            <w:tcBorders>
              <w:top w:val="nil"/>
              <w:left w:val="nil"/>
              <w:bottom w:val="nil"/>
              <w:right w:val="nil"/>
            </w:tcBorders>
            <w:vAlign w:val="center"/>
            <w:hideMark/>
          </w:tcPr>
          <w:p w14:paraId="1D99AA60" w14:textId="77777777" w:rsidR="00312AB2" w:rsidRDefault="00312AB2">
            <w:pPr>
              <w:jc w:val="center"/>
              <w:rPr>
                <w:ins w:id="834" w:author="Karim Anaya-Izquierdo" w:date="2024-09-19T14:39:00Z" w16du:dateUtc="2024-09-19T13:39:00Z"/>
                <w:rFonts w:ascii="Calibri" w:hAnsi="Calibri" w:cs="Calibri"/>
                <w:color w:val="000000"/>
                <w:sz w:val="20"/>
                <w:szCs w:val="20"/>
              </w:rPr>
            </w:pPr>
            <w:ins w:id="835" w:author="Karim Anaya-Izquierdo" w:date="2024-09-19T14:39:00Z" w16du:dateUtc="2024-09-19T13:39: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2B29EFF4" w14:textId="77777777" w:rsidR="00312AB2" w:rsidRDefault="00312AB2">
            <w:pPr>
              <w:jc w:val="center"/>
              <w:rPr>
                <w:ins w:id="836" w:author="Karim Anaya-Izquierdo" w:date="2024-09-19T14:39:00Z" w16du:dateUtc="2024-09-19T13:39:00Z"/>
                <w:rFonts w:ascii="Calibri" w:hAnsi="Calibri" w:cs="Calibri"/>
                <w:color w:val="000000"/>
                <w:sz w:val="20"/>
                <w:szCs w:val="20"/>
              </w:rPr>
            </w:pPr>
            <w:ins w:id="837" w:author="Karim Anaya-Izquierdo" w:date="2024-09-19T14:39:00Z" w16du:dateUtc="2024-09-19T13:39:00Z">
              <w:r>
                <w:rPr>
                  <w:rFonts w:ascii="Calibri" w:hAnsi="Calibri" w:cs="Calibri"/>
                  <w:color w:val="000000"/>
                  <w:sz w:val="20"/>
                  <w:szCs w:val="20"/>
                </w:rPr>
                <w:t>0.0162</w:t>
              </w:r>
            </w:ins>
          </w:p>
        </w:tc>
        <w:tc>
          <w:tcPr>
            <w:tcW w:w="1052" w:type="dxa"/>
            <w:tcBorders>
              <w:top w:val="nil"/>
              <w:left w:val="nil"/>
              <w:bottom w:val="nil"/>
              <w:right w:val="nil"/>
            </w:tcBorders>
            <w:vAlign w:val="center"/>
            <w:hideMark/>
          </w:tcPr>
          <w:p w14:paraId="02E73DA2" w14:textId="77777777" w:rsidR="00312AB2" w:rsidRDefault="00312AB2">
            <w:pPr>
              <w:jc w:val="center"/>
              <w:rPr>
                <w:ins w:id="838" w:author="Karim Anaya-Izquierdo" w:date="2024-09-19T14:39:00Z" w16du:dateUtc="2024-09-19T13:39:00Z"/>
                <w:rFonts w:ascii="Calibri" w:hAnsi="Calibri" w:cs="Calibri"/>
                <w:color w:val="000000"/>
                <w:sz w:val="20"/>
                <w:szCs w:val="20"/>
              </w:rPr>
            </w:pPr>
            <w:ins w:id="839" w:author="Karim Anaya-Izquierdo" w:date="2024-09-19T14:39:00Z" w16du:dateUtc="2024-09-19T13:39:00Z">
              <w:r>
                <w:rPr>
                  <w:rFonts w:ascii="Calibri" w:hAnsi="Calibri" w:cs="Calibri"/>
                  <w:color w:val="000000"/>
                  <w:sz w:val="20"/>
                  <w:szCs w:val="20"/>
                </w:rPr>
                <w:t>0.0077</w:t>
              </w:r>
            </w:ins>
          </w:p>
        </w:tc>
        <w:tc>
          <w:tcPr>
            <w:tcW w:w="1091" w:type="dxa"/>
            <w:tcBorders>
              <w:top w:val="nil"/>
              <w:left w:val="nil"/>
              <w:bottom w:val="nil"/>
              <w:right w:val="single" w:sz="4" w:space="0" w:color="auto"/>
            </w:tcBorders>
            <w:vAlign w:val="center"/>
            <w:hideMark/>
          </w:tcPr>
          <w:p w14:paraId="7C342918" w14:textId="77777777" w:rsidR="00312AB2" w:rsidRDefault="00312AB2">
            <w:pPr>
              <w:jc w:val="center"/>
              <w:rPr>
                <w:ins w:id="840" w:author="Karim Anaya-Izquierdo" w:date="2024-09-19T14:39:00Z" w16du:dateUtc="2024-09-19T13:39:00Z"/>
                <w:rFonts w:ascii="Calibri" w:hAnsi="Calibri" w:cs="Calibri"/>
                <w:color w:val="000000"/>
                <w:sz w:val="20"/>
                <w:szCs w:val="20"/>
              </w:rPr>
            </w:pPr>
            <w:ins w:id="841" w:author="Karim Anaya-Izquierdo" w:date="2024-09-19T14:39:00Z" w16du:dateUtc="2024-09-19T13:39:00Z">
              <w:r>
                <w:rPr>
                  <w:rFonts w:ascii="Calibri" w:hAnsi="Calibri" w:cs="Calibri"/>
                  <w:color w:val="000000"/>
                  <w:sz w:val="20"/>
                  <w:szCs w:val="20"/>
                </w:rPr>
                <w:t>52%</w:t>
              </w:r>
            </w:ins>
          </w:p>
        </w:tc>
        <w:tc>
          <w:tcPr>
            <w:tcW w:w="956" w:type="dxa"/>
            <w:tcBorders>
              <w:top w:val="nil"/>
              <w:left w:val="nil"/>
              <w:bottom w:val="nil"/>
              <w:right w:val="nil"/>
            </w:tcBorders>
            <w:vAlign w:val="center"/>
            <w:hideMark/>
          </w:tcPr>
          <w:p w14:paraId="7819753B" w14:textId="77777777" w:rsidR="00312AB2" w:rsidRDefault="00312AB2">
            <w:pPr>
              <w:jc w:val="center"/>
              <w:rPr>
                <w:ins w:id="842" w:author="Karim Anaya-Izquierdo" w:date="2024-09-19T14:39:00Z" w16du:dateUtc="2024-09-19T13:39:00Z"/>
                <w:rFonts w:ascii="Calibri" w:hAnsi="Calibri" w:cs="Calibri"/>
                <w:color w:val="000000"/>
                <w:sz w:val="20"/>
                <w:szCs w:val="20"/>
              </w:rPr>
            </w:pPr>
            <w:ins w:id="843" w:author="Karim Anaya-Izquierdo" w:date="2024-09-19T14:39:00Z" w16du:dateUtc="2024-09-19T13:39:00Z">
              <w:r>
                <w:rPr>
                  <w:rFonts w:ascii="Calibri" w:hAnsi="Calibri" w:cs="Calibri"/>
                  <w:color w:val="000000"/>
                  <w:sz w:val="20"/>
                  <w:szCs w:val="20"/>
                </w:rPr>
                <w:t>0.1887</w:t>
              </w:r>
            </w:ins>
          </w:p>
        </w:tc>
        <w:tc>
          <w:tcPr>
            <w:tcW w:w="899" w:type="dxa"/>
            <w:tcBorders>
              <w:top w:val="nil"/>
              <w:left w:val="nil"/>
              <w:bottom w:val="nil"/>
              <w:right w:val="nil"/>
            </w:tcBorders>
            <w:vAlign w:val="center"/>
            <w:hideMark/>
          </w:tcPr>
          <w:p w14:paraId="03B33E6A" w14:textId="77777777" w:rsidR="00312AB2" w:rsidRDefault="00312AB2">
            <w:pPr>
              <w:jc w:val="center"/>
              <w:rPr>
                <w:ins w:id="844" w:author="Karim Anaya-Izquierdo" w:date="2024-09-19T14:39:00Z" w16du:dateUtc="2024-09-19T13:39:00Z"/>
                <w:rFonts w:ascii="Calibri" w:hAnsi="Calibri" w:cs="Calibri"/>
                <w:color w:val="000000"/>
                <w:sz w:val="20"/>
                <w:szCs w:val="20"/>
              </w:rPr>
            </w:pPr>
            <w:ins w:id="845" w:author="Karim Anaya-Izquierdo" w:date="2024-09-19T14:39:00Z" w16du:dateUtc="2024-09-19T13:39:00Z">
              <w:r>
                <w:rPr>
                  <w:rFonts w:ascii="Calibri" w:hAnsi="Calibri" w:cs="Calibri"/>
                  <w:color w:val="000000"/>
                  <w:sz w:val="20"/>
                  <w:szCs w:val="20"/>
                </w:rPr>
                <w:t>0.012</w:t>
              </w:r>
            </w:ins>
          </w:p>
        </w:tc>
        <w:tc>
          <w:tcPr>
            <w:tcW w:w="898" w:type="dxa"/>
            <w:tcBorders>
              <w:top w:val="nil"/>
              <w:left w:val="nil"/>
              <w:bottom w:val="nil"/>
              <w:right w:val="nil"/>
            </w:tcBorders>
            <w:vAlign w:val="center"/>
            <w:hideMark/>
          </w:tcPr>
          <w:p w14:paraId="0E6E243B" w14:textId="77777777" w:rsidR="00312AB2" w:rsidRDefault="00312AB2">
            <w:pPr>
              <w:jc w:val="center"/>
              <w:rPr>
                <w:ins w:id="846" w:author="Karim Anaya-Izquierdo" w:date="2024-09-19T14:39:00Z" w16du:dateUtc="2024-09-19T13:39:00Z"/>
                <w:rFonts w:ascii="Calibri" w:hAnsi="Calibri" w:cs="Calibri"/>
                <w:color w:val="000000"/>
                <w:sz w:val="20"/>
                <w:szCs w:val="20"/>
              </w:rPr>
            </w:pPr>
            <w:ins w:id="847" w:author="Karim Anaya-Izquierdo" w:date="2024-09-19T14:39:00Z" w16du:dateUtc="2024-09-19T13:39:00Z">
              <w:r>
                <w:rPr>
                  <w:rFonts w:ascii="Calibri" w:hAnsi="Calibri" w:cs="Calibri"/>
                  <w:color w:val="000000"/>
                  <w:sz w:val="20"/>
                  <w:szCs w:val="20"/>
                </w:rPr>
                <w:t>94%</w:t>
              </w:r>
            </w:ins>
          </w:p>
        </w:tc>
        <w:tc>
          <w:tcPr>
            <w:tcW w:w="36" w:type="dxa"/>
            <w:vAlign w:val="center"/>
            <w:hideMark/>
          </w:tcPr>
          <w:p w14:paraId="327095FE" w14:textId="77777777" w:rsidR="00312AB2" w:rsidRDefault="00312AB2">
            <w:pPr>
              <w:rPr>
                <w:ins w:id="848" w:author="Karim Anaya-Izquierdo" w:date="2024-09-19T14:39:00Z" w16du:dateUtc="2024-09-19T13:39:00Z"/>
                <w:sz w:val="20"/>
                <w:szCs w:val="20"/>
              </w:rPr>
            </w:pPr>
          </w:p>
        </w:tc>
      </w:tr>
      <w:tr w:rsidR="00934E61" w14:paraId="358BB48D" w14:textId="77777777" w:rsidTr="00312AB2">
        <w:trPr>
          <w:trHeight w:val="340"/>
          <w:jc w:val="center"/>
          <w:ins w:id="849" w:author="Karim Anaya-Izquierdo" w:date="2024-09-19T14:39:00Z"/>
        </w:trPr>
        <w:tc>
          <w:tcPr>
            <w:tcW w:w="740" w:type="dxa"/>
            <w:vMerge/>
            <w:tcBorders>
              <w:top w:val="nil"/>
              <w:left w:val="nil"/>
              <w:bottom w:val="single" w:sz="8" w:space="0" w:color="000000"/>
              <w:right w:val="nil"/>
            </w:tcBorders>
            <w:vAlign w:val="center"/>
            <w:hideMark/>
          </w:tcPr>
          <w:p w14:paraId="6FAF1DD3" w14:textId="77777777" w:rsidR="00312AB2" w:rsidRDefault="00312AB2">
            <w:pPr>
              <w:rPr>
                <w:ins w:id="850" w:author="Karim Anaya-Izquierdo" w:date="2024-09-19T14:39:00Z" w16du:dateUtc="2024-09-19T13:39: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2C181606" w14:textId="77777777" w:rsidR="00312AB2" w:rsidRDefault="00312AB2">
            <w:pPr>
              <w:jc w:val="center"/>
              <w:rPr>
                <w:ins w:id="851" w:author="Karim Anaya-Izquierdo" w:date="2024-09-19T14:39:00Z" w16du:dateUtc="2024-09-19T13:39:00Z"/>
                <w:rFonts w:ascii="Calibri" w:hAnsi="Calibri" w:cs="Calibri"/>
                <w:color w:val="000000"/>
                <w:sz w:val="20"/>
                <w:szCs w:val="20"/>
              </w:rPr>
            </w:pPr>
            <w:ins w:id="852" w:author="Karim Anaya-Izquierdo" w:date="2024-09-19T14:39:00Z" w16du:dateUtc="2024-09-19T13:39: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3311AD16" w14:textId="77777777" w:rsidR="00312AB2" w:rsidRDefault="00312AB2">
            <w:pPr>
              <w:jc w:val="center"/>
              <w:rPr>
                <w:ins w:id="853" w:author="Karim Anaya-Izquierdo" w:date="2024-09-19T14:39:00Z" w16du:dateUtc="2024-09-19T13:39:00Z"/>
                <w:rFonts w:ascii="Calibri" w:hAnsi="Calibri" w:cs="Calibri"/>
                <w:color w:val="000000"/>
                <w:sz w:val="20"/>
                <w:szCs w:val="20"/>
              </w:rPr>
            </w:pPr>
            <w:ins w:id="854" w:author="Karim Anaya-Izquierdo" w:date="2024-09-19T14:39:00Z" w16du:dateUtc="2024-09-19T13:39:00Z">
              <w:r>
                <w:rPr>
                  <w:rFonts w:ascii="Calibri" w:hAnsi="Calibri" w:cs="Calibri"/>
                  <w:color w:val="000000"/>
                  <w:sz w:val="20"/>
                  <w:szCs w:val="20"/>
                </w:rPr>
                <w:t>0.0223</w:t>
              </w:r>
            </w:ins>
          </w:p>
        </w:tc>
        <w:tc>
          <w:tcPr>
            <w:tcW w:w="1052" w:type="dxa"/>
            <w:tcBorders>
              <w:top w:val="nil"/>
              <w:left w:val="nil"/>
              <w:bottom w:val="single" w:sz="8" w:space="0" w:color="auto"/>
              <w:right w:val="nil"/>
            </w:tcBorders>
            <w:vAlign w:val="center"/>
            <w:hideMark/>
          </w:tcPr>
          <w:p w14:paraId="4829F4B7" w14:textId="77777777" w:rsidR="00312AB2" w:rsidRDefault="00312AB2">
            <w:pPr>
              <w:jc w:val="center"/>
              <w:rPr>
                <w:ins w:id="855" w:author="Karim Anaya-Izquierdo" w:date="2024-09-19T14:39:00Z" w16du:dateUtc="2024-09-19T13:39:00Z"/>
                <w:rFonts w:ascii="Calibri" w:hAnsi="Calibri" w:cs="Calibri"/>
                <w:color w:val="000000"/>
                <w:sz w:val="20"/>
                <w:szCs w:val="20"/>
              </w:rPr>
            </w:pPr>
            <w:ins w:id="856" w:author="Karim Anaya-Izquierdo" w:date="2024-09-19T14:39:00Z" w16du:dateUtc="2024-09-19T13:39:00Z">
              <w:r>
                <w:rPr>
                  <w:rFonts w:ascii="Calibri" w:hAnsi="Calibri" w:cs="Calibri"/>
                  <w:color w:val="000000"/>
                  <w:sz w:val="20"/>
                  <w:szCs w:val="20"/>
                </w:rPr>
                <w:t>0.0089</w:t>
              </w:r>
            </w:ins>
          </w:p>
        </w:tc>
        <w:tc>
          <w:tcPr>
            <w:tcW w:w="1091" w:type="dxa"/>
            <w:tcBorders>
              <w:top w:val="nil"/>
              <w:left w:val="nil"/>
              <w:bottom w:val="single" w:sz="8" w:space="0" w:color="auto"/>
              <w:right w:val="single" w:sz="4" w:space="0" w:color="auto"/>
            </w:tcBorders>
            <w:vAlign w:val="center"/>
            <w:hideMark/>
          </w:tcPr>
          <w:p w14:paraId="0C9DF483" w14:textId="77777777" w:rsidR="00312AB2" w:rsidRDefault="00312AB2">
            <w:pPr>
              <w:jc w:val="center"/>
              <w:rPr>
                <w:ins w:id="857" w:author="Karim Anaya-Izquierdo" w:date="2024-09-19T14:39:00Z" w16du:dateUtc="2024-09-19T13:39:00Z"/>
                <w:rFonts w:ascii="Calibri" w:hAnsi="Calibri" w:cs="Calibri"/>
                <w:color w:val="000000"/>
                <w:sz w:val="20"/>
                <w:szCs w:val="20"/>
              </w:rPr>
            </w:pPr>
            <w:ins w:id="858" w:author="Karim Anaya-Izquierdo" w:date="2024-09-19T14:39:00Z" w16du:dateUtc="2024-09-19T13:39:00Z">
              <w:r>
                <w:rPr>
                  <w:rFonts w:ascii="Calibri" w:hAnsi="Calibri" w:cs="Calibri"/>
                  <w:color w:val="000000"/>
                  <w:sz w:val="20"/>
                  <w:szCs w:val="20"/>
                </w:rPr>
                <w:t>60%</w:t>
              </w:r>
            </w:ins>
          </w:p>
        </w:tc>
        <w:tc>
          <w:tcPr>
            <w:tcW w:w="956" w:type="dxa"/>
            <w:tcBorders>
              <w:top w:val="nil"/>
              <w:left w:val="nil"/>
              <w:bottom w:val="single" w:sz="8" w:space="0" w:color="auto"/>
              <w:right w:val="nil"/>
            </w:tcBorders>
            <w:vAlign w:val="center"/>
            <w:hideMark/>
          </w:tcPr>
          <w:p w14:paraId="22BA0BE0" w14:textId="77777777" w:rsidR="00312AB2" w:rsidRDefault="00312AB2">
            <w:pPr>
              <w:jc w:val="center"/>
              <w:rPr>
                <w:ins w:id="859" w:author="Karim Anaya-Izquierdo" w:date="2024-09-19T14:39:00Z" w16du:dateUtc="2024-09-19T13:39:00Z"/>
                <w:rFonts w:ascii="Calibri" w:hAnsi="Calibri" w:cs="Calibri"/>
                <w:color w:val="000000"/>
                <w:sz w:val="20"/>
                <w:szCs w:val="20"/>
              </w:rPr>
            </w:pPr>
            <w:ins w:id="860" w:author="Karim Anaya-Izquierdo" w:date="2024-09-19T14:39:00Z" w16du:dateUtc="2024-09-19T13:39:00Z">
              <w:r>
                <w:rPr>
                  <w:rFonts w:ascii="Calibri" w:hAnsi="Calibri" w:cs="Calibri"/>
                  <w:color w:val="000000"/>
                  <w:sz w:val="20"/>
                  <w:szCs w:val="20"/>
                </w:rPr>
                <w:t>0.1922</w:t>
              </w:r>
            </w:ins>
          </w:p>
        </w:tc>
        <w:tc>
          <w:tcPr>
            <w:tcW w:w="899" w:type="dxa"/>
            <w:tcBorders>
              <w:top w:val="nil"/>
              <w:left w:val="nil"/>
              <w:bottom w:val="single" w:sz="8" w:space="0" w:color="auto"/>
              <w:right w:val="nil"/>
            </w:tcBorders>
            <w:vAlign w:val="center"/>
            <w:hideMark/>
          </w:tcPr>
          <w:p w14:paraId="56665263" w14:textId="77777777" w:rsidR="00312AB2" w:rsidRDefault="00312AB2">
            <w:pPr>
              <w:jc w:val="center"/>
              <w:rPr>
                <w:ins w:id="861" w:author="Karim Anaya-Izquierdo" w:date="2024-09-19T14:39:00Z" w16du:dateUtc="2024-09-19T13:39:00Z"/>
                <w:rFonts w:ascii="Calibri" w:hAnsi="Calibri" w:cs="Calibri"/>
                <w:color w:val="000000"/>
                <w:sz w:val="20"/>
                <w:szCs w:val="20"/>
              </w:rPr>
            </w:pPr>
            <w:ins w:id="862" w:author="Karim Anaya-Izquierdo" w:date="2024-09-19T14:39:00Z" w16du:dateUtc="2024-09-19T13:39:00Z">
              <w:r>
                <w:rPr>
                  <w:rFonts w:ascii="Calibri" w:hAnsi="Calibri" w:cs="Calibri"/>
                  <w:color w:val="000000"/>
                  <w:sz w:val="20"/>
                  <w:szCs w:val="20"/>
                </w:rPr>
                <w:t>0.0142</w:t>
              </w:r>
            </w:ins>
          </w:p>
        </w:tc>
        <w:tc>
          <w:tcPr>
            <w:tcW w:w="898" w:type="dxa"/>
            <w:tcBorders>
              <w:top w:val="nil"/>
              <w:left w:val="nil"/>
              <w:bottom w:val="single" w:sz="8" w:space="0" w:color="auto"/>
              <w:right w:val="nil"/>
            </w:tcBorders>
            <w:vAlign w:val="center"/>
            <w:hideMark/>
          </w:tcPr>
          <w:p w14:paraId="2E737AC8" w14:textId="77777777" w:rsidR="00312AB2" w:rsidRDefault="00312AB2">
            <w:pPr>
              <w:jc w:val="center"/>
              <w:rPr>
                <w:ins w:id="863" w:author="Karim Anaya-Izquierdo" w:date="2024-09-19T14:39:00Z" w16du:dateUtc="2024-09-19T13:39:00Z"/>
                <w:rFonts w:ascii="Calibri" w:hAnsi="Calibri" w:cs="Calibri"/>
                <w:color w:val="000000"/>
                <w:sz w:val="20"/>
                <w:szCs w:val="20"/>
              </w:rPr>
            </w:pPr>
            <w:ins w:id="864" w:author="Karim Anaya-Izquierdo" w:date="2024-09-19T14:39:00Z" w16du:dateUtc="2024-09-19T13:39:00Z">
              <w:r>
                <w:rPr>
                  <w:rFonts w:ascii="Calibri" w:hAnsi="Calibri" w:cs="Calibri"/>
                  <w:color w:val="000000"/>
                  <w:sz w:val="20"/>
                  <w:szCs w:val="20"/>
                </w:rPr>
                <w:t>93%</w:t>
              </w:r>
            </w:ins>
          </w:p>
        </w:tc>
        <w:tc>
          <w:tcPr>
            <w:tcW w:w="36" w:type="dxa"/>
            <w:vAlign w:val="center"/>
            <w:hideMark/>
          </w:tcPr>
          <w:p w14:paraId="1F3A03D4" w14:textId="77777777" w:rsidR="00312AB2" w:rsidRDefault="00312AB2">
            <w:pPr>
              <w:rPr>
                <w:ins w:id="865" w:author="Karim Anaya-Izquierdo" w:date="2024-09-19T14:39:00Z" w16du:dateUtc="2024-09-19T13:39:00Z"/>
                <w:sz w:val="20"/>
                <w:szCs w:val="20"/>
              </w:rPr>
            </w:pPr>
          </w:p>
        </w:tc>
      </w:tr>
      <w:tr w:rsidR="00292E72" w14:paraId="217A9699" w14:textId="77777777" w:rsidTr="00312AB2">
        <w:trPr>
          <w:trHeight w:val="320"/>
          <w:jc w:val="center"/>
          <w:ins w:id="866" w:author="Karim Anaya-Izquierdo" w:date="2024-09-19T14:39:00Z"/>
        </w:trPr>
        <w:tc>
          <w:tcPr>
            <w:tcW w:w="740" w:type="dxa"/>
            <w:vMerge w:val="restart"/>
            <w:tcBorders>
              <w:top w:val="nil"/>
              <w:left w:val="nil"/>
              <w:bottom w:val="single" w:sz="8" w:space="0" w:color="000000"/>
              <w:right w:val="nil"/>
            </w:tcBorders>
            <w:vAlign w:val="center"/>
            <w:hideMark/>
          </w:tcPr>
          <w:p w14:paraId="2D419F43" w14:textId="77777777" w:rsidR="00312AB2" w:rsidRDefault="00312AB2">
            <w:pPr>
              <w:jc w:val="center"/>
              <w:rPr>
                <w:ins w:id="867" w:author="Karim Anaya-Izquierdo" w:date="2024-09-19T14:39:00Z" w16du:dateUtc="2024-09-19T13:39:00Z"/>
                <w:rFonts w:ascii="Calibri" w:hAnsi="Calibri" w:cs="Calibri"/>
                <w:color w:val="000000"/>
                <w:sz w:val="20"/>
                <w:szCs w:val="20"/>
              </w:rPr>
            </w:pPr>
            <w:ins w:id="868" w:author="Karim Anaya-Izquierdo" w:date="2024-09-19T14:39:00Z" w16du:dateUtc="2024-09-19T13:39:00Z">
              <w:r>
                <w:rPr>
                  <w:rFonts w:ascii="Calibri" w:hAnsi="Calibri" w:cs="Calibri"/>
                  <w:color w:val="000000"/>
                  <w:sz w:val="20"/>
                  <w:szCs w:val="20"/>
                </w:rPr>
                <w:t>90°</w:t>
              </w:r>
            </w:ins>
          </w:p>
        </w:tc>
        <w:tc>
          <w:tcPr>
            <w:tcW w:w="993" w:type="dxa"/>
            <w:tcBorders>
              <w:top w:val="nil"/>
              <w:left w:val="nil"/>
              <w:bottom w:val="nil"/>
              <w:right w:val="nil"/>
            </w:tcBorders>
            <w:vAlign w:val="center"/>
            <w:hideMark/>
          </w:tcPr>
          <w:p w14:paraId="498791AD" w14:textId="77777777" w:rsidR="00312AB2" w:rsidRDefault="00312AB2">
            <w:pPr>
              <w:jc w:val="center"/>
              <w:rPr>
                <w:ins w:id="869" w:author="Karim Anaya-Izquierdo" w:date="2024-09-19T14:39:00Z" w16du:dateUtc="2024-09-19T13:39:00Z"/>
                <w:rFonts w:ascii="Calibri" w:hAnsi="Calibri" w:cs="Calibri"/>
                <w:color w:val="000000"/>
                <w:sz w:val="20"/>
                <w:szCs w:val="20"/>
              </w:rPr>
            </w:pPr>
            <w:ins w:id="870" w:author="Karim Anaya-Izquierdo" w:date="2024-09-19T14:39:00Z" w16du:dateUtc="2024-09-19T13:39: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70EC667F" w14:textId="77777777" w:rsidR="00312AB2" w:rsidRDefault="00312AB2">
            <w:pPr>
              <w:jc w:val="center"/>
              <w:rPr>
                <w:ins w:id="871" w:author="Karim Anaya-Izquierdo" w:date="2024-09-19T14:39:00Z" w16du:dateUtc="2024-09-19T13:39:00Z"/>
                <w:rFonts w:ascii="Calibri" w:hAnsi="Calibri" w:cs="Calibri"/>
                <w:color w:val="000000"/>
                <w:sz w:val="20"/>
                <w:szCs w:val="20"/>
              </w:rPr>
            </w:pPr>
            <w:ins w:id="872" w:author="Karim Anaya-Izquierdo" w:date="2024-09-19T14:39:00Z" w16du:dateUtc="2024-09-19T13:39:00Z">
              <w:r>
                <w:rPr>
                  <w:rFonts w:ascii="Calibri" w:hAnsi="Calibri" w:cs="Calibri"/>
                  <w:color w:val="000000"/>
                  <w:sz w:val="20"/>
                  <w:szCs w:val="20"/>
                </w:rPr>
                <w:t>0.0145</w:t>
              </w:r>
            </w:ins>
          </w:p>
        </w:tc>
        <w:tc>
          <w:tcPr>
            <w:tcW w:w="1052" w:type="dxa"/>
            <w:tcBorders>
              <w:top w:val="nil"/>
              <w:left w:val="nil"/>
              <w:bottom w:val="nil"/>
              <w:right w:val="nil"/>
            </w:tcBorders>
            <w:vAlign w:val="center"/>
            <w:hideMark/>
          </w:tcPr>
          <w:p w14:paraId="38250F5F" w14:textId="77777777" w:rsidR="00312AB2" w:rsidRDefault="00312AB2">
            <w:pPr>
              <w:jc w:val="center"/>
              <w:rPr>
                <w:ins w:id="873" w:author="Karim Anaya-Izquierdo" w:date="2024-09-19T14:39:00Z" w16du:dateUtc="2024-09-19T13:39:00Z"/>
                <w:rFonts w:ascii="Calibri" w:hAnsi="Calibri" w:cs="Calibri"/>
                <w:color w:val="000000"/>
                <w:sz w:val="20"/>
                <w:szCs w:val="20"/>
              </w:rPr>
            </w:pPr>
            <w:ins w:id="874" w:author="Karim Anaya-Izquierdo" w:date="2024-09-19T14:39:00Z" w16du:dateUtc="2024-09-19T13:39:00Z">
              <w:r>
                <w:rPr>
                  <w:rFonts w:ascii="Calibri" w:hAnsi="Calibri" w:cs="Calibri"/>
                  <w:color w:val="000000"/>
                  <w:sz w:val="20"/>
                  <w:szCs w:val="20"/>
                </w:rPr>
                <w:t>0.0047</w:t>
              </w:r>
            </w:ins>
          </w:p>
        </w:tc>
        <w:tc>
          <w:tcPr>
            <w:tcW w:w="1091" w:type="dxa"/>
            <w:tcBorders>
              <w:top w:val="nil"/>
              <w:left w:val="nil"/>
              <w:bottom w:val="nil"/>
              <w:right w:val="single" w:sz="4" w:space="0" w:color="auto"/>
            </w:tcBorders>
            <w:vAlign w:val="center"/>
            <w:hideMark/>
          </w:tcPr>
          <w:p w14:paraId="00CB854F" w14:textId="77777777" w:rsidR="00312AB2" w:rsidRDefault="00312AB2">
            <w:pPr>
              <w:jc w:val="center"/>
              <w:rPr>
                <w:ins w:id="875" w:author="Karim Anaya-Izquierdo" w:date="2024-09-19T14:39:00Z" w16du:dateUtc="2024-09-19T13:39:00Z"/>
                <w:rFonts w:ascii="Calibri" w:hAnsi="Calibri" w:cs="Calibri"/>
                <w:color w:val="000000"/>
                <w:sz w:val="20"/>
                <w:szCs w:val="20"/>
              </w:rPr>
            </w:pPr>
            <w:ins w:id="876" w:author="Karim Anaya-Izquierdo" w:date="2024-09-19T14:39:00Z" w16du:dateUtc="2024-09-19T13:39:00Z">
              <w:r>
                <w:rPr>
                  <w:rFonts w:ascii="Calibri" w:hAnsi="Calibri" w:cs="Calibri"/>
                  <w:color w:val="000000"/>
                  <w:sz w:val="20"/>
                  <w:szCs w:val="20"/>
                </w:rPr>
                <w:t>68%</w:t>
              </w:r>
            </w:ins>
          </w:p>
        </w:tc>
        <w:tc>
          <w:tcPr>
            <w:tcW w:w="956" w:type="dxa"/>
            <w:tcBorders>
              <w:top w:val="nil"/>
              <w:left w:val="nil"/>
              <w:bottom w:val="nil"/>
              <w:right w:val="nil"/>
            </w:tcBorders>
            <w:vAlign w:val="center"/>
            <w:hideMark/>
          </w:tcPr>
          <w:p w14:paraId="1AC5DA5A" w14:textId="77777777" w:rsidR="00312AB2" w:rsidRDefault="00312AB2">
            <w:pPr>
              <w:jc w:val="center"/>
              <w:rPr>
                <w:ins w:id="877" w:author="Karim Anaya-Izquierdo" w:date="2024-09-19T14:39:00Z" w16du:dateUtc="2024-09-19T13:39:00Z"/>
                <w:rFonts w:ascii="Calibri" w:hAnsi="Calibri" w:cs="Calibri"/>
                <w:color w:val="000000"/>
                <w:sz w:val="20"/>
                <w:szCs w:val="20"/>
              </w:rPr>
            </w:pPr>
            <w:ins w:id="878" w:author="Karim Anaya-Izquierdo" w:date="2024-09-19T14:39:00Z" w16du:dateUtc="2024-09-19T13:39:00Z">
              <w:r>
                <w:rPr>
                  <w:rFonts w:ascii="Calibri" w:hAnsi="Calibri" w:cs="Calibri"/>
                  <w:color w:val="000000"/>
                  <w:sz w:val="20"/>
                  <w:szCs w:val="20"/>
                </w:rPr>
                <w:t>0.1747</w:t>
              </w:r>
            </w:ins>
          </w:p>
        </w:tc>
        <w:tc>
          <w:tcPr>
            <w:tcW w:w="899" w:type="dxa"/>
            <w:tcBorders>
              <w:top w:val="nil"/>
              <w:left w:val="nil"/>
              <w:bottom w:val="nil"/>
              <w:right w:val="nil"/>
            </w:tcBorders>
            <w:vAlign w:val="center"/>
            <w:hideMark/>
          </w:tcPr>
          <w:p w14:paraId="33568072" w14:textId="77777777" w:rsidR="00312AB2" w:rsidRDefault="00312AB2">
            <w:pPr>
              <w:jc w:val="center"/>
              <w:rPr>
                <w:ins w:id="879" w:author="Karim Anaya-Izquierdo" w:date="2024-09-19T14:39:00Z" w16du:dateUtc="2024-09-19T13:39:00Z"/>
                <w:rFonts w:ascii="Calibri" w:hAnsi="Calibri" w:cs="Calibri"/>
                <w:color w:val="000000"/>
                <w:sz w:val="20"/>
                <w:szCs w:val="20"/>
              </w:rPr>
            </w:pPr>
            <w:ins w:id="880" w:author="Karim Anaya-Izquierdo" w:date="2024-09-19T14:39:00Z" w16du:dateUtc="2024-09-19T13:39:00Z">
              <w:r>
                <w:rPr>
                  <w:rFonts w:ascii="Calibri" w:hAnsi="Calibri" w:cs="Calibri"/>
                  <w:color w:val="000000"/>
                  <w:sz w:val="20"/>
                  <w:szCs w:val="20"/>
                </w:rPr>
                <w:t>0.0083</w:t>
              </w:r>
            </w:ins>
          </w:p>
        </w:tc>
        <w:tc>
          <w:tcPr>
            <w:tcW w:w="898" w:type="dxa"/>
            <w:tcBorders>
              <w:top w:val="nil"/>
              <w:left w:val="nil"/>
              <w:bottom w:val="nil"/>
              <w:right w:val="nil"/>
            </w:tcBorders>
            <w:vAlign w:val="center"/>
            <w:hideMark/>
          </w:tcPr>
          <w:p w14:paraId="188A5AEA" w14:textId="77777777" w:rsidR="00312AB2" w:rsidRDefault="00312AB2">
            <w:pPr>
              <w:jc w:val="center"/>
              <w:rPr>
                <w:ins w:id="881" w:author="Karim Anaya-Izquierdo" w:date="2024-09-19T14:39:00Z" w16du:dateUtc="2024-09-19T13:39:00Z"/>
                <w:rFonts w:ascii="Calibri" w:hAnsi="Calibri" w:cs="Calibri"/>
                <w:color w:val="000000"/>
                <w:sz w:val="20"/>
                <w:szCs w:val="20"/>
              </w:rPr>
            </w:pPr>
            <w:ins w:id="882" w:author="Karim Anaya-Izquierdo" w:date="2024-09-19T14:39:00Z" w16du:dateUtc="2024-09-19T13:39:00Z">
              <w:r>
                <w:rPr>
                  <w:rFonts w:ascii="Calibri" w:hAnsi="Calibri" w:cs="Calibri"/>
                  <w:color w:val="000000"/>
                  <w:sz w:val="20"/>
                  <w:szCs w:val="20"/>
                </w:rPr>
                <w:t>95%</w:t>
              </w:r>
            </w:ins>
          </w:p>
        </w:tc>
        <w:tc>
          <w:tcPr>
            <w:tcW w:w="36" w:type="dxa"/>
            <w:vAlign w:val="center"/>
            <w:hideMark/>
          </w:tcPr>
          <w:p w14:paraId="0ECE7567" w14:textId="77777777" w:rsidR="00312AB2" w:rsidRDefault="00312AB2">
            <w:pPr>
              <w:rPr>
                <w:ins w:id="883" w:author="Karim Anaya-Izquierdo" w:date="2024-09-19T14:39:00Z" w16du:dateUtc="2024-09-19T13:39:00Z"/>
                <w:sz w:val="20"/>
                <w:szCs w:val="20"/>
              </w:rPr>
            </w:pPr>
          </w:p>
        </w:tc>
      </w:tr>
      <w:tr w:rsidR="00934E61" w14:paraId="443075A8" w14:textId="77777777" w:rsidTr="00312AB2">
        <w:trPr>
          <w:trHeight w:val="340"/>
          <w:jc w:val="center"/>
          <w:ins w:id="884" w:author="Karim Anaya-Izquierdo" w:date="2024-09-19T14:39:00Z"/>
        </w:trPr>
        <w:tc>
          <w:tcPr>
            <w:tcW w:w="740" w:type="dxa"/>
            <w:vMerge/>
            <w:tcBorders>
              <w:top w:val="nil"/>
              <w:left w:val="nil"/>
              <w:bottom w:val="single" w:sz="8" w:space="0" w:color="000000"/>
              <w:right w:val="nil"/>
            </w:tcBorders>
            <w:vAlign w:val="center"/>
            <w:hideMark/>
          </w:tcPr>
          <w:p w14:paraId="76F020D1" w14:textId="77777777" w:rsidR="00312AB2" w:rsidRDefault="00312AB2">
            <w:pPr>
              <w:rPr>
                <w:ins w:id="885" w:author="Karim Anaya-Izquierdo" w:date="2024-09-19T14:39:00Z" w16du:dateUtc="2024-09-19T13:39: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7527E114" w14:textId="77777777" w:rsidR="00312AB2" w:rsidRDefault="00312AB2">
            <w:pPr>
              <w:jc w:val="center"/>
              <w:rPr>
                <w:ins w:id="886" w:author="Karim Anaya-Izquierdo" w:date="2024-09-19T14:39:00Z" w16du:dateUtc="2024-09-19T13:39:00Z"/>
                <w:rFonts w:ascii="Calibri" w:hAnsi="Calibri" w:cs="Calibri"/>
                <w:color w:val="000000"/>
                <w:sz w:val="20"/>
                <w:szCs w:val="20"/>
              </w:rPr>
            </w:pPr>
            <w:ins w:id="887" w:author="Karim Anaya-Izquierdo" w:date="2024-09-19T14:39:00Z" w16du:dateUtc="2024-09-19T13:39: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15F2BB1F" w14:textId="77777777" w:rsidR="00312AB2" w:rsidRDefault="00312AB2">
            <w:pPr>
              <w:jc w:val="center"/>
              <w:rPr>
                <w:ins w:id="888" w:author="Karim Anaya-Izquierdo" w:date="2024-09-19T14:39:00Z" w16du:dateUtc="2024-09-19T13:39:00Z"/>
                <w:rFonts w:ascii="Calibri" w:hAnsi="Calibri" w:cs="Calibri"/>
                <w:color w:val="000000"/>
                <w:sz w:val="20"/>
                <w:szCs w:val="20"/>
              </w:rPr>
            </w:pPr>
            <w:ins w:id="889" w:author="Karim Anaya-Izquierdo" w:date="2024-09-19T14:39:00Z" w16du:dateUtc="2024-09-19T13:39:00Z">
              <w:r>
                <w:rPr>
                  <w:rFonts w:ascii="Calibri" w:hAnsi="Calibri" w:cs="Calibri"/>
                  <w:color w:val="000000"/>
                  <w:sz w:val="20"/>
                  <w:szCs w:val="20"/>
                </w:rPr>
                <w:t>0.0325</w:t>
              </w:r>
            </w:ins>
          </w:p>
        </w:tc>
        <w:tc>
          <w:tcPr>
            <w:tcW w:w="1052" w:type="dxa"/>
            <w:tcBorders>
              <w:top w:val="nil"/>
              <w:left w:val="nil"/>
              <w:bottom w:val="single" w:sz="8" w:space="0" w:color="auto"/>
              <w:right w:val="nil"/>
            </w:tcBorders>
            <w:vAlign w:val="center"/>
            <w:hideMark/>
          </w:tcPr>
          <w:p w14:paraId="1C015BAC" w14:textId="77777777" w:rsidR="00312AB2" w:rsidRDefault="00312AB2">
            <w:pPr>
              <w:jc w:val="center"/>
              <w:rPr>
                <w:ins w:id="890" w:author="Karim Anaya-Izquierdo" w:date="2024-09-19T14:39:00Z" w16du:dateUtc="2024-09-19T13:39:00Z"/>
                <w:rFonts w:ascii="Calibri" w:hAnsi="Calibri" w:cs="Calibri"/>
                <w:color w:val="000000"/>
                <w:sz w:val="20"/>
                <w:szCs w:val="20"/>
              </w:rPr>
            </w:pPr>
            <w:ins w:id="891" w:author="Karim Anaya-Izquierdo" w:date="2024-09-19T14:39:00Z" w16du:dateUtc="2024-09-19T13:39:00Z">
              <w:r>
                <w:rPr>
                  <w:rFonts w:ascii="Calibri" w:hAnsi="Calibri" w:cs="Calibri"/>
                  <w:color w:val="000000"/>
                  <w:sz w:val="20"/>
                  <w:szCs w:val="20"/>
                </w:rPr>
                <w:t>0.0059</w:t>
              </w:r>
            </w:ins>
          </w:p>
        </w:tc>
        <w:tc>
          <w:tcPr>
            <w:tcW w:w="1091" w:type="dxa"/>
            <w:tcBorders>
              <w:top w:val="nil"/>
              <w:left w:val="nil"/>
              <w:bottom w:val="single" w:sz="8" w:space="0" w:color="auto"/>
              <w:right w:val="single" w:sz="4" w:space="0" w:color="auto"/>
            </w:tcBorders>
            <w:vAlign w:val="center"/>
            <w:hideMark/>
          </w:tcPr>
          <w:p w14:paraId="7B268CEE" w14:textId="77777777" w:rsidR="00312AB2" w:rsidRDefault="00312AB2">
            <w:pPr>
              <w:jc w:val="center"/>
              <w:rPr>
                <w:ins w:id="892" w:author="Karim Anaya-Izquierdo" w:date="2024-09-19T14:39:00Z" w16du:dateUtc="2024-09-19T13:39:00Z"/>
                <w:rFonts w:ascii="Calibri" w:hAnsi="Calibri" w:cs="Calibri"/>
                <w:color w:val="000000"/>
                <w:sz w:val="20"/>
                <w:szCs w:val="20"/>
              </w:rPr>
            </w:pPr>
            <w:ins w:id="893" w:author="Karim Anaya-Izquierdo" w:date="2024-09-19T14:39:00Z" w16du:dateUtc="2024-09-19T13:39:00Z">
              <w:r>
                <w:rPr>
                  <w:rFonts w:ascii="Calibri" w:hAnsi="Calibri" w:cs="Calibri"/>
                  <w:color w:val="000000"/>
                  <w:sz w:val="20"/>
                  <w:szCs w:val="20"/>
                </w:rPr>
                <w:t>82%</w:t>
              </w:r>
            </w:ins>
          </w:p>
        </w:tc>
        <w:tc>
          <w:tcPr>
            <w:tcW w:w="956" w:type="dxa"/>
            <w:tcBorders>
              <w:top w:val="nil"/>
              <w:left w:val="nil"/>
              <w:bottom w:val="single" w:sz="8" w:space="0" w:color="auto"/>
              <w:right w:val="nil"/>
            </w:tcBorders>
            <w:vAlign w:val="center"/>
            <w:hideMark/>
          </w:tcPr>
          <w:p w14:paraId="10F97030" w14:textId="77777777" w:rsidR="00312AB2" w:rsidRDefault="00312AB2">
            <w:pPr>
              <w:jc w:val="center"/>
              <w:rPr>
                <w:ins w:id="894" w:author="Karim Anaya-Izquierdo" w:date="2024-09-19T14:39:00Z" w16du:dateUtc="2024-09-19T13:39:00Z"/>
                <w:rFonts w:ascii="Calibri" w:hAnsi="Calibri" w:cs="Calibri"/>
                <w:color w:val="000000"/>
                <w:sz w:val="20"/>
                <w:szCs w:val="20"/>
              </w:rPr>
            </w:pPr>
            <w:ins w:id="895" w:author="Karim Anaya-Izquierdo" w:date="2024-09-19T14:39:00Z" w16du:dateUtc="2024-09-19T13:39:00Z">
              <w:r>
                <w:rPr>
                  <w:rFonts w:ascii="Calibri" w:hAnsi="Calibri" w:cs="Calibri"/>
                  <w:color w:val="000000"/>
                  <w:sz w:val="20"/>
                  <w:szCs w:val="20"/>
                </w:rPr>
                <w:t>0.185</w:t>
              </w:r>
            </w:ins>
          </w:p>
        </w:tc>
        <w:tc>
          <w:tcPr>
            <w:tcW w:w="899" w:type="dxa"/>
            <w:tcBorders>
              <w:top w:val="nil"/>
              <w:left w:val="nil"/>
              <w:bottom w:val="single" w:sz="8" w:space="0" w:color="auto"/>
              <w:right w:val="nil"/>
            </w:tcBorders>
            <w:vAlign w:val="center"/>
            <w:hideMark/>
          </w:tcPr>
          <w:p w14:paraId="4C51A04D" w14:textId="77777777" w:rsidR="00312AB2" w:rsidRDefault="00312AB2">
            <w:pPr>
              <w:jc w:val="center"/>
              <w:rPr>
                <w:ins w:id="896" w:author="Karim Anaya-Izquierdo" w:date="2024-09-19T14:39:00Z" w16du:dateUtc="2024-09-19T13:39:00Z"/>
                <w:rFonts w:ascii="Calibri" w:hAnsi="Calibri" w:cs="Calibri"/>
                <w:color w:val="000000"/>
                <w:sz w:val="20"/>
                <w:szCs w:val="20"/>
              </w:rPr>
            </w:pPr>
            <w:ins w:id="897" w:author="Karim Anaya-Izquierdo" w:date="2024-09-19T14:39:00Z" w16du:dateUtc="2024-09-19T13:39:00Z">
              <w:r>
                <w:rPr>
                  <w:rFonts w:ascii="Calibri" w:hAnsi="Calibri" w:cs="Calibri"/>
                  <w:color w:val="000000"/>
                  <w:sz w:val="20"/>
                  <w:szCs w:val="20"/>
                </w:rPr>
                <w:t>0.0216</w:t>
              </w:r>
            </w:ins>
          </w:p>
        </w:tc>
        <w:tc>
          <w:tcPr>
            <w:tcW w:w="898" w:type="dxa"/>
            <w:tcBorders>
              <w:top w:val="nil"/>
              <w:left w:val="nil"/>
              <w:bottom w:val="single" w:sz="8" w:space="0" w:color="auto"/>
              <w:right w:val="nil"/>
            </w:tcBorders>
            <w:vAlign w:val="center"/>
            <w:hideMark/>
          </w:tcPr>
          <w:p w14:paraId="727F9305" w14:textId="77777777" w:rsidR="00312AB2" w:rsidRDefault="00312AB2">
            <w:pPr>
              <w:jc w:val="center"/>
              <w:rPr>
                <w:ins w:id="898" w:author="Karim Anaya-Izquierdo" w:date="2024-09-19T14:39:00Z" w16du:dateUtc="2024-09-19T13:39:00Z"/>
                <w:rFonts w:ascii="Calibri" w:hAnsi="Calibri" w:cs="Calibri"/>
                <w:color w:val="000000"/>
                <w:sz w:val="20"/>
                <w:szCs w:val="20"/>
              </w:rPr>
            </w:pPr>
            <w:ins w:id="899" w:author="Karim Anaya-Izquierdo" w:date="2024-09-19T14:39:00Z" w16du:dateUtc="2024-09-19T13:39:00Z">
              <w:r>
                <w:rPr>
                  <w:rFonts w:ascii="Calibri" w:hAnsi="Calibri" w:cs="Calibri"/>
                  <w:color w:val="000000"/>
                  <w:sz w:val="20"/>
                  <w:szCs w:val="20"/>
                </w:rPr>
                <w:t>88%</w:t>
              </w:r>
            </w:ins>
          </w:p>
        </w:tc>
        <w:tc>
          <w:tcPr>
            <w:tcW w:w="36" w:type="dxa"/>
            <w:vAlign w:val="center"/>
            <w:hideMark/>
          </w:tcPr>
          <w:p w14:paraId="233819FC" w14:textId="77777777" w:rsidR="00312AB2" w:rsidRDefault="00312AB2">
            <w:pPr>
              <w:rPr>
                <w:ins w:id="900" w:author="Karim Anaya-Izquierdo" w:date="2024-09-19T14:39:00Z" w16du:dateUtc="2024-09-19T13:39:00Z"/>
                <w:sz w:val="20"/>
                <w:szCs w:val="20"/>
              </w:rPr>
            </w:pPr>
          </w:p>
        </w:tc>
      </w:tr>
      <w:tr w:rsidR="00292E72" w14:paraId="672219DF" w14:textId="77777777" w:rsidTr="00312AB2">
        <w:trPr>
          <w:trHeight w:val="320"/>
          <w:jc w:val="center"/>
          <w:ins w:id="901" w:author="Karim Anaya-Izquierdo" w:date="2024-09-19T14:39:00Z"/>
        </w:trPr>
        <w:tc>
          <w:tcPr>
            <w:tcW w:w="740" w:type="dxa"/>
            <w:vMerge w:val="restart"/>
            <w:tcBorders>
              <w:top w:val="nil"/>
              <w:left w:val="nil"/>
              <w:bottom w:val="single" w:sz="8" w:space="0" w:color="000000"/>
              <w:right w:val="nil"/>
            </w:tcBorders>
            <w:vAlign w:val="center"/>
            <w:hideMark/>
          </w:tcPr>
          <w:p w14:paraId="339BC7B2" w14:textId="77777777" w:rsidR="00312AB2" w:rsidRDefault="00312AB2">
            <w:pPr>
              <w:jc w:val="center"/>
              <w:rPr>
                <w:ins w:id="902" w:author="Karim Anaya-Izquierdo" w:date="2024-09-19T14:39:00Z" w16du:dateUtc="2024-09-19T13:39:00Z"/>
                <w:rFonts w:ascii="Calibri" w:hAnsi="Calibri" w:cs="Calibri"/>
                <w:color w:val="000000"/>
                <w:sz w:val="20"/>
                <w:szCs w:val="20"/>
              </w:rPr>
            </w:pPr>
            <w:ins w:id="903" w:author="Karim Anaya-Izquierdo" w:date="2024-09-19T14:39:00Z" w16du:dateUtc="2024-09-19T13:39:00Z">
              <w:r>
                <w:rPr>
                  <w:rFonts w:ascii="Calibri" w:hAnsi="Calibri" w:cs="Calibri"/>
                  <w:color w:val="000000"/>
                  <w:sz w:val="20"/>
                  <w:szCs w:val="20"/>
                </w:rPr>
                <w:t>135°</w:t>
              </w:r>
            </w:ins>
          </w:p>
        </w:tc>
        <w:tc>
          <w:tcPr>
            <w:tcW w:w="993" w:type="dxa"/>
            <w:tcBorders>
              <w:top w:val="nil"/>
              <w:left w:val="nil"/>
              <w:bottom w:val="nil"/>
              <w:right w:val="nil"/>
            </w:tcBorders>
            <w:vAlign w:val="center"/>
            <w:hideMark/>
          </w:tcPr>
          <w:p w14:paraId="7A48CD4E" w14:textId="77777777" w:rsidR="00312AB2" w:rsidRDefault="00312AB2">
            <w:pPr>
              <w:jc w:val="center"/>
              <w:rPr>
                <w:ins w:id="904" w:author="Karim Anaya-Izquierdo" w:date="2024-09-19T14:39:00Z" w16du:dateUtc="2024-09-19T13:39:00Z"/>
                <w:rFonts w:ascii="Calibri" w:hAnsi="Calibri" w:cs="Calibri"/>
                <w:color w:val="000000"/>
                <w:sz w:val="20"/>
                <w:szCs w:val="20"/>
              </w:rPr>
            </w:pPr>
            <w:ins w:id="905" w:author="Karim Anaya-Izquierdo" w:date="2024-09-19T14:39:00Z" w16du:dateUtc="2024-09-19T13:39: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55F91AC7" w14:textId="77777777" w:rsidR="00312AB2" w:rsidRDefault="00312AB2">
            <w:pPr>
              <w:jc w:val="center"/>
              <w:rPr>
                <w:ins w:id="906" w:author="Karim Anaya-Izquierdo" w:date="2024-09-19T14:39:00Z" w16du:dateUtc="2024-09-19T13:39:00Z"/>
                <w:rFonts w:ascii="Calibri" w:hAnsi="Calibri" w:cs="Calibri"/>
                <w:color w:val="000000"/>
                <w:sz w:val="20"/>
                <w:szCs w:val="20"/>
              </w:rPr>
            </w:pPr>
            <w:ins w:id="907" w:author="Karim Anaya-Izquierdo" w:date="2024-09-19T14:39:00Z" w16du:dateUtc="2024-09-19T13:39:00Z">
              <w:r>
                <w:rPr>
                  <w:rFonts w:ascii="Calibri" w:hAnsi="Calibri" w:cs="Calibri"/>
                  <w:color w:val="000000"/>
                  <w:sz w:val="20"/>
                  <w:szCs w:val="20"/>
                </w:rPr>
                <w:t>0.0146</w:t>
              </w:r>
            </w:ins>
          </w:p>
        </w:tc>
        <w:tc>
          <w:tcPr>
            <w:tcW w:w="1052" w:type="dxa"/>
            <w:tcBorders>
              <w:top w:val="nil"/>
              <w:left w:val="nil"/>
              <w:bottom w:val="nil"/>
              <w:right w:val="nil"/>
            </w:tcBorders>
            <w:vAlign w:val="center"/>
            <w:hideMark/>
          </w:tcPr>
          <w:p w14:paraId="50851E48" w14:textId="77777777" w:rsidR="00312AB2" w:rsidRDefault="00312AB2">
            <w:pPr>
              <w:jc w:val="center"/>
              <w:rPr>
                <w:ins w:id="908" w:author="Karim Anaya-Izquierdo" w:date="2024-09-19T14:39:00Z" w16du:dateUtc="2024-09-19T13:39:00Z"/>
                <w:rFonts w:ascii="Calibri" w:hAnsi="Calibri" w:cs="Calibri"/>
                <w:color w:val="000000"/>
                <w:sz w:val="20"/>
                <w:szCs w:val="20"/>
              </w:rPr>
            </w:pPr>
            <w:ins w:id="909" w:author="Karim Anaya-Izquierdo" w:date="2024-09-19T14:39:00Z" w16du:dateUtc="2024-09-19T13:39:00Z">
              <w:r>
                <w:rPr>
                  <w:rFonts w:ascii="Calibri" w:hAnsi="Calibri" w:cs="Calibri"/>
                  <w:color w:val="000000"/>
                  <w:sz w:val="20"/>
                  <w:szCs w:val="20"/>
                </w:rPr>
                <w:t>0.0039</w:t>
              </w:r>
            </w:ins>
          </w:p>
        </w:tc>
        <w:tc>
          <w:tcPr>
            <w:tcW w:w="1091" w:type="dxa"/>
            <w:tcBorders>
              <w:top w:val="nil"/>
              <w:left w:val="nil"/>
              <w:bottom w:val="nil"/>
              <w:right w:val="single" w:sz="4" w:space="0" w:color="auto"/>
            </w:tcBorders>
            <w:vAlign w:val="center"/>
            <w:hideMark/>
          </w:tcPr>
          <w:p w14:paraId="1DE78FC4" w14:textId="77777777" w:rsidR="00312AB2" w:rsidRDefault="00312AB2">
            <w:pPr>
              <w:jc w:val="center"/>
              <w:rPr>
                <w:ins w:id="910" w:author="Karim Anaya-Izquierdo" w:date="2024-09-19T14:39:00Z" w16du:dateUtc="2024-09-19T13:39:00Z"/>
                <w:rFonts w:ascii="Calibri" w:hAnsi="Calibri" w:cs="Calibri"/>
                <w:color w:val="000000"/>
                <w:sz w:val="20"/>
                <w:szCs w:val="20"/>
              </w:rPr>
            </w:pPr>
            <w:ins w:id="911" w:author="Karim Anaya-Izquierdo" w:date="2024-09-19T14:39:00Z" w16du:dateUtc="2024-09-19T13:39:00Z">
              <w:r>
                <w:rPr>
                  <w:rFonts w:ascii="Calibri" w:hAnsi="Calibri" w:cs="Calibri"/>
                  <w:color w:val="000000"/>
                  <w:sz w:val="20"/>
                  <w:szCs w:val="20"/>
                </w:rPr>
                <w:t>73%</w:t>
              </w:r>
            </w:ins>
          </w:p>
        </w:tc>
        <w:tc>
          <w:tcPr>
            <w:tcW w:w="956" w:type="dxa"/>
            <w:tcBorders>
              <w:top w:val="nil"/>
              <w:left w:val="nil"/>
              <w:bottom w:val="nil"/>
              <w:right w:val="nil"/>
            </w:tcBorders>
            <w:vAlign w:val="center"/>
            <w:hideMark/>
          </w:tcPr>
          <w:p w14:paraId="57832359" w14:textId="77777777" w:rsidR="00312AB2" w:rsidRDefault="00312AB2">
            <w:pPr>
              <w:jc w:val="center"/>
              <w:rPr>
                <w:ins w:id="912" w:author="Karim Anaya-Izquierdo" w:date="2024-09-19T14:39:00Z" w16du:dateUtc="2024-09-19T13:39:00Z"/>
                <w:rFonts w:ascii="Calibri" w:hAnsi="Calibri" w:cs="Calibri"/>
                <w:color w:val="000000"/>
                <w:sz w:val="20"/>
                <w:szCs w:val="20"/>
              </w:rPr>
            </w:pPr>
            <w:ins w:id="913" w:author="Karim Anaya-Izquierdo" w:date="2024-09-19T14:39:00Z" w16du:dateUtc="2024-09-19T13:39:00Z">
              <w:r>
                <w:rPr>
                  <w:rFonts w:ascii="Calibri" w:hAnsi="Calibri" w:cs="Calibri"/>
                  <w:color w:val="000000"/>
                  <w:sz w:val="20"/>
                  <w:szCs w:val="20"/>
                </w:rPr>
                <w:t>0.1637</w:t>
              </w:r>
            </w:ins>
          </w:p>
        </w:tc>
        <w:tc>
          <w:tcPr>
            <w:tcW w:w="899" w:type="dxa"/>
            <w:tcBorders>
              <w:top w:val="nil"/>
              <w:left w:val="nil"/>
              <w:bottom w:val="nil"/>
              <w:right w:val="nil"/>
            </w:tcBorders>
            <w:vAlign w:val="center"/>
            <w:hideMark/>
          </w:tcPr>
          <w:p w14:paraId="5CF002AB" w14:textId="77777777" w:rsidR="00312AB2" w:rsidRDefault="00312AB2">
            <w:pPr>
              <w:jc w:val="center"/>
              <w:rPr>
                <w:ins w:id="914" w:author="Karim Anaya-Izquierdo" w:date="2024-09-19T14:39:00Z" w16du:dateUtc="2024-09-19T13:39:00Z"/>
                <w:rFonts w:ascii="Calibri" w:hAnsi="Calibri" w:cs="Calibri"/>
                <w:color w:val="000000"/>
                <w:sz w:val="20"/>
                <w:szCs w:val="20"/>
              </w:rPr>
            </w:pPr>
            <w:ins w:id="915" w:author="Karim Anaya-Izquierdo" w:date="2024-09-19T14:39:00Z" w16du:dateUtc="2024-09-19T13:39:00Z">
              <w:r>
                <w:rPr>
                  <w:rFonts w:ascii="Calibri" w:hAnsi="Calibri" w:cs="Calibri"/>
                  <w:color w:val="000000"/>
                  <w:sz w:val="20"/>
                  <w:szCs w:val="20"/>
                </w:rPr>
                <w:t>0.0101</w:t>
              </w:r>
            </w:ins>
          </w:p>
        </w:tc>
        <w:tc>
          <w:tcPr>
            <w:tcW w:w="898" w:type="dxa"/>
            <w:tcBorders>
              <w:top w:val="nil"/>
              <w:left w:val="nil"/>
              <w:bottom w:val="nil"/>
              <w:right w:val="nil"/>
            </w:tcBorders>
            <w:vAlign w:val="center"/>
            <w:hideMark/>
          </w:tcPr>
          <w:p w14:paraId="7EA34531" w14:textId="77777777" w:rsidR="00312AB2" w:rsidRDefault="00312AB2">
            <w:pPr>
              <w:jc w:val="center"/>
              <w:rPr>
                <w:ins w:id="916" w:author="Karim Anaya-Izquierdo" w:date="2024-09-19T14:39:00Z" w16du:dateUtc="2024-09-19T13:39:00Z"/>
                <w:rFonts w:ascii="Calibri" w:hAnsi="Calibri" w:cs="Calibri"/>
                <w:color w:val="000000"/>
                <w:sz w:val="20"/>
                <w:szCs w:val="20"/>
              </w:rPr>
            </w:pPr>
            <w:ins w:id="917" w:author="Karim Anaya-Izquierdo" w:date="2024-09-19T14:39:00Z" w16du:dateUtc="2024-09-19T13:39:00Z">
              <w:r>
                <w:rPr>
                  <w:rFonts w:ascii="Calibri" w:hAnsi="Calibri" w:cs="Calibri"/>
                  <w:color w:val="000000"/>
                  <w:sz w:val="20"/>
                  <w:szCs w:val="20"/>
                </w:rPr>
                <w:t>94%</w:t>
              </w:r>
            </w:ins>
          </w:p>
        </w:tc>
        <w:tc>
          <w:tcPr>
            <w:tcW w:w="36" w:type="dxa"/>
            <w:vAlign w:val="center"/>
            <w:hideMark/>
          </w:tcPr>
          <w:p w14:paraId="58A2584B" w14:textId="77777777" w:rsidR="00312AB2" w:rsidRDefault="00312AB2">
            <w:pPr>
              <w:rPr>
                <w:ins w:id="918" w:author="Karim Anaya-Izquierdo" w:date="2024-09-19T14:39:00Z" w16du:dateUtc="2024-09-19T13:39:00Z"/>
                <w:sz w:val="20"/>
                <w:szCs w:val="20"/>
              </w:rPr>
            </w:pPr>
          </w:p>
        </w:tc>
      </w:tr>
      <w:tr w:rsidR="00934E61" w14:paraId="406E68C5" w14:textId="77777777" w:rsidTr="00312AB2">
        <w:trPr>
          <w:trHeight w:val="340"/>
          <w:jc w:val="center"/>
          <w:ins w:id="919" w:author="Karim Anaya-Izquierdo" w:date="2024-09-19T14:39:00Z"/>
        </w:trPr>
        <w:tc>
          <w:tcPr>
            <w:tcW w:w="740" w:type="dxa"/>
            <w:vMerge/>
            <w:tcBorders>
              <w:top w:val="nil"/>
              <w:left w:val="nil"/>
              <w:bottom w:val="single" w:sz="8" w:space="0" w:color="000000"/>
              <w:right w:val="nil"/>
            </w:tcBorders>
            <w:vAlign w:val="center"/>
            <w:hideMark/>
          </w:tcPr>
          <w:p w14:paraId="22477E0B" w14:textId="77777777" w:rsidR="00312AB2" w:rsidRDefault="00312AB2">
            <w:pPr>
              <w:rPr>
                <w:ins w:id="920" w:author="Karim Anaya-Izquierdo" w:date="2024-09-19T14:39:00Z" w16du:dateUtc="2024-09-19T13:39: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2BBB3368" w14:textId="77777777" w:rsidR="00312AB2" w:rsidRDefault="00312AB2">
            <w:pPr>
              <w:jc w:val="center"/>
              <w:rPr>
                <w:ins w:id="921" w:author="Karim Anaya-Izquierdo" w:date="2024-09-19T14:39:00Z" w16du:dateUtc="2024-09-19T13:39:00Z"/>
                <w:rFonts w:ascii="Calibri" w:hAnsi="Calibri" w:cs="Calibri"/>
                <w:color w:val="000000"/>
                <w:sz w:val="20"/>
                <w:szCs w:val="20"/>
              </w:rPr>
            </w:pPr>
            <w:ins w:id="922" w:author="Karim Anaya-Izquierdo" w:date="2024-09-19T14:39:00Z" w16du:dateUtc="2024-09-19T13:39: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47AFD43A" w14:textId="77777777" w:rsidR="00312AB2" w:rsidRDefault="00312AB2">
            <w:pPr>
              <w:jc w:val="center"/>
              <w:rPr>
                <w:ins w:id="923" w:author="Karim Anaya-Izquierdo" w:date="2024-09-19T14:39:00Z" w16du:dateUtc="2024-09-19T13:39:00Z"/>
                <w:rFonts w:ascii="Calibri" w:hAnsi="Calibri" w:cs="Calibri"/>
                <w:color w:val="000000"/>
                <w:sz w:val="20"/>
                <w:szCs w:val="20"/>
              </w:rPr>
            </w:pPr>
            <w:ins w:id="924" w:author="Karim Anaya-Izquierdo" w:date="2024-09-19T14:39:00Z" w16du:dateUtc="2024-09-19T13:39:00Z">
              <w:r>
                <w:rPr>
                  <w:rFonts w:ascii="Calibri" w:hAnsi="Calibri" w:cs="Calibri"/>
                  <w:color w:val="000000"/>
                  <w:sz w:val="20"/>
                  <w:szCs w:val="20"/>
                </w:rPr>
                <w:t>0.0346</w:t>
              </w:r>
            </w:ins>
          </w:p>
        </w:tc>
        <w:tc>
          <w:tcPr>
            <w:tcW w:w="1052" w:type="dxa"/>
            <w:tcBorders>
              <w:top w:val="nil"/>
              <w:left w:val="nil"/>
              <w:bottom w:val="single" w:sz="8" w:space="0" w:color="auto"/>
              <w:right w:val="nil"/>
            </w:tcBorders>
            <w:vAlign w:val="center"/>
            <w:hideMark/>
          </w:tcPr>
          <w:p w14:paraId="3F6D9ECB" w14:textId="77777777" w:rsidR="00312AB2" w:rsidRDefault="00312AB2">
            <w:pPr>
              <w:jc w:val="center"/>
              <w:rPr>
                <w:ins w:id="925" w:author="Karim Anaya-Izquierdo" w:date="2024-09-19T14:39:00Z" w16du:dateUtc="2024-09-19T13:39:00Z"/>
                <w:rFonts w:ascii="Calibri" w:hAnsi="Calibri" w:cs="Calibri"/>
                <w:color w:val="000000"/>
                <w:sz w:val="20"/>
                <w:szCs w:val="20"/>
              </w:rPr>
            </w:pPr>
            <w:ins w:id="926" w:author="Karim Anaya-Izquierdo" w:date="2024-09-19T14:39:00Z" w16du:dateUtc="2024-09-19T13:39:00Z">
              <w:r>
                <w:rPr>
                  <w:rFonts w:ascii="Calibri" w:hAnsi="Calibri" w:cs="Calibri"/>
                  <w:color w:val="000000"/>
                  <w:sz w:val="20"/>
                  <w:szCs w:val="20"/>
                </w:rPr>
                <w:t>0.0061</w:t>
              </w:r>
            </w:ins>
          </w:p>
        </w:tc>
        <w:tc>
          <w:tcPr>
            <w:tcW w:w="1091" w:type="dxa"/>
            <w:tcBorders>
              <w:top w:val="nil"/>
              <w:left w:val="nil"/>
              <w:bottom w:val="single" w:sz="8" w:space="0" w:color="auto"/>
              <w:right w:val="single" w:sz="4" w:space="0" w:color="auto"/>
            </w:tcBorders>
            <w:vAlign w:val="center"/>
            <w:hideMark/>
          </w:tcPr>
          <w:p w14:paraId="6B71B6E6" w14:textId="77777777" w:rsidR="00312AB2" w:rsidRDefault="00312AB2">
            <w:pPr>
              <w:jc w:val="center"/>
              <w:rPr>
                <w:ins w:id="927" w:author="Karim Anaya-Izquierdo" w:date="2024-09-19T14:39:00Z" w16du:dateUtc="2024-09-19T13:39:00Z"/>
                <w:rFonts w:ascii="Calibri" w:hAnsi="Calibri" w:cs="Calibri"/>
                <w:color w:val="000000"/>
                <w:sz w:val="20"/>
                <w:szCs w:val="20"/>
              </w:rPr>
            </w:pPr>
            <w:ins w:id="928" w:author="Karim Anaya-Izquierdo" w:date="2024-09-19T14:39:00Z" w16du:dateUtc="2024-09-19T13:39:00Z">
              <w:r>
                <w:rPr>
                  <w:rFonts w:ascii="Calibri" w:hAnsi="Calibri" w:cs="Calibri"/>
                  <w:color w:val="000000"/>
                  <w:sz w:val="20"/>
                  <w:szCs w:val="20"/>
                </w:rPr>
                <w:t>82%</w:t>
              </w:r>
            </w:ins>
          </w:p>
        </w:tc>
        <w:tc>
          <w:tcPr>
            <w:tcW w:w="956" w:type="dxa"/>
            <w:tcBorders>
              <w:top w:val="nil"/>
              <w:left w:val="nil"/>
              <w:bottom w:val="single" w:sz="8" w:space="0" w:color="auto"/>
              <w:right w:val="nil"/>
            </w:tcBorders>
            <w:vAlign w:val="center"/>
            <w:hideMark/>
          </w:tcPr>
          <w:p w14:paraId="048277A4" w14:textId="77777777" w:rsidR="00312AB2" w:rsidRDefault="00312AB2">
            <w:pPr>
              <w:jc w:val="center"/>
              <w:rPr>
                <w:ins w:id="929" w:author="Karim Anaya-Izquierdo" w:date="2024-09-19T14:39:00Z" w16du:dateUtc="2024-09-19T13:39:00Z"/>
                <w:rFonts w:ascii="Calibri" w:hAnsi="Calibri" w:cs="Calibri"/>
                <w:color w:val="000000"/>
                <w:sz w:val="20"/>
                <w:szCs w:val="20"/>
              </w:rPr>
            </w:pPr>
            <w:ins w:id="930" w:author="Karim Anaya-Izquierdo" w:date="2024-09-19T14:39:00Z" w16du:dateUtc="2024-09-19T13:39:00Z">
              <w:r>
                <w:rPr>
                  <w:rFonts w:ascii="Calibri" w:hAnsi="Calibri" w:cs="Calibri"/>
                  <w:color w:val="000000"/>
                  <w:sz w:val="20"/>
                  <w:szCs w:val="20"/>
                </w:rPr>
                <w:t>0.1748</w:t>
              </w:r>
            </w:ins>
          </w:p>
        </w:tc>
        <w:tc>
          <w:tcPr>
            <w:tcW w:w="899" w:type="dxa"/>
            <w:tcBorders>
              <w:top w:val="nil"/>
              <w:left w:val="nil"/>
              <w:bottom w:val="single" w:sz="8" w:space="0" w:color="auto"/>
              <w:right w:val="nil"/>
            </w:tcBorders>
            <w:vAlign w:val="center"/>
            <w:hideMark/>
          </w:tcPr>
          <w:p w14:paraId="1C347937" w14:textId="77777777" w:rsidR="00312AB2" w:rsidRDefault="00312AB2">
            <w:pPr>
              <w:jc w:val="center"/>
              <w:rPr>
                <w:ins w:id="931" w:author="Karim Anaya-Izquierdo" w:date="2024-09-19T14:39:00Z" w16du:dateUtc="2024-09-19T13:39:00Z"/>
                <w:rFonts w:ascii="Calibri" w:hAnsi="Calibri" w:cs="Calibri"/>
                <w:color w:val="000000"/>
                <w:sz w:val="20"/>
                <w:szCs w:val="20"/>
              </w:rPr>
            </w:pPr>
            <w:ins w:id="932" w:author="Karim Anaya-Izquierdo" w:date="2024-09-19T14:39:00Z" w16du:dateUtc="2024-09-19T13:39:00Z">
              <w:r>
                <w:rPr>
                  <w:rFonts w:ascii="Calibri" w:hAnsi="Calibri" w:cs="Calibri"/>
                  <w:color w:val="000000"/>
                  <w:sz w:val="20"/>
                  <w:szCs w:val="20"/>
                </w:rPr>
                <w:t>0.0214</w:t>
              </w:r>
            </w:ins>
          </w:p>
        </w:tc>
        <w:tc>
          <w:tcPr>
            <w:tcW w:w="898" w:type="dxa"/>
            <w:tcBorders>
              <w:top w:val="nil"/>
              <w:left w:val="nil"/>
              <w:bottom w:val="single" w:sz="8" w:space="0" w:color="auto"/>
              <w:right w:val="nil"/>
            </w:tcBorders>
            <w:vAlign w:val="center"/>
            <w:hideMark/>
          </w:tcPr>
          <w:p w14:paraId="241AF405" w14:textId="77777777" w:rsidR="00312AB2" w:rsidRDefault="00312AB2">
            <w:pPr>
              <w:jc w:val="center"/>
              <w:rPr>
                <w:ins w:id="933" w:author="Karim Anaya-Izquierdo" w:date="2024-09-19T14:39:00Z" w16du:dateUtc="2024-09-19T13:39:00Z"/>
                <w:rFonts w:ascii="Calibri" w:hAnsi="Calibri" w:cs="Calibri"/>
                <w:color w:val="000000"/>
                <w:sz w:val="20"/>
                <w:szCs w:val="20"/>
              </w:rPr>
            </w:pPr>
            <w:ins w:id="934" w:author="Karim Anaya-Izquierdo" w:date="2024-09-19T14:39:00Z" w16du:dateUtc="2024-09-19T13:39:00Z">
              <w:r>
                <w:rPr>
                  <w:rFonts w:ascii="Calibri" w:hAnsi="Calibri" w:cs="Calibri"/>
                  <w:color w:val="000000"/>
                  <w:sz w:val="20"/>
                  <w:szCs w:val="20"/>
                </w:rPr>
                <w:t>88%</w:t>
              </w:r>
            </w:ins>
          </w:p>
        </w:tc>
        <w:tc>
          <w:tcPr>
            <w:tcW w:w="36" w:type="dxa"/>
            <w:vAlign w:val="center"/>
            <w:hideMark/>
          </w:tcPr>
          <w:p w14:paraId="391030C5" w14:textId="77777777" w:rsidR="00312AB2" w:rsidRDefault="00312AB2">
            <w:pPr>
              <w:rPr>
                <w:ins w:id="935" w:author="Karim Anaya-Izquierdo" w:date="2024-09-19T14:39:00Z" w16du:dateUtc="2024-09-19T13:39:00Z"/>
                <w:sz w:val="20"/>
                <w:szCs w:val="20"/>
              </w:rPr>
            </w:pPr>
          </w:p>
        </w:tc>
      </w:tr>
      <w:tr w:rsidR="00312AB2" w14:paraId="597F1210" w14:textId="77777777" w:rsidTr="00312AB2">
        <w:trPr>
          <w:trHeight w:val="340"/>
          <w:jc w:val="center"/>
          <w:ins w:id="936" w:author="Karim Anaya-Izquierdo" w:date="2024-09-19T14:39:00Z"/>
          <w:trPrChange w:id="937" w:author="Karim Anaya-Izquierdo" w:date="2024-09-19T14:40:00Z" w16du:dateUtc="2024-09-19T13:40:00Z">
            <w:trPr>
              <w:trHeight w:val="340"/>
            </w:trPr>
          </w:trPrChange>
        </w:trPr>
        <w:tc>
          <w:tcPr>
            <w:tcW w:w="740" w:type="dxa"/>
            <w:tcBorders>
              <w:top w:val="nil"/>
              <w:left w:val="nil"/>
              <w:bottom w:val="single" w:sz="8" w:space="0" w:color="auto"/>
              <w:right w:val="nil"/>
            </w:tcBorders>
            <w:noWrap/>
            <w:vAlign w:val="bottom"/>
            <w:hideMark/>
            <w:tcPrChange w:id="938" w:author="Karim Anaya-Izquierdo" w:date="2024-09-19T14:40:00Z" w16du:dateUtc="2024-09-19T13:40:00Z">
              <w:tcPr>
                <w:tcW w:w="740" w:type="dxa"/>
                <w:tcBorders>
                  <w:top w:val="nil"/>
                  <w:left w:val="nil"/>
                  <w:bottom w:val="single" w:sz="8" w:space="0" w:color="auto"/>
                  <w:right w:val="nil"/>
                </w:tcBorders>
                <w:noWrap/>
                <w:vAlign w:val="bottom"/>
                <w:hideMark/>
              </w:tcPr>
            </w:tcPrChange>
          </w:tcPr>
          <w:p w14:paraId="5222D896" w14:textId="77777777" w:rsidR="00312AB2" w:rsidRDefault="00312AB2">
            <w:pPr>
              <w:rPr>
                <w:ins w:id="939" w:author="Karim Anaya-Izquierdo" w:date="2024-09-19T14:39:00Z" w16du:dateUtc="2024-09-19T13:39:00Z"/>
                <w:rFonts w:ascii="Aptos Narrow" w:hAnsi="Aptos Narrow"/>
                <w:color w:val="000000"/>
              </w:rPr>
            </w:pPr>
            <w:ins w:id="940" w:author="Karim Anaya-Izquierdo" w:date="2024-09-19T14:39:00Z" w16du:dateUtc="2024-09-19T13:39:00Z">
              <w:r>
                <w:rPr>
                  <w:rFonts w:ascii="Aptos Narrow" w:hAnsi="Aptos Narrow"/>
                  <w:color w:val="000000"/>
                </w:rPr>
                <w:t> </w:t>
              </w:r>
            </w:ins>
          </w:p>
        </w:tc>
        <w:tc>
          <w:tcPr>
            <w:tcW w:w="993" w:type="dxa"/>
            <w:tcBorders>
              <w:top w:val="nil"/>
              <w:left w:val="nil"/>
              <w:bottom w:val="single" w:sz="8" w:space="0" w:color="auto"/>
              <w:right w:val="nil"/>
            </w:tcBorders>
            <w:vAlign w:val="center"/>
            <w:hideMark/>
            <w:tcPrChange w:id="941" w:author="Karim Anaya-Izquierdo" w:date="2024-09-19T14:40:00Z" w16du:dateUtc="2024-09-19T13:40:00Z">
              <w:tcPr>
                <w:tcW w:w="993" w:type="dxa"/>
                <w:tcBorders>
                  <w:top w:val="nil"/>
                  <w:left w:val="nil"/>
                  <w:bottom w:val="single" w:sz="8" w:space="0" w:color="auto"/>
                  <w:right w:val="nil"/>
                </w:tcBorders>
                <w:vAlign w:val="center"/>
                <w:hideMark/>
              </w:tcPr>
            </w:tcPrChange>
          </w:tcPr>
          <w:p w14:paraId="1DDBCD02" w14:textId="77777777" w:rsidR="00312AB2" w:rsidRDefault="00312AB2">
            <w:pPr>
              <w:jc w:val="center"/>
              <w:rPr>
                <w:ins w:id="942" w:author="Karim Anaya-Izquierdo" w:date="2024-09-19T14:39:00Z" w16du:dateUtc="2024-09-19T13:39:00Z"/>
                <w:rFonts w:ascii="Calibri" w:hAnsi="Calibri" w:cs="Calibri"/>
                <w:color w:val="000000"/>
                <w:sz w:val="20"/>
                <w:szCs w:val="20"/>
              </w:rPr>
            </w:pPr>
            <w:ins w:id="943" w:author="Karim Anaya-Izquierdo" w:date="2024-09-19T14:39:00Z" w16du:dateUtc="2024-09-19T13:39:00Z">
              <w:r>
                <w:rPr>
                  <w:rFonts w:ascii="Calibri" w:hAnsi="Calibri" w:cs="Calibri"/>
                  <w:color w:val="000000"/>
                  <w:sz w:val="20"/>
                  <w:szCs w:val="20"/>
                </w:rPr>
                <w:t>Average</w:t>
              </w:r>
            </w:ins>
          </w:p>
        </w:tc>
        <w:tc>
          <w:tcPr>
            <w:tcW w:w="995" w:type="dxa"/>
            <w:tcBorders>
              <w:top w:val="nil"/>
              <w:left w:val="single" w:sz="4" w:space="0" w:color="auto"/>
              <w:bottom w:val="single" w:sz="8" w:space="0" w:color="auto"/>
              <w:right w:val="nil"/>
            </w:tcBorders>
            <w:noWrap/>
            <w:vAlign w:val="bottom"/>
            <w:hideMark/>
            <w:tcPrChange w:id="944" w:author="Karim Anaya-Izquierdo" w:date="2024-09-19T14:40:00Z" w16du:dateUtc="2024-09-19T13:40:00Z">
              <w:tcPr>
                <w:tcW w:w="995" w:type="dxa"/>
                <w:tcBorders>
                  <w:top w:val="nil"/>
                  <w:left w:val="single" w:sz="4" w:space="0" w:color="auto"/>
                  <w:bottom w:val="single" w:sz="8" w:space="0" w:color="auto"/>
                  <w:right w:val="nil"/>
                </w:tcBorders>
                <w:noWrap/>
                <w:vAlign w:val="bottom"/>
                <w:hideMark/>
              </w:tcPr>
            </w:tcPrChange>
          </w:tcPr>
          <w:p w14:paraId="14548964" w14:textId="77777777" w:rsidR="00312AB2" w:rsidRDefault="00312AB2">
            <w:pPr>
              <w:rPr>
                <w:ins w:id="945" w:author="Karim Anaya-Izquierdo" w:date="2024-09-19T14:39:00Z" w16du:dateUtc="2024-09-19T13:39:00Z"/>
                <w:rFonts w:ascii="Calibri" w:hAnsi="Calibri" w:cs="Calibri"/>
                <w:color w:val="000000"/>
                <w:sz w:val="20"/>
                <w:szCs w:val="20"/>
              </w:rPr>
            </w:pPr>
            <w:ins w:id="946" w:author="Karim Anaya-Izquierdo" w:date="2024-09-19T14:39:00Z" w16du:dateUtc="2024-09-19T13:39:00Z">
              <w:r>
                <w:rPr>
                  <w:rFonts w:ascii="Calibri" w:hAnsi="Calibri" w:cs="Calibri"/>
                  <w:color w:val="000000"/>
                  <w:sz w:val="20"/>
                  <w:szCs w:val="20"/>
                </w:rPr>
                <w:t> </w:t>
              </w:r>
            </w:ins>
          </w:p>
        </w:tc>
        <w:tc>
          <w:tcPr>
            <w:tcW w:w="1052" w:type="dxa"/>
            <w:tcBorders>
              <w:top w:val="nil"/>
              <w:left w:val="nil"/>
              <w:bottom w:val="single" w:sz="8" w:space="0" w:color="auto"/>
              <w:right w:val="nil"/>
            </w:tcBorders>
            <w:noWrap/>
            <w:vAlign w:val="bottom"/>
            <w:hideMark/>
            <w:tcPrChange w:id="947" w:author="Karim Anaya-Izquierdo" w:date="2024-09-19T14:40:00Z" w16du:dateUtc="2024-09-19T13:40:00Z">
              <w:tcPr>
                <w:tcW w:w="1052" w:type="dxa"/>
                <w:tcBorders>
                  <w:top w:val="nil"/>
                  <w:left w:val="nil"/>
                  <w:bottom w:val="single" w:sz="8" w:space="0" w:color="auto"/>
                  <w:right w:val="nil"/>
                </w:tcBorders>
                <w:noWrap/>
                <w:vAlign w:val="bottom"/>
                <w:hideMark/>
              </w:tcPr>
            </w:tcPrChange>
          </w:tcPr>
          <w:p w14:paraId="0A2775A2" w14:textId="77777777" w:rsidR="00312AB2" w:rsidRDefault="00312AB2">
            <w:pPr>
              <w:rPr>
                <w:ins w:id="948" w:author="Karim Anaya-Izquierdo" w:date="2024-09-19T14:39:00Z" w16du:dateUtc="2024-09-19T13:39:00Z"/>
                <w:rFonts w:ascii="Calibri" w:hAnsi="Calibri" w:cs="Calibri"/>
                <w:color w:val="000000"/>
                <w:sz w:val="20"/>
                <w:szCs w:val="20"/>
              </w:rPr>
            </w:pPr>
            <w:ins w:id="949" w:author="Karim Anaya-Izquierdo" w:date="2024-09-19T14:39:00Z" w16du:dateUtc="2024-09-19T13:39:00Z">
              <w:r>
                <w:rPr>
                  <w:rFonts w:ascii="Calibri" w:hAnsi="Calibri" w:cs="Calibri"/>
                  <w:color w:val="000000"/>
                  <w:sz w:val="20"/>
                  <w:szCs w:val="20"/>
                </w:rPr>
                <w:t> </w:t>
              </w:r>
            </w:ins>
          </w:p>
        </w:tc>
        <w:tc>
          <w:tcPr>
            <w:tcW w:w="1091" w:type="dxa"/>
            <w:tcBorders>
              <w:top w:val="nil"/>
              <w:left w:val="nil"/>
              <w:bottom w:val="single" w:sz="8" w:space="0" w:color="auto"/>
              <w:right w:val="single" w:sz="4" w:space="0" w:color="auto"/>
            </w:tcBorders>
            <w:vAlign w:val="center"/>
            <w:hideMark/>
            <w:tcPrChange w:id="950" w:author="Karim Anaya-Izquierdo" w:date="2024-09-19T14:40:00Z" w16du:dateUtc="2024-09-19T13:40:00Z">
              <w:tcPr>
                <w:tcW w:w="1091" w:type="dxa"/>
                <w:tcBorders>
                  <w:top w:val="nil"/>
                  <w:left w:val="nil"/>
                  <w:bottom w:val="single" w:sz="8" w:space="0" w:color="auto"/>
                  <w:right w:val="single" w:sz="4" w:space="0" w:color="auto"/>
                </w:tcBorders>
                <w:vAlign w:val="center"/>
                <w:hideMark/>
              </w:tcPr>
            </w:tcPrChange>
          </w:tcPr>
          <w:p w14:paraId="26D87316" w14:textId="77777777" w:rsidR="00312AB2" w:rsidRDefault="00312AB2">
            <w:pPr>
              <w:jc w:val="center"/>
              <w:rPr>
                <w:ins w:id="951" w:author="Karim Anaya-Izquierdo" w:date="2024-09-19T14:39:00Z" w16du:dateUtc="2024-09-19T13:39:00Z"/>
                <w:rFonts w:ascii="Calibri" w:hAnsi="Calibri" w:cs="Calibri"/>
                <w:color w:val="000000"/>
                <w:sz w:val="20"/>
                <w:szCs w:val="20"/>
              </w:rPr>
            </w:pPr>
            <w:ins w:id="952" w:author="Karim Anaya-Izquierdo" w:date="2024-09-19T14:39:00Z" w16du:dateUtc="2024-09-19T13:39:00Z">
              <w:r>
                <w:rPr>
                  <w:rFonts w:ascii="Calibri" w:hAnsi="Calibri" w:cs="Calibri"/>
                  <w:color w:val="000000"/>
                  <w:sz w:val="20"/>
                  <w:szCs w:val="20"/>
                </w:rPr>
                <w:t>70%</w:t>
              </w:r>
            </w:ins>
          </w:p>
        </w:tc>
        <w:tc>
          <w:tcPr>
            <w:tcW w:w="956" w:type="dxa"/>
            <w:tcBorders>
              <w:top w:val="nil"/>
              <w:left w:val="nil"/>
              <w:bottom w:val="single" w:sz="8" w:space="0" w:color="auto"/>
              <w:right w:val="nil"/>
            </w:tcBorders>
            <w:noWrap/>
            <w:vAlign w:val="bottom"/>
            <w:hideMark/>
            <w:tcPrChange w:id="953" w:author="Karim Anaya-Izquierdo" w:date="2024-09-19T14:40:00Z" w16du:dateUtc="2024-09-19T13:40:00Z">
              <w:tcPr>
                <w:tcW w:w="956" w:type="dxa"/>
                <w:tcBorders>
                  <w:top w:val="nil"/>
                  <w:left w:val="nil"/>
                  <w:bottom w:val="single" w:sz="8" w:space="0" w:color="auto"/>
                  <w:right w:val="nil"/>
                </w:tcBorders>
                <w:noWrap/>
                <w:vAlign w:val="bottom"/>
                <w:hideMark/>
              </w:tcPr>
            </w:tcPrChange>
          </w:tcPr>
          <w:p w14:paraId="58C3E56A" w14:textId="77777777" w:rsidR="00312AB2" w:rsidRDefault="00312AB2">
            <w:pPr>
              <w:rPr>
                <w:ins w:id="954" w:author="Karim Anaya-Izquierdo" w:date="2024-09-19T14:39:00Z" w16du:dateUtc="2024-09-19T13:39:00Z"/>
                <w:rFonts w:ascii="Calibri" w:hAnsi="Calibri" w:cs="Calibri"/>
                <w:color w:val="000000"/>
                <w:sz w:val="20"/>
                <w:szCs w:val="20"/>
              </w:rPr>
            </w:pPr>
            <w:ins w:id="955" w:author="Karim Anaya-Izquierdo" w:date="2024-09-19T14:39:00Z" w16du:dateUtc="2024-09-19T13:39:00Z">
              <w:r>
                <w:rPr>
                  <w:rFonts w:ascii="Calibri" w:hAnsi="Calibri" w:cs="Calibri"/>
                  <w:color w:val="000000"/>
                  <w:sz w:val="20"/>
                  <w:szCs w:val="20"/>
                </w:rPr>
                <w:t> </w:t>
              </w:r>
            </w:ins>
          </w:p>
        </w:tc>
        <w:tc>
          <w:tcPr>
            <w:tcW w:w="899" w:type="dxa"/>
            <w:tcBorders>
              <w:top w:val="nil"/>
              <w:left w:val="nil"/>
              <w:bottom w:val="single" w:sz="8" w:space="0" w:color="auto"/>
              <w:right w:val="nil"/>
            </w:tcBorders>
            <w:noWrap/>
            <w:vAlign w:val="bottom"/>
            <w:hideMark/>
            <w:tcPrChange w:id="956" w:author="Karim Anaya-Izquierdo" w:date="2024-09-19T14:40:00Z" w16du:dateUtc="2024-09-19T13:40:00Z">
              <w:tcPr>
                <w:tcW w:w="899" w:type="dxa"/>
                <w:tcBorders>
                  <w:top w:val="nil"/>
                  <w:left w:val="nil"/>
                  <w:bottom w:val="single" w:sz="8" w:space="0" w:color="auto"/>
                  <w:right w:val="nil"/>
                </w:tcBorders>
                <w:noWrap/>
                <w:vAlign w:val="bottom"/>
                <w:hideMark/>
              </w:tcPr>
            </w:tcPrChange>
          </w:tcPr>
          <w:p w14:paraId="6E44E5DA" w14:textId="77777777" w:rsidR="00312AB2" w:rsidRDefault="00312AB2">
            <w:pPr>
              <w:rPr>
                <w:ins w:id="957" w:author="Karim Anaya-Izquierdo" w:date="2024-09-19T14:39:00Z" w16du:dateUtc="2024-09-19T13:39:00Z"/>
                <w:rFonts w:ascii="Calibri" w:hAnsi="Calibri" w:cs="Calibri"/>
                <w:color w:val="000000"/>
                <w:sz w:val="20"/>
                <w:szCs w:val="20"/>
              </w:rPr>
            </w:pPr>
            <w:ins w:id="958" w:author="Karim Anaya-Izquierdo" w:date="2024-09-19T14:39:00Z" w16du:dateUtc="2024-09-19T13:39:00Z">
              <w:r>
                <w:rPr>
                  <w:rFonts w:ascii="Calibri" w:hAnsi="Calibri" w:cs="Calibri"/>
                  <w:color w:val="000000"/>
                  <w:sz w:val="20"/>
                  <w:szCs w:val="20"/>
                </w:rPr>
                <w:t> </w:t>
              </w:r>
            </w:ins>
          </w:p>
        </w:tc>
        <w:tc>
          <w:tcPr>
            <w:tcW w:w="898" w:type="dxa"/>
            <w:tcBorders>
              <w:top w:val="nil"/>
              <w:left w:val="nil"/>
              <w:bottom w:val="single" w:sz="8" w:space="0" w:color="auto"/>
              <w:right w:val="nil"/>
            </w:tcBorders>
            <w:vAlign w:val="center"/>
            <w:hideMark/>
            <w:tcPrChange w:id="959" w:author="Karim Anaya-Izquierdo" w:date="2024-09-19T14:40:00Z" w16du:dateUtc="2024-09-19T13:40:00Z">
              <w:tcPr>
                <w:tcW w:w="898" w:type="dxa"/>
                <w:tcBorders>
                  <w:top w:val="nil"/>
                  <w:left w:val="nil"/>
                  <w:bottom w:val="single" w:sz="8" w:space="0" w:color="auto"/>
                  <w:right w:val="nil"/>
                </w:tcBorders>
                <w:vAlign w:val="center"/>
                <w:hideMark/>
              </w:tcPr>
            </w:tcPrChange>
          </w:tcPr>
          <w:p w14:paraId="6432CDEF" w14:textId="77777777" w:rsidR="00312AB2" w:rsidRDefault="00312AB2">
            <w:pPr>
              <w:jc w:val="center"/>
              <w:rPr>
                <w:ins w:id="960" w:author="Karim Anaya-Izquierdo" w:date="2024-09-19T14:39:00Z" w16du:dateUtc="2024-09-19T13:39:00Z"/>
                <w:rFonts w:ascii="Calibri" w:hAnsi="Calibri" w:cs="Calibri"/>
                <w:color w:val="000000"/>
                <w:sz w:val="20"/>
                <w:szCs w:val="20"/>
              </w:rPr>
            </w:pPr>
            <w:ins w:id="961" w:author="Karim Anaya-Izquierdo" w:date="2024-09-19T14:39:00Z" w16du:dateUtc="2024-09-19T13:39:00Z">
              <w:r>
                <w:rPr>
                  <w:rFonts w:ascii="Calibri" w:hAnsi="Calibri" w:cs="Calibri"/>
                  <w:color w:val="000000"/>
                  <w:sz w:val="20"/>
                  <w:szCs w:val="20"/>
                </w:rPr>
                <w:t>92%</w:t>
              </w:r>
            </w:ins>
          </w:p>
        </w:tc>
        <w:tc>
          <w:tcPr>
            <w:tcW w:w="36" w:type="dxa"/>
            <w:vAlign w:val="center"/>
            <w:hideMark/>
            <w:tcPrChange w:id="962" w:author="Karim Anaya-Izquierdo" w:date="2024-09-19T14:40:00Z" w16du:dateUtc="2024-09-19T13:40:00Z">
              <w:tcPr>
                <w:tcW w:w="36" w:type="dxa"/>
                <w:vAlign w:val="center"/>
                <w:hideMark/>
              </w:tcPr>
            </w:tcPrChange>
          </w:tcPr>
          <w:p w14:paraId="0C133FB1" w14:textId="77777777" w:rsidR="00312AB2" w:rsidRDefault="00312AB2">
            <w:pPr>
              <w:rPr>
                <w:ins w:id="963" w:author="Karim Anaya-Izquierdo" w:date="2024-09-19T14:39:00Z" w16du:dateUtc="2024-09-19T13:39:00Z"/>
                <w:sz w:val="20"/>
                <w:szCs w:val="20"/>
              </w:rPr>
            </w:pPr>
          </w:p>
        </w:tc>
      </w:tr>
    </w:tbl>
    <w:p w14:paraId="151FE598" w14:textId="77777777" w:rsidR="007A2653" w:rsidRPr="00E16AC7" w:rsidRDefault="007A2653">
      <w:pPr>
        <w:jc w:val="center"/>
        <w:pPrChange w:id="964" w:author="Karim Anaya-Izquierdo" w:date="2024-09-19T14:40:00Z" w16du:dateUtc="2024-09-19T13:40:00Z">
          <w:pPr/>
        </w:pPrChange>
      </w:pPr>
    </w:p>
    <w:p w14:paraId="46E2D321" w14:textId="734A07AA" w:rsidR="002671B9" w:rsidRDefault="006C10CE" w:rsidP="002D5289">
      <w:pPr>
        <w:pStyle w:val="subsection"/>
        <w:outlineLvl w:val="1"/>
        <w:rPr>
          <w:ins w:id="965" w:author="Karim Anaya-Izquierdo" w:date="2024-09-19T11:49:00Z" w16du:dateUtc="2024-09-19T10:49:00Z"/>
        </w:rPr>
      </w:pPr>
      <w:bookmarkStart w:id="966" w:name="_Ref151993022"/>
      <w:ins w:id="967" w:author="Karim Anaya-Izquierdo" w:date="2024-09-19T11:46:00Z" w16du:dateUtc="2024-09-19T10:46:00Z">
        <w:r>
          <w:t xml:space="preserve">Results of the Bayesian inference framework </w:t>
        </w:r>
      </w:ins>
      <w:del w:id="968" w:author="Karim Anaya-Izquierdo" w:date="2024-09-19T11:46:00Z" w16du:dateUtc="2024-09-19T10:46:00Z">
        <w:r w:rsidR="00A31EC1" w:rsidDel="006C10CE">
          <w:delText xml:space="preserve">Results </w:delText>
        </w:r>
      </w:del>
      <w:r w:rsidR="00A31EC1">
        <w:t xml:space="preserve">with </w:t>
      </w:r>
      <w:r w:rsidR="00A3042B">
        <w:t>latent bias</w:t>
      </w:r>
      <w:ins w:id="969" w:author="Karim Anaya-Izquierdo" w:date="2024-09-26T16:31:00Z" w16du:dateUtc="2024-09-26T15:31:00Z">
        <w:r w:rsidR="001052C2">
          <w:t xml:space="preserve"> in the loading angle</w:t>
        </w:r>
      </w:ins>
      <w:r w:rsidR="00A3042B">
        <w:t xml:space="preserve"> </w:t>
      </w:r>
      <m:oMath>
        <m:sSub>
          <m:sSubPr>
            <m:ctrlPr>
              <w:rPr>
                <w:rFonts w:ascii="Cambria Math" w:hAnsi="Cambria Math"/>
              </w:rPr>
            </m:ctrlPr>
          </m:sSubPr>
          <m:e>
            <m:r>
              <w:rPr>
                <w:rFonts w:ascii="Cambria Math" w:hAnsi="Cambria Math"/>
              </w:rPr>
              <m:t>b</m:t>
            </m:r>
          </m:e>
          <m:sub>
            <m:r>
              <w:rPr>
                <w:rFonts w:ascii="Cambria Math" w:hAnsi="Cambria Math"/>
              </w:rPr>
              <m:t>α</m:t>
            </m:r>
          </m:sub>
        </m:sSub>
      </m:oMath>
      <w:bookmarkEnd w:id="966"/>
    </w:p>
    <w:p w14:paraId="114EBF9B" w14:textId="2A3379D0" w:rsidR="00FE49A4" w:rsidRPr="009E68F1" w:rsidDel="00FE49A4" w:rsidRDefault="00FE49A4">
      <w:pPr>
        <w:rPr>
          <w:del w:id="970" w:author="Karim Anaya-Izquierdo" w:date="2024-09-19T11:49:00Z" w16du:dateUtc="2024-09-19T10:49:00Z"/>
        </w:rPr>
        <w:pPrChange w:id="971" w:author="Karim Anaya-Izquierdo" w:date="2024-09-19T11:49:00Z" w16du:dateUtc="2024-09-19T10:49:00Z">
          <w:pPr>
            <w:pStyle w:val="subsection"/>
            <w:outlineLvl w:val="1"/>
          </w:pPr>
        </w:pPrChange>
      </w:pPr>
    </w:p>
    <w:p w14:paraId="2AF3352F" w14:textId="374A7ECF" w:rsidR="001E3CA2" w:rsidRPr="00EA554C" w:rsidRDefault="00B3606F" w:rsidP="00EA554C">
      <w:del w:id="972" w:author="Tobias Laux" w:date="2024-09-09T22:39:00Z" w16du:dateUtc="2024-09-09T21:39:00Z">
        <w:r w:rsidDel="007C5365">
          <w:rPr>
            <w:lang w:val="en-US"/>
          </w:rPr>
          <w:delText xml:space="preserve">The </w:delText>
        </w:r>
        <w:r w:rsidR="00C61D06" w:rsidDel="007C5365">
          <w:rPr>
            <w:lang w:val="en-US"/>
          </w:rPr>
          <w:delText>MAF</w:delText>
        </w:r>
        <w:r w:rsidDel="007C5365">
          <w:rPr>
            <w:lang w:val="en-US"/>
          </w:rPr>
          <w:delText xml:space="preserve"> </w:delText>
        </w:r>
        <w:r w:rsidR="00C61D06" w:rsidDel="007C5365">
          <w:rPr>
            <w:lang w:val="en-US"/>
          </w:rPr>
          <w:delText xml:space="preserve">is complex </w:delText>
        </w:r>
        <w:r w:rsidR="000A0B1E" w:rsidDel="007C5365">
          <w:rPr>
            <w:lang w:val="en-US"/>
          </w:rPr>
          <w:delText>which means some unwanted parasitic effects such as slight deviations in the intended loading angle m</w:delText>
        </w:r>
        <w:r w:rsidR="008D6A9A" w:rsidDel="007C5365">
          <w:rPr>
            <w:lang w:val="en-US"/>
          </w:rPr>
          <w:delText xml:space="preserve">ay be </w:delText>
        </w:r>
        <w:r w:rsidR="00CC1459" w:rsidDel="007C5365">
          <w:rPr>
            <w:lang w:val="en-US"/>
          </w:rPr>
          <w:delText>introduced and</w:delText>
        </w:r>
        <w:r w:rsidR="000A0B1E" w:rsidDel="007C5365">
          <w:rPr>
            <w:lang w:val="en-US"/>
          </w:rPr>
          <w:delText xml:space="preserve"> affect the load-extension predictions in an uncertain way. </w:delText>
        </w:r>
      </w:del>
      <w:r w:rsidR="00FA1D4A">
        <w:t xml:space="preserve">The </w:t>
      </w:r>
      <w:r w:rsidR="00A3042B">
        <w:t xml:space="preserve">latent bias </w:t>
      </w:r>
      <w:r w:rsidR="00FA1D4A">
        <w:t xml:space="preserve"> </w:t>
      </w:r>
      <m:oMath>
        <m:sSub>
          <m:sSubPr>
            <m:ctrlPr>
              <w:rPr>
                <w:rFonts w:ascii="Cambria Math" w:hAnsi="Cambria Math"/>
                <w:i/>
              </w:rPr>
            </m:ctrlPr>
          </m:sSubPr>
          <m:e>
            <m:r>
              <w:rPr>
                <w:rFonts w:ascii="Cambria Math" w:hAnsi="Cambria Math"/>
              </w:rPr>
              <m:t>b</m:t>
            </m:r>
          </m:e>
          <m:sub>
            <m:r>
              <m:rPr>
                <m:sty m:val="p"/>
              </m:rPr>
              <w:rPr>
                <w:rFonts w:ascii="Cambria Math" w:hAnsi="Cambria Math"/>
              </w:rPr>
              <m:t>α</m:t>
            </m:r>
          </m:sub>
        </m:sSub>
      </m:oMath>
      <w:r w:rsidR="00FA1D4A">
        <w:t xml:space="preserve"> </w:t>
      </w:r>
      <w:r w:rsidR="00AD2931">
        <w:t xml:space="preserve">is an attractive </w:t>
      </w:r>
      <w:r w:rsidR="00185293">
        <w:t>way</w:t>
      </w:r>
      <w:del w:id="973" w:author="Karim Anaya-Izquierdo" w:date="2024-09-18T18:47:00Z" w16du:dateUtc="2024-09-18T17:47:00Z">
        <w:r w:rsidR="00AD2931" w:rsidDel="00185293">
          <w:delText>means</w:delText>
        </w:r>
      </w:del>
      <w:r w:rsidR="00AD2931">
        <w:t xml:space="preserve"> of accounting for uncertainty in the experimental boundary</w:t>
      </w:r>
      <w:r w:rsidR="00702C43">
        <w:t xml:space="preserve"> conditions</w:t>
      </w:r>
      <w:ins w:id="974" w:author="Tobias Laux" w:date="2024-09-09T22:39:00Z" w16du:dateUtc="2024-09-09T21:39:00Z">
        <w:r w:rsidR="00A012B1">
          <w:t xml:space="preserve">, </w:t>
        </w:r>
        <w:del w:id="975" w:author="Karim Anaya-Izquierdo" w:date="2024-09-18T18:47:00Z" w16du:dateUtc="2024-09-18T17:47:00Z">
          <w:r w:rsidR="00A012B1" w:rsidDel="00E92D6E">
            <w:delText>especially</w:delText>
          </w:r>
          <w:r w:rsidR="00F313EA" w:rsidDel="00E92D6E">
            <w:delText xml:space="preserve"> </w:delText>
          </w:r>
        </w:del>
      </w:ins>
      <w:ins w:id="976" w:author="Karim Anaya-Izquierdo" w:date="2024-09-18T18:47:00Z" w16du:dateUtc="2024-09-18T17:47:00Z">
        <w:r w:rsidR="00E92D6E">
          <w:t xml:space="preserve">due to the almost </w:t>
        </w:r>
      </w:ins>
      <w:ins w:id="977" w:author="Tobias Laux" w:date="2024-09-09T22:39:00Z" w16du:dateUtc="2024-09-09T21:39:00Z">
        <w:r w:rsidR="00F313EA">
          <w:t>inevitable</w:t>
        </w:r>
        <w:r w:rsidR="00A012B1">
          <w:t xml:space="preserve"> </w:t>
        </w:r>
        <w:del w:id="978" w:author="Karim Anaya-Izquierdo" w:date="2024-09-18T18:47:00Z" w16du:dateUtc="2024-09-18T17:47:00Z">
          <w:r w:rsidR="00A012B1" w:rsidDel="00E92D6E">
            <w:delText xml:space="preserve">specimen </w:delText>
          </w:r>
        </w:del>
      </w:ins>
      <w:del w:id="979" w:author="Tobias Laux" w:date="2024-09-09T22:39:00Z" w16du:dateUtc="2024-09-09T21:39:00Z">
        <w:r w:rsidR="00AD2931" w:rsidDel="00A012B1">
          <w:delText xml:space="preserve"> conditions</w:delText>
        </w:r>
      </w:del>
      <w:r w:rsidR="00A012B1">
        <w:t>misalignment</w:t>
      </w:r>
      <w:r w:rsidR="00F313EA">
        <w:t xml:space="preserve"> </w:t>
      </w:r>
      <w:ins w:id="980" w:author="Karim Anaya-Izquierdo" w:date="2024-09-18T18:47:00Z" w16du:dateUtc="2024-09-18T17:47:00Z">
        <w:r w:rsidR="00E92D6E">
          <w:t>in</w:t>
        </w:r>
      </w:ins>
      <w:del w:id="981" w:author="Karim Anaya-Izquierdo" w:date="2024-09-18T18:47:00Z" w16du:dateUtc="2024-09-18T17:47:00Z">
        <w:r w:rsidR="00F313EA" w:rsidDel="00E92D6E">
          <w:delText>due to</w:delText>
        </w:r>
      </w:del>
      <w:r w:rsidR="00F313EA">
        <w:t xml:space="preserve"> the manual installation of the specimen in the MAF rig.</w:t>
      </w:r>
      <w:r w:rsidR="00A012B1">
        <w:t xml:space="preserve"> </w:t>
      </w:r>
      <w:del w:id="982" w:author="Tobias Laux" w:date="2024-09-09T22:39:00Z" w16du:dateUtc="2024-09-09T21:39:00Z">
        <w:r w:rsidR="00AD2931" w:rsidDel="00A012B1">
          <w:delText xml:space="preserve"> </w:delText>
        </w:r>
      </w:del>
      <w:ins w:id="983" w:author="Tobias Laux" w:date="2024-09-09T22:40:00Z" w16du:dateUtc="2024-09-09T21:40:00Z">
        <w:r w:rsidR="00F313EA">
          <w:t>It</w:t>
        </w:r>
      </w:ins>
      <w:del w:id="984" w:author="Tobias Laux" w:date="2024-09-09T22:40:00Z" w16du:dateUtc="2024-09-09T21:40:00Z">
        <w:r w:rsidR="00AD2931" w:rsidDel="00F313EA">
          <w:delText>and</w:delText>
        </w:r>
      </w:del>
      <w:r w:rsidR="00AD2931">
        <w:t xml:space="preserve"> is </w:t>
      </w:r>
      <w:ins w:id="985" w:author="Tobias Laux" w:date="2024-09-09T22:40:00Z" w16du:dateUtc="2024-09-09T21:40:00Z">
        <w:r w:rsidR="00F313EA">
          <w:t xml:space="preserve">also </w:t>
        </w:r>
      </w:ins>
      <w:r w:rsidR="00AD2931">
        <w:t>an</w:t>
      </w:r>
      <w:r w:rsidR="006A3A8F" w:rsidRPr="00DB1D5B">
        <w:rPr>
          <w:iCs/>
        </w:rPr>
        <w:t xml:space="preserve"> </w:t>
      </w:r>
      <w:r w:rsidR="00F313EA">
        <w:rPr>
          <w:iCs/>
        </w:rPr>
        <w:t xml:space="preserve">attractive </w:t>
      </w:r>
      <w:del w:id="986" w:author="Karim Anaya-Izquierdo" w:date="2024-09-18T18:47:00Z" w16du:dateUtc="2024-09-18T17:47:00Z">
        <w:r w:rsidR="00F313EA" w:rsidDel="00E92D6E">
          <w:rPr>
            <w:iCs/>
          </w:rPr>
          <w:delText>means</w:delText>
        </w:r>
      </w:del>
      <w:r w:rsidR="00E92D6E">
        <w:rPr>
          <w:iCs/>
        </w:rPr>
        <w:t>way</w:t>
      </w:r>
      <w:del w:id="987" w:author="Tobias Laux" w:date="2024-09-09T22:40:00Z" w16du:dateUtc="2024-09-09T21:40:00Z">
        <w:r w:rsidR="006A3A8F" w:rsidRPr="00DB1D5B" w:rsidDel="00F313EA">
          <w:rPr>
            <w:iCs/>
          </w:rPr>
          <w:delText>alternative</w:delText>
        </w:r>
      </w:del>
      <w:r w:rsidR="006A3A8F" w:rsidRPr="00DB1D5B">
        <w:rPr>
          <w:iCs/>
        </w:rPr>
        <w:t xml:space="preserve"> </w:t>
      </w:r>
      <w:r w:rsidR="00AD2931">
        <w:rPr>
          <w:iCs/>
        </w:rPr>
        <w:t xml:space="preserve">to </w:t>
      </w:r>
      <w:del w:id="988" w:author="Tobias Laux" w:date="2024-09-09T22:40:00Z" w16du:dateUtc="2024-09-09T21:40:00Z">
        <w:r w:rsidR="00AD2931" w:rsidDel="00F313EA">
          <w:rPr>
            <w:iCs/>
          </w:rPr>
          <w:delText>includ</w:delText>
        </w:r>
        <w:r w:rsidR="008D6A9A" w:rsidDel="00F313EA">
          <w:rPr>
            <w:iCs/>
          </w:rPr>
          <w:delText>ing</w:delText>
        </w:r>
        <w:r w:rsidR="00AD2931" w:rsidDel="00F313EA">
          <w:rPr>
            <w:iCs/>
          </w:rPr>
          <w:delText xml:space="preserve"> </w:delText>
        </w:r>
      </w:del>
      <w:r w:rsidR="00F313EA">
        <w:rPr>
          <w:iCs/>
        </w:rPr>
        <w:t xml:space="preserve">account for </w:t>
      </w:r>
      <w:del w:id="989" w:author="Tobias Laux" w:date="2024-09-09T22:40:00Z" w16du:dateUtc="2024-09-09T21:40:00Z">
        <w:r w:rsidR="00AD2931" w:rsidDel="00E544C5">
          <w:rPr>
            <w:iCs/>
          </w:rPr>
          <w:delText>more complexity to the FE mod</w:delText>
        </w:r>
        <w:r w:rsidR="0015328A" w:rsidDel="00E544C5">
          <w:rPr>
            <w:iCs/>
          </w:rPr>
          <w:delText>el boundary condition</w:delText>
        </w:r>
      </w:del>
      <w:r w:rsidR="00E544C5">
        <w:rPr>
          <w:iCs/>
        </w:rPr>
        <w:t xml:space="preserve">boundary condition complexities that are not included in the FE model, i.e. </w:t>
      </w:r>
      <w:r w:rsidR="00DE3AB5">
        <w:rPr>
          <w:iCs/>
        </w:rPr>
        <w:t>compliance in the friction grips</w:t>
      </w:r>
      <w:del w:id="990" w:author="Tobias Laux" w:date="2024-09-09T22:40:00Z" w16du:dateUtc="2024-09-09T21:40:00Z">
        <w:r w:rsidR="0015328A" w:rsidDel="00E544C5">
          <w:rPr>
            <w:iCs/>
          </w:rPr>
          <w:delText>s</w:delText>
        </w:r>
      </w:del>
      <w:r w:rsidR="00C61D06" w:rsidRPr="00DB1D5B">
        <w:rPr>
          <w:iCs/>
        </w:rPr>
        <w:t>.</w:t>
      </w:r>
      <w:r w:rsidR="00E04042" w:rsidRPr="00DB1D5B">
        <w:rPr>
          <w:iCs/>
        </w:rPr>
        <w:t xml:space="preserve"> Th</w:t>
      </w:r>
      <w:r w:rsidR="00702C43">
        <w:rPr>
          <w:iCs/>
        </w:rPr>
        <w:t>ese</w:t>
      </w:r>
      <w:ins w:id="991" w:author="Karim Anaya-Izquierdo" w:date="2024-09-18T18:47:00Z" w16du:dateUtc="2024-09-18T17:47:00Z">
        <w:del w:id="992" w:author="Janice Barton" w:date="2024-09-22T12:59:00Z" w16du:dateUtc="2024-09-22T11:59:00Z">
          <w:r w:rsidR="00E92D6E" w:rsidDel="00702C43">
            <w:rPr>
              <w:iCs/>
            </w:rPr>
            <w:delText>is</w:delText>
          </w:r>
        </w:del>
      </w:ins>
      <w:del w:id="993" w:author="Karim Anaya-Izquierdo" w:date="2024-09-18T18:47:00Z" w16du:dateUtc="2024-09-18T17:47:00Z">
        <w:r w:rsidR="00E04042" w:rsidRPr="00DB1D5B" w:rsidDel="00E92D6E">
          <w:rPr>
            <w:iCs/>
          </w:rPr>
          <w:delText>e</w:delText>
        </w:r>
      </w:del>
      <w:r w:rsidR="00E04042" w:rsidRPr="00DB1D5B">
        <w:rPr>
          <w:iCs/>
        </w:rPr>
        <w:t xml:space="preserve"> parasitic effect</w:t>
      </w:r>
      <w:ins w:id="994" w:author="Karim Anaya-Izquierdo" w:date="2024-09-19T11:47:00Z" w16du:dateUtc="2024-09-19T10:47:00Z">
        <w:r w:rsidR="00645F08">
          <w:rPr>
            <w:iCs/>
          </w:rPr>
          <w:t>s</w:t>
        </w:r>
      </w:ins>
      <w:r w:rsidR="00E04042" w:rsidRPr="00DB1D5B">
        <w:rPr>
          <w:iCs/>
        </w:rPr>
        <w:t xml:space="preserve"> </w:t>
      </w:r>
      <w:del w:id="995" w:author="Karim Anaya-Izquierdo" w:date="2024-09-19T11:47:00Z" w16du:dateUtc="2024-09-19T10:47:00Z">
        <w:r w:rsidR="00E04042" w:rsidRPr="00DB1D5B" w:rsidDel="00645F08">
          <w:rPr>
            <w:iCs/>
          </w:rPr>
          <w:delText xml:space="preserve">is </w:delText>
        </w:r>
      </w:del>
      <w:r w:rsidR="00645F08">
        <w:rPr>
          <w:iCs/>
        </w:rPr>
        <w:t xml:space="preserve">are therefore </w:t>
      </w:r>
      <w:r w:rsidR="00E04042" w:rsidRPr="00DB1D5B">
        <w:rPr>
          <w:iCs/>
        </w:rPr>
        <w:t xml:space="preserve">modelled </w:t>
      </w:r>
      <w:r w:rsidR="005811CB">
        <w:rPr>
          <w:iCs/>
        </w:rPr>
        <w:t>without changing</w:t>
      </w:r>
      <w:r w:rsidR="008D6A9A">
        <w:rPr>
          <w:iCs/>
        </w:rPr>
        <w:t xml:space="preserve"> </w:t>
      </w:r>
      <w:r w:rsidR="00E04042" w:rsidRPr="00DB1D5B">
        <w:rPr>
          <w:iCs/>
        </w:rPr>
        <w:t>the mechanics of the FE model</w:t>
      </w:r>
      <w:r w:rsidR="008D6A9A">
        <w:rPr>
          <w:iCs/>
        </w:rPr>
        <w:t>,</w:t>
      </w:r>
      <w:r w:rsidR="009A2006" w:rsidRPr="00DB1D5B">
        <w:rPr>
          <w:iCs/>
        </w:rPr>
        <w:t xml:space="preserve"> which means other types of </w:t>
      </w:r>
      <w:del w:id="996" w:author="Karim Anaya-Izquierdo" w:date="2024-09-18T18:47:00Z" w16du:dateUtc="2024-09-18T17:47:00Z">
        <w:r w:rsidR="009A2006" w:rsidRPr="00DB1D5B" w:rsidDel="00E92D6E">
          <w:rPr>
            <w:iCs/>
          </w:rPr>
          <w:delText xml:space="preserve">parasitic </w:delText>
        </w:r>
      </w:del>
      <w:r w:rsidR="009A2006" w:rsidRPr="00DB1D5B">
        <w:rPr>
          <w:iCs/>
        </w:rPr>
        <w:t xml:space="preserve">effects can be easily </w:t>
      </w:r>
      <w:del w:id="997" w:author="Karim Anaya-Izquierdo" w:date="2024-09-19T11:47:00Z" w16du:dateUtc="2024-09-19T10:47:00Z">
        <w:r w:rsidR="009A2006" w:rsidRPr="00DB1D5B" w:rsidDel="00DD1BF4">
          <w:rPr>
            <w:iCs/>
          </w:rPr>
          <w:delText xml:space="preserve">modelled </w:delText>
        </w:r>
      </w:del>
      <w:r w:rsidR="00DD1BF4">
        <w:rPr>
          <w:iCs/>
        </w:rPr>
        <w:t xml:space="preserve">accounted for, </w:t>
      </w:r>
      <w:r w:rsidR="009A2006" w:rsidRPr="00DB1D5B">
        <w:rPr>
          <w:iCs/>
        </w:rPr>
        <w:t xml:space="preserve">using the same </w:t>
      </w:r>
      <w:r w:rsidR="00407615" w:rsidRPr="00DB1D5B">
        <w:rPr>
          <w:iCs/>
        </w:rPr>
        <w:t xml:space="preserve">model framework described in Section </w:t>
      </w:r>
      <w:r w:rsidR="00DB1D5B">
        <w:rPr>
          <w:iCs/>
        </w:rPr>
        <w:fldChar w:fldCharType="begin"/>
      </w:r>
      <w:r w:rsidR="00DB1D5B">
        <w:rPr>
          <w:iCs/>
        </w:rPr>
        <w:instrText xml:space="preserve"> REF _Ref151992833 \r \h </w:instrText>
      </w:r>
      <w:r w:rsidR="00DB1D5B">
        <w:rPr>
          <w:iCs/>
        </w:rPr>
      </w:r>
      <w:r w:rsidR="00DB1D5B">
        <w:rPr>
          <w:iCs/>
        </w:rPr>
        <w:fldChar w:fldCharType="separate"/>
      </w:r>
      <w:r w:rsidR="003A15B7">
        <w:rPr>
          <w:iCs/>
        </w:rPr>
        <w:t>3.2</w:t>
      </w:r>
      <w:r w:rsidR="00DB1D5B">
        <w:rPr>
          <w:iCs/>
        </w:rPr>
        <w:fldChar w:fldCharType="end"/>
      </w:r>
      <w:r w:rsidR="00407615">
        <w:rPr>
          <w:i/>
        </w:rPr>
        <w:t>.</w:t>
      </w:r>
      <w:r w:rsidR="00E04042">
        <w:rPr>
          <w:i/>
        </w:rPr>
        <w:t xml:space="preserve"> </w:t>
      </w:r>
      <w:r w:rsidR="002A5F9F">
        <w:t xml:space="preserve">The </w:t>
      </w:r>
      <w:r w:rsidR="00DD1BF4">
        <w:t xml:space="preserve">corresponding </w:t>
      </w:r>
      <w:r w:rsidR="002A5F9F">
        <w:t xml:space="preserve">posterior and prior distributions of the physical parameters are shown in </w:t>
      </w:r>
      <w:r w:rsidR="002A5F9F">
        <w:fldChar w:fldCharType="begin"/>
      </w:r>
      <w:r w:rsidR="002A5F9F">
        <w:instrText xml:space="preserve"> REF _Ref148947583 \h </w:instrText>
      </w:r>
      <w:r w:rsidR="002A5F9F">
        <w:fldChar w:fldCharType="separate"/>
      </w:r>
      <w:ins w:id="998" w:author="Tobias Laux" w:date="2024-09-09T22:42:00Z" w16du:dateUtc="2024-09-09T21:42:00Z">
        <w:r w:rsidR="00DE3AB5">
          <w:t xml:space="preserve">Figure </w:t>
        </w:r>
        <w:r w:rsidR="00DE3AB5">
          <w:rPr>
            <w:noProof/>
          </w:rPr>
          <w:t>13</w:t>
        </w:r>
      </w:ins>
      <w:del w:id="999" w:author="Tobias Laux" w:date="2024-09-09T22:42:00Z" w16du:dateUtc="2024-09-09T21:42:00Z">
        <w:r w:rsidR="003A15B7" w:rsidDel="00DE3AB5">
          <w:delText xml:space="preserve">Figure </w:delText>
        </w:r>
        <w:r w:rsidR="003A15B7" w:rsidDel="00DE3AB5">
          <w:rPr>
            <w:noProof/>
          </w:rPr>
          <w:delText>11</w:delText>
        </w:r>
      </w:del>
      <w:r w:rsidR="002A5F9F">
        <w:fldChar w:fldCharType="end"/>
      </w:r>
      <w:r w:rsidR="002A5F9F">
        <w:t>,</w:t>
      </w:r>
      <w:r w:rsidR="00D53B07">
        <w:t xml:space="preserve"> and </w:t>
      </w:r>
      <w:r w:rsidR="002A5F9F">
        <w:t xml:space="preserve">the </w:t>
      </w:r>
      <w:r w:rsidR="00D53B07">
        <w:t>corresponding</w:t>
      </w:r>
      <w:r w:rsidR="00E92D6E">
        <w:t xml:space="preserve"> summary</w:t>
      </w:r>
      <w:r w:rsidR="00D53B07">
        <w:t xml:space="preserve"> </w:t>
      </w:r>
      <w:r w:rsidR="002A5F9F">
        <w:t>statistics</w:t>
      </w:r>
      <w:r w:rsidR="00D53B07">
        <w:t xml:space="preserve"> </w:t>
      </w:r>
      <w:del w:id="1000" w:author="Karim Anaya-Izquierdo" w:date="2024-09-19T11:48:00Z" w16du:dateUtc="2024-09-19T10:48:00Z">
        <w:r w:rsidR="00D53B07" w:rsidDel="00DD1BF4">
          <w:delText xml:space="preserve">are </w:delText>
        </w:r>
        <w:r w:rsidR="008D6A9A" w:rsidDel="00DD1BF4">
          <w:delText>given</w:delText>
        </w:r>
        <w:r w:rsidR="00D53B07" w:rsidDel="00DD1BF4">
          <w:delText xml:space="preserve"> </w:delText>
        </w:r>
      </w:del>
      <w:r w:rsidR="00D53B07">
        <w:t xml:space="preserve">in </w:t>
      </w:r>
      <w:r w:rsidR="00D53B07">
        <w:fldChar w:fldCharType="begin"/>
      </w:r>
      <w:r w:rsidR="00D53B07">
        <w:instrText xml:space="preserve"> REF _Ref148947791 \h </w:instrText>
      </w:r>
      <w:r w:rsidR="00D53B07">
        <w:fldChar w:fldCharType="separate"/>
      </w:r>
      <w:r w:rsidR="003A15B7">
        <w:t xml:space="preserve">Table </w:t>
      </w:r>
      <w:r w:rsidR="003A15B7">
        <w:rPr>
          <w:noProof/>
        </w:rPr>
        <w:t>7</w:t>
      </w:r>
      <w:r w:rsidR="00D53B07">
        <w:fldChar w:fldCharType="end"/>
      </w:r>
      <w:r w:rsidR="00D53B07">
        <w:t>.</w:t>
      </w:r>
      <w:r w:rsidR="00775E07">
        <w:t xml:space="preserve"> A</w:t>
      </w:r>
      <w:r w:rsidR="00D53B07">
        <w:t xml:space="preserve"> </w:t>
      </w:r>
      <w:del w:id="1001" w:author="Karim Anaya-Izquierdo" w:date="2024-11-21T22:21:00Z" w16du:dateUtc="2024-11-21T22:21:00Z">
        <w:r w:rsidR="00775E07" w:rsidDel="000E249E">
          <w:delText>s</w:delText>
        </w:r>
        <w:r w:rsidR="003E030D" w:rsidDel="000E249E">
          <w:delText xml:space="preserve">ignificant </w:delText>
        </w:r>
      </w:del>
      <w:ins w:id="1002" w:author="Karim Anaya-Izquierdo" w:date="2024-11-21T22:21:00Z" w16du:dateUtc="2024-11-21T22:21:00Z">
        <w:r w:rsidR="000E249E">
          <w:t xml:space="preserve"> similar </w:t>
        </w:r>
      </w:ins>
      <w:r w:rsidR="003E030D">
        <w:t>difference</w:t>
      </w:r>
      <w:ins w:id="1003" w:author="Karim Anaya-Izquierdo" w:date="2024-11-21T22:36:00Z" w16du:dateUtc="2024-11-21T22:36:00Z">
        <w:r w:rsidR="00324D5C">
          <w:t xml:space="preserve"> </w:t>
        </w:r>
      </w:ins>
      <w:ins w:id="1004" w:author="Karim Anaya-Izquierdo" w:date="2024-11-21T22:37:00Z" w16du:dateUtc="2024-11-21T22:37:00Z">
        <w:r w:rsidR="00AB75A8">
          <w:t>(</w:t>
        </w:r>
      </w:ins>
      <w:ins w:id="1005" w:author="Karim Anaya-Izquierdo" w:date="2024-11-21T22:36:00Z" w16du:dateUtc="2024-11-21T22:36:00Z">
        <w:r w:rsidR="00324D5C">
          <w:t>t</w:t>
        </w:r>
      </w:ins>
      <w:ins w:id="1006" w:author="Karim Anaya-Izquierdo" w:date="2024-11-21T22:37:00Z" w16du:dateUtc="2024-11-21T22:37:00Z">
        <w:r w:rsidR="00324D5C">
          <w:t>o that in Figure 7</w:t>
        </w:r>
        <w:r w:rsidR="00AB75A8">
          <w:t>)</w:t>
        </w:r>
      </w:ins>
      <w:r w:rsidR="003E030D">
        <w:t xml:space="preserve"> between the prior and posterior distributions of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3E030D">
        <w:t xml:space="preserve"> is</w:t>
      </w:r>
      <w:del w:id="1007" w:author="Karim Anaya-Izquierdo" w:date="2024-11-21T22:37:00Z" w16du:dateUtc="2024-11-21T22:37:00Z">
        <w:r w:rsidR="003E030D" w:rsidDel="00AB75A8">
          <w:delText xml:space="preserve"> still</w:delText>
        </w:r>
      </w:del>
      <w:r w:rsidR="003E030D">
        <w:t xml:space="preserve"> observed</w:t>
      </w:r>
      <w:ins w:id="1008" w:author="Karim Anaya-Izquierdo" w:date="2024-11-21T22:38:00Z" w16du:dateUtc="2024-11-21T22:38:00Z">
        <w:r w:rsidR="000766EF">
          <w:t>.</w:t>
        </w:r>
      </w:ins>
      <w:del w:id="1009" w:author="Karim Anaya-Izquierdo" w:date="2024-11-21T22:38:00Z" w16du:dateUtc="2024-11-21T22:38:00Z">
        <w:r w:rsidR="008D6A9A" w:rsidDel="000766EF">
          <w:delText>,</w:delText>
        </w:r>
      </w:del>
      <w:r w:rsidR="008D6A9A">
        <w:t xml:space="preserve"> </w:t>
      </w:r>
      <w:del w:id="1010" w:author="Karim Anaya-Izquierdo" w:date="2024-11-21T22:38:00Z" w16du:dateUtc="2024-11-21T22:38:00Z">
        <w:r w:rsidR="00DC0EFF" w:rsidDel="000766EF">
          <w:delText>and</w:delText>
        </w:r>
        <w:r w:rsidR="003E030D" w:rsidDel="000766EF">
          <w:delText xml:space="preserve"> </w:delText>
        </w:r>
        <w:r w:rsidR="00E631F4" w:rsidDel="000766EF">
          <w:delText>t</w:delText>
        </w:r>
      </w:del>
      <w:ins w:id="1011" w:author="Karim Anaya-Izquierdo" w:date="2024-11-21T22:38:00Z" w16du:dateUtc="2024-11-21T22:38:00Z">
        <w:r w:rsidR="000766EF">
          <w:t>T</w:t>
        </w:r>
      </w:ins>
      <w:r w:rsidR="00E631F4">
        <w:t xml:space="preserve">he posterior mean of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E631F4">
        <w:t xml:space="preserve"> is </w:t>
      </w:r>
      <w:ins w:id="1012" w:author="Karim Anaya-Izquierdo" w:date="2024-11-21T22:39:00Z" w16du:dateUtc="2024-11-21T22:39:00Z">
        <w:r w:rsidR="00696645">
          <w:t xml:space="preserve">only </w:t>
        </w:r>
      </w:ins>
      <w:ins w:id="1013" w:author="Karim Anaya-Izquierdo" w:date="2024-09-19T11:48:00Z" w16du:dateUtc="2024-09-19T10:48:00Z">
        <w:r w:rsidR="00F2531E">
          <w:t xml:space="preserve">slightly </w:t>
        </w:r>
      </w:ins>
      <w:del w:id="1014" w:author="Karim Anaya-Izquierdo" w:date="2024-09-19T11:48:00Z" w16du:dateUtc="2024-09-19T10:48:00Z">
        <w:r w:rsidR="00E631F4" w:rsidDel="00F2531E">
          <w:delText xml:space="preserve">(a little) </w:delText>
        </w:r>
      </w:del>
      <w:r w:rsidR="00E631F4">
        <w:t xml:space="preserve">larger than that in </w:t>
      </w:r>
      <w:r w:rsidR="00E631F4">
        <w:fldChar w:fldCharType="begin"/>
      </w:r>
      <w:r w:rsidR="00E631F4">
        <w:instrText xml:space="preserve"> REF _Ref148880221 \h </w:instrText>
      </w:r>
      <w:r w:rsidR="00E631F4">
        <w:fldChar w:fldCharType="separate"/>
      </w:r>
      <w:r w:rsidR="003A15B7">
        <w:t xml:space="preserve">Table </w:t>
      </w:r>
      <w:r w:rsidR="003A15B7">
        <w:rPr>
          <w:noProof/>
        </w:rPr>
        <w:t>1</w:t>
      </w:r>
      <w:r w:rsidR="00E631F4">
        <w:fldChar w:fldCharType="end"/>
      </w:r>
      <w:r w:rsidR="00E631F4">
        <w:t xml:space="preserve"> but </w:t>
      </w:r>
      <w:del w:id="1015" w:author="Karim Anaya-Izquierdo" w:date="2024-09-19T11:48:00Z" w16du:dateUtc="2024-09-19T10:48:00Z">
        <w:r w:rsidR="00E631F4" w:rsidDel="00FE49A4">
          <w:delText>(a little)</w:delText>
        </w:r>
      </w:del>
      <w:ins w:id="1016" w:author="Karim Anaya-Izquierdo" w:date="2024-09-19T11:48:00Z" w16du:dateUtc="2024-09-19T10:48:00Z">
        <w:r w:rsidR="00FE49A4">
          <w:t>slightly</w:t>
        </w:r>
      </w:ins>
      <w:r w:rsidR="00E631F4">
        <w:t xml:space="preserve"> smaller than that in </w:t>
      </w:r>
      <w:r w:rsidR="00E631F4">
        <w:fldChar w:fldCharType="begin"/>
      </w:r>
      <w:r w:rsidR="00E631F4">
        <w:instrText xml:space="preserve"> REF _Ref148888741 \h </w:instrText>
      </w:r>
      <w:r w:rsidR="00E631F4">
        <w:fldChar w:fldCharType="separate"/>
      </w:r>
      <w:r w:rsidR="003A15B7">
        <w:t xml:space="preserve">Table </w:t>
      </w:r>
      <w:r w:rsidR="003A15B7">
        <w:rPr>
          <w:noProof/>
        </w:rPr>
        <w:t>4</w:t>
      </w:r>
      <w:r w:rsidR="00E631F4">
        <w:fldChar w:fldCharType="end"/>
      </w:r>
      <w:r w:rsidR="00E631F4">
        <w:t xml:space="preserve">. </w:t>
      </w:r>
      <w:r w:rsidR="00DC0EFF">
        <w:t>It is therefore clear</w:t>
      </w:r>
      <w:ins w:id="1017" w:author="Janice Barton" w:date="2024-09-22T13:01:00Z" w16du:dateUtc="2024-09-22T12:01:00Z">
        <w:r w:rsidR="00702C43">
          <w:t xml:space="preserve"> that </w:t>
        </w:r>
      </w:ins>
      <w:del w:id="1018" w:author="Janice Barton" w:date="2024-09-22T13:01:00Z" w16du:dateUtc="2024-09-22T12:01:00Z">
        <w:r w:rsidR="00DC0EFF" w:rsidDel="00702C43">
          <w:delText xml:space="preserve"> </w:delText>
        </w:r>
      </w:del>
      <w:del w:id="1019" w:author="Karim Anaya-Izquierdo" w:date="2024-09-18T18:48:00Z" w16du:dateUtc="2024-09-18T17:48:00Z">
        <w:r w:rsidR="00DC0EFF" w:rsidDel="00207F44">
          <w:delText>that rig alignment and the bias this introduces</w:delText>
        </w:r>
      </w:del>
      <w:ins w:id="1020" w:author="Karim Anaya-Izquierdo" w:date="2024-09-18T18:48:00Z" w16du:dateUtc="2024-09-18T17:48:00Z">
        <w:r w:rsidR="00207F44">
          <w:t xml:space="preserve">the inclusion </w:t>
        </w:r>
      </w:ins>
      <w:ins w:id="1021" w:author="Janice Barton" w:date="2024-09-22T13:01:00Z" w16du:dateUtc="2024-09-22T12:01:00Z">
        <w:r w:rsidR="00702C43">
          <w:t>of</w:t>
        </w:r>
      </w:ins>
      <w:ins w:id="1022" w:author="Karim Anaya-Izquierdo" w:date="2024-09-18T18:48:00Z" w16du:dateUtc="2024-09-18T17:48:00Z">
        <w:del w:id="1023" w:author="Janice Barton" w:date="2024-09-22T13:01:00Z" w16du:dateUtc="2024-09-22T12:01:00Z">
          <w:r w:rsidR="00207F44" w:rsidDel="00702C43">
            <w:delText>is</w:delText>
          </w:r>
        </w:del>
        <w:r w:rsidR="00207F44">
          <w:t xml:space="preserve"> th</w:t>
        </w:r>
      </w:ins>
      <w:ins w:id="1024" w:author="Karim Anaya-Izquierdo" w:date="2024-09-19T11:49:00Z" w16du:dateUtc="2024-09-19T10:49:00Z">
        <w:r w:rsidR="004E14AF">
          <w:t>e loading angl</w:t>
        </w:r>
      </w:ins>
      <w:ins w:id="1025" w:author="Karim Anaya-Izquierdo" w:date="2024-09-19T11:50:00Z" w16du:dateUtc="2024-09-19T10:50:00Z">
        <w:r w:rsidR="004E14AF">
          <w:t>e</w:t>
        </w:r>
      </w:ins>
      <w:ins w:id="1026" w:author="Karim Anaya-Izquierdo" w:date="2024-09-19T11:49:00Z" w16du:dateUtc="2024-09-19T10:49:00Z">
        <w:r w:rsidR="004E14AF">
          <w:t xml:space="preserve"> </w:t>
        </w:r>
      </w:ins>
      <w:ins w:id="1027" w:author="Karim Anaya-Izquierdo" w:date="2024-09-18T18:48:00Z" w16du:dateUtc="2024-09-18T17:48:00Z">
        <w:r w:rsidR="00207F44">
          <w:t>bias</w:t>
        </w:r>
      </w:ins>
      <w:ins w:id="1028" w:author="Karim Anaya-Izquierdo" w:date="2024-09-19T11:49:00Z" w16du:dateUtc="2024-09-19T10:49:00Z">
        <w:r w:rsidR="004E14AF">
          <w:t xml:space="preserve"> </w:t>
        </w:r>
      </w:ins>
      <m:oMath>
        <m:sSub>
          <m:sSubPr>
            <m:ctrlPr>
              <w:ins w:id="1029" w:author="Karim Anaya-Izquierdo" w:date="2024-09-19T11:49:00Z" w16du:dateUtc="2024-09-19T10:49:00Z">
                <w:rPr>
                  <w:rFonts w:ascii="Cambria Math" w:hAnsi="Cambria Math"/>
                </w:rPr>
              </w:ins>
            </m:ctrlPr>
          </m:sSubPr>
          <m:e>
            <m:r>
              <w:ins w:id="1030" w:author="Karim Anaya-Izquierdo" w:date="2024-09-19T11:49:00Z" w16du:dateUtc="2024-09-19T10:49:00Z">
                <w:rPr>
                  <w:rFonts w:ascii="Cambria Math" w:hAnsi="Cambria Math"/>
                </w:rPr>
                <m:t>b</m:t>
              </w:ins>
            </m:r>
          </m:e>
          <m:sub>
            <m:r>
              <w:ins w:id="1031" w:author="Karim Anaya-Izquierdo" w:date="2024-09-19T11:49:00Z" w16du:dateUtc="2024-09-19T10:49:00Z">
                <w:rPr>
                  <w:rFonts w:ascii="Cambria Math" w:hAnsi="Cambria Math"/>
                </w:rPr>
                <m:t>α</m:t>
              </w:ins>
            </m:r>
          </m:sub>
        </m:sSub>
      </m:oMath>
      <w:r w:rsidR="00DC0EFF">
        <w:t xml:space="preserve"> does</w:t>
      </w:r>
      <w:r w:rsidR="008F69E6">
        <w:t xml:space="preserve"> not explain the difference between the prior and posterior for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702C43">
        <w:t>and that small differences is mounting the specimen in the MAF have little effect on the results</w:t>
      </w:r>
      <w:del w:id="1032" w:author="Karim Anaya-Izquierdo" w:date="2024-09-18T18:48:00Z" w16du:dateUtc="2024-09-18T17:48:00Z">
        <w:r w:rsidR="00EA554C" w:rsidDel="0035710B">
          <w:delText xml:space="preserve"> in </w:delText>
        </w:r>
        <w:r w:rsidR="0073206A" w:rsidDel="0035710B">
          <w:fldChar w:fldCharType="begin"/>
        </w:r>
        <w:r w:rsidR="0073206A" w:rsidDel="0035710B">
          <w:delInstrText xml:space="preserve"> REF _Ref148871670 \h </w:delInstrText>
        </w:r>
        <w:r w:rsidR="0073206A" w:rsidDel="0035710B">
          <w:fldChar w:fldCharType="separate"/>
        </w:r>
      </w:del>
      <w:ins w:id="1033" w:author="Tobias Laux" w:date="2024-09-09T22:42:00Z" w16du:dateUtc="2024-09-09T21:42:00Z">
        <w:del w:id="1034" w:author="Karim Anaya-Izquierdo" w:date="2024-09-18T18:48:00Z" w16du:dateUtc="2024-09-18T17:48:00Z">
          <w:r w:rsidR="007961FA" w:rsidDel="0035710B">
            <w:delText xml:space="preserve">Figure </w:delText>
          </w:r>
          <w:r w:rsidR="007961FA" w:rsidDel="0035710B">
            <w:rPr>
              <w:noProof/>
            </w:rPr>
            <w:delText>6</w:delText>
          </w:r>
        </w:del>
      </w:ins>
      <w:del w:id="1035" w:author="Karim Anaya-Izquierdo" w:date="2024-09-18T18:48:00Z" w16du:dateUtc="2024-09-18T17:48:00Z">
        <w:r w:rsidR="003A15B7" w:rsidDel="0035710B">
          <w:delText xml:space="preserve">Figure </w:delText>
        </w:r>
        <w:r w:rsidR="003A15B7" w:rsidDel="0035710B">
          <w:rPr>
            <w:noProof/>
          </w:rPr>
          <w:delText>4</w:delText>
        </w:r>
        <w:r w:rsidR="0073206A" w:rsidDel="0035710B">
          <w:fldChar w:fldCharType="end"/>
        </w:r>
      </w:del>
      <w:r w:rsidR="00E631F4" w:rsidRPr="00E631F4">
        <w:t>.</w:t>
      </w:r>
    </w:p>
    <w:p w14:paraId="52821E42" w14:textId="3077207B" w:rsidR="00E13775" w:rsidRDefault="00E13775" w:rsidP="008D0A94">
      <w:pPr>
        <w:keepNext/>
      </w:pPr>
      <w:del w:id="1036" w:author="Karim Anaya-Izquierdo" w:date="2024-11-21T22:15:00Z" w16du:dateUtc="2024-11-21T22:15:00Z">
        <w:r w:rsidDel="00E21EFB">
          <w:rPr>
            <w:noProof/>
          </w:rPr>
          <w:lastRenderedPageBreak/>
          <w:drawing>
            <wp:inline distT="0" distB="0" distL="0" distR="0" wp14:anchorId="4CCB844C" wp14:editId="28EAD601">
              <wp:extent cx="5731510" cy="1149985"/>
              <wp:effectExtent l="0" t="0" r="2540" b="0"/>
              <wp:docPr id="10748322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149985"/>
                      </a:xfrm>
                      <a:prstGeom prst="rect">
                        <a:avLst/>
                      </a:prstGeom>
                      <a:noFill/>
                      <a:ln>
                        <a:noFill/>
                      </a:ln>
                    </pic:spPr>
                  </pic:pic>
                </a:graphicData>
              </a:graphic>
            </wp:inline>
          </w:drawing>
        </w:r>
      </w:del>
      <w:ins w:id="1037" w:author="Karim Anaya-Izquierdo" w:date="2024-11-21T22:16:00Z" w16du:dateUtc="2024-11-21T22:16:00Z">
        <w:r w:rsidR="00E21EFB">
          <w:rPr>
            <w:noProof/>
          </w:rPr>
          <w:drawing>
            <wp:inline distT="0" distB="0" distL="0" distR="0" wp14:anchorId="6525D304" wp14:editId="5198E480">
              <wp:extent cx="5266765" cy="1053236"/>
              <wp:effectExtent l="0" t="0" r="3810" b="1270"/>
              <wp:docPr id="320686690" name="Picture 18" descr="A blue and green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86690" name="Picture 18" descr="A blue and green graph&#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96970" cy="1059276"/>
                      </a:xfrm>
                      <a:prstGeom prst="rect">
                        <a:avLst/>
                      </a:prstGeom>
                    </pic:spPr>
                  </pic:pic>
                </a:graphicData>
              </a:graphic>
            </wp:inline>
          </w:drawing>
        </w:r>
      </w:ins>
    </w:p>
    <w:p w14:paraId="5AE1155A" w14:textId="6B50E3FC" w:rsidR="002671B9" w:rsidRDefault="008E67D0" w:rsidP="008E67D0">
      <w:pPr>
        <w:pStyle w:val="Caption"/>
      </w:pPr>
      <w:bookmarkStart w:id="1038" w:name="_Ref148947583"/>
      <w:r>
        <w:t xml:space="preserve">Figure </w:t>
      </w:r>
      <w:fldSimple w:instr=" SEQ Figure \* ARABIC ">
        <w:ins w:id="1039" w:author="Tobias Laux" w:date="2024-09-09T14:37:00Z" w16du:dateUtc="2024-09-09T13:37:00Z">
          <w:r w:rsidR="00F14821">
            <w:rPr>
              <w:noProof/>
            </w:rPr>
            <w:t>13</w:t>
          </w:r>
        </w:ins>
        <w:del w:id="1040" w:author="Tobias Laux" w:date="2024-09-09T12:06:00Z" w16du:dateUtc="2024-09-09T11:06:00Z">
          <w:r w:rsidR="003A15B7" w:rsidDel="00154F33">
            <w:rPr>
              <w:noProof/>
            </w:rPr>
            <w:delText>11</w:delText>
          </w:r>
        </w:del>
      </w:fldSimple>
      <w:bookmarkEnd w:id="1038"/>
      <w:r w:rsidR="000F1569">
        <w:t>. Posterior &amp; prior distribution</w:t>
      </w:r>
      <w:r w:rsidR="002A5F9F">
        <w:t>s</w:t>
      </w:r>
      <w:r w:rsidR="000F1569">
        <w:t xml:space="preserve"> of physical parameters with </w:t>
      </w:r>
      <w:r w:rsidR="00A3042B">
        <w:t xml:space="preserve">latent bias </w:t>
      </w:r>
      <w:r w:rsidR="000F1569">
        <w:t xml:space="preserve"> </w:t>
      </w:r>
      <m:oMath>
        <m:sSub>
          <m:sSubPr>
            <m:ctrlPr>
              <w:rPr>
                <w:rFonts w:ascii="Cambria Math" w:hAnsi="Cambria Math"/>
                <w:i/>
              </w:rPr>
            </m:ctrlPr>
          </m:sSubPr>
          <m:e>
            <m:r>
              <w:rPr>
                <w:rFonts w:ascii="Cambria Math" w:hAnsi="Cambria Math"/>
              </w:rPr>
              <m:t>b</m:t>
            </m:r>
          </m:e>
          <m:sub>
            <m:r>
              <m:rPr>
                <m:sty m:val="p"/>
              </m:rPr>
              <w:rPr>
                <w:rFonts w:ascii="Cambria Math" w:hAnsi="Cambria Math"/>
              </w:rPr>
              <m:t>α</m:t>
            </m:r>
          </m:sub>
        </m:sSub>
      </m:oMath>
      <w:r w:rsidR="00450FA2">
        <w:t>.</w:t>
      </w:r>
    </w:p>
    <w:p w14:paraId="7B0CBA28" w14:textId="39C09962" w:rsidR="00C95B6D" w:rsidRDefault="00C95B6D" w:rsidP="00C95B6D">
      <w:pPr>
        <w:pStyle w:val="Caption"/>
        <w:keepNext/>
      </w:pPr>
      <w:bookmarkStart w:id="1041" w:name="_Ref148947791"/>
      <w:r>
        <w:t xml:space="preserve">Table </w:t>
      </w:r>
      <w:fldSimple w:instr=" SEQ Table \* ARABIC ">
        <w:r w:rsidR="003A15B7">
          <w:rPr>
            <w:noProof/>
          </w:rPr>
          <w:t>7</w:t>
        </w:r>
      </w:fldSimple>
      <w:bookmarkEnd w:id="1041"/>
      <w:r w:rsidR="00450FA2">
        <w:t xml:space="preserve">. Posterior &amp; prior statistics </w:t>
      </w:r>
      <w:r w:rsidR="00450FA2" w:rsidRPr="002243DD">
        <w:t>of physical parameters</w:t>
      </w:r>
      <w:r w:rsidR="00450FA2">
        <w:t xml:space="preserve"> with </w:t>
      </w:r>
      <w:r w:rsidR="00A3042B">
        <w:t xml:space="preserve">latent bias </w:t>
      </w:r>
      <w:r w:rsidR="00450FA2">
        <w:t xml:space="preserve"> </w:t>
      </w:r>
      <m:oMath>
        <m:sSub>
          <m:sSubPr>
            <m:ctrlPr>
              <w:rPr>
                <w:rFonts w:ascii="Cambria Math" w:hAnsi="Cambria Math"/>
                <w:i/>
              </w:rPr>
            </m:ctrlPr>
          </m:sSubPr>
          <m:e>
            <m:r>
              <w:rPr>
                <w:rFonts w:ascii="Cambria Math" w:hAnsi="Cambria Math"/>
              </w:rPr>
              <m:t>b</m:t>
            </m:r>
          </m:e>
          <m:sub>
            <m:r>
              <w:rPr>
                <w:rFonts w:ascii="Cambria Math" w:hAnsi="Cambria Math"/>
              </w:rPr>
              <m:t>α</m:t>
            </m:r>
          </m:sub>
        </m:sSub>
      </m:oMath>
      <w:r w:rsidR="002A5F9F">
        <w:t>.</w:t>
      </w:r>
    </w:p>
    <w:tbl>
      <w:tblPr>
        <w:tblStyle w:val="TableGrid"/>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123"/>
        <w:gridCol w:w="1536"/>
        <w:gridCol w:w="1114"/>
        <w:gridCol w:w="1092"/>
        <w:gridCol w:w="1092"/>
        <w:gridCol w:w="1069"/>
      </w:tblGrid>
      <w:tr w:rsidR="00E823C4" w14:paraId="06FDA89A" w14:textId="77777777" w:rsidTr="000253CF">
        <w:trPr>
          <w:trHeight w:val="113"/>
          <w:jc w:val="center"/>
        </w:trPr>
        <w:tc>
          <w:tcPr>
            <w:tcW w:w="3402" w:type="dxa"/>
            <w:tcBorders>
              <w:top w:val="single" w:sz="8" w:space="0" w:color="auto"/>
              <w:bottom w:val="single" w:sz="4" w:space="0" w:color="auto"/>
            </w:tcBorders>
            <w:vAlign w:val="center"/>
          </w:tcPr>
          <w:p w14:paraId="6671F104" w14:textId="77777777" w:rsidR="00E823C4" w:rsidRDefault="00E823C4" w:rsidP="002B3B98">
            <w:pPr>
              <w:adjustRightInd w:val="0"/>
              <w:snapToGrid w:val="0"/>
              <w:jc w:val="center"/>
            </w:pPr>
            <w:r>
              <w:t>Parameter</w:t>
            </w:r>
          </w:p>
        </w:tc>
        <w:tc>
          <w:tcPr>
            <w:tcW w:w="1134" w:type="dxa"/>
            <w:tcBorders>
              <w:top w:val="single" w:sz="8" w:space="0" w:color="auto"/>
              <w:bottom w:val="single" w:sz="4" w:space="0" w:color="auto"/>
            </w:tcBorders>
            <w:vAlign w:val="center"/>
          </w:tcPr>
          <w:p w14:paraId="3C3800F8" w14:textId="296E43D3" w:rsidR="00E823C4" w:rsidRDefault="00000000" w:rsidP="002B3B98">
            <w:pPr>
              <w:adjustRightInd w:val="0"/>
              <w:snapToGrid w:val="0"/>
              <w:jc w:val="center"/>
            </w:pP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00E823C4">
              <w:t xml:space="preserve"> [M</w:t>
            </w:r>
            <w:r w:rsidR="00012E43">
              <w:t>P</w:t>
            </w:r>
            <w:r w:rsidR="00E823C4">
              <w:t>a]</w:t>
            </w:r>
          </w:p>
        </w:tc>
        <w:tc>
          <w:tcPr>
            <w:tcW w:w="1134" w:type="dxa"/>
            <w:tcBorders>
              <w:top w:val="single" w:sz="8" w:space="0" w:color="auto"/>
              <w:bottom w:val="single" w:sz="4" w:space="0" w:color="auto"/>
            </w:tcBorders>
            <w:vAlign w:val="center"/>
          </w:tcPr>
          <w:p w14:paraId="4B89EDC1" w14:textId="6D93396B" w:rsidR="00E823C4" w:rsidRDefault="00000000" w:rsidP="002B3B98">
            <w:pPr>
              <w:adjustRightInd w:val="0"/>
              <w:snapToGrid w:val="0"/>
              <w:jc w:val="center"/>
            </w:pPr>
            <m:oMath>
              <m:sSub>
                <m:sSubPr>
                  <m:ctrlPr>
                    <w:rPr>
                      <w:rFonts w:ascii="Cambria Math" w:hAnsi="Cambria Math"/>
                      <w:i/>
                    </w:rPr>
                  </m:ctrlPr>
                </m:sSubPr>
                <m:e>
                  <m:r>
                    <w:rPr>
                      <w:rFonts w:ascii="Cambria Math" w:hAnsi="Cambria Math"/>
                    </w:rPr>
                    <m:t>E</m:t>
                  </m:r>
                </m:e>
                <m:sub>
                  <m:r>
                    <w:rPr>
                      <w:rFonts w:ascii="Cambria Math" w:hAnsi="Cambria Math"/>
                    </w:rPr>
                    <m:t>2</m:t>
                  </m:r>
                </m:sub>
              </m:sSub>
            </m:oMath>
            <w:r w:rsidR="00E823C4">
              <w:t xml:space="preserve"> [M</w:t>
            </w:r>
            <w:r w:rsidR="00012E43">
              <w:t>P</w:t>
            </w:r>
            <w:r w:rsidR="00E823C4">
              <w:t>a]</w:t>
            </w:r>
          </w:p>
        </w:tc>
        <w:tc>
          <w:tcPr>
            <w:tcW w:w="1134" w:type="dxa"/>
            <w:tcBorders>
              <w:top w:val="single" w:sz="8" w:space="0" w:color="auto"/>
              <w:bottom w:val="single" w:sz="4" w:space="0" w:color="auto"/>
            </w:tcBorders>
            <w:vAlign w:val="center"/>
          </w:tcPr>
          <w:p w14:paraId="0572DFC8" w14:textId="77777777" w:rsidR="00E823C4" w:rsidRDefault="00000000" w:rsidP="002B3B98">
            <w:pPr>
              <w:adjustRightInd w:val="0"/>
              <w:snapToGrid w:val="0"/>
              <w:jc w:val="center"/>
            </w:pPr>
            <m:oMath>
              <m:sSub>
                <m:sSubPr>
                  <m:ctrlPr>
                    <w:rPr>
                      <w:rFonts w:ascii="Cambria Math" w:hAnsi="Cambria Math"/>
                      <w:i/>
                    </w:rPr>
                  </m:ctrlPr>
                </m:sSubPr>
                <m:e>
                  <m:r>
                    <w:rPr>
                      <w:rFonts w:ascii="Cambria Math" w:hAnsi="Cambria Math"/>
                    </w:rPr>
                    <m:t>ν</m:t>
                  </m:r>
                </m:e>
                <m:sub>
                  <m:r>
                    <w:rPr>
                      <w:rFonts w:ascii="Cambria Math" w:hAnsi="Cambria Math"/>
                    </w:rPr>
                    <m:t>12</m:t>
                  </m:r>
                </m:sub>
              </m:sSub>
            </m:oMath>
            <w:r w:rsidR="00E823C4">
              <w:t xml:space="preserve"> [-]</w:t>
            </w:r>
          </w:p>
        </w:tc>
        <w:tc>
          <w:tcPr>
            <w:tcW w:w="1134" w:type="dxa"/>
            <w:tcBorders>
              <w:top w:val="single" w:sz="8" w:space="0" w:color="auto"/>
              <w:bottom w:val="single" w:sz="4" w:space="0" w:color="auto"/>
            </w:tcBorders>
            <w:vAlign w:val="center"/>
          </w:tcPr>
          <w:p w14:paraId="22FFA6E4" w14:textId="77777777" w:rsidR="00E823C4" w:rsidRDefault="00000000" w:rsidP="002B3B98">
            <w:pPr>
              <w:adjustRightInd w:val="0"/>
              <w:snapToGrid w:val="0"/>
              <w:jc w:val="center"/>
            </w:pPr>
            <m:oMath>
              <m:sSub>
                <m:sSubPr>
                  <m:ctrlPr>
                    <w:rPr>
                      <w:rFonts w:ascii="Cambria Math" w:hAnsi="Cambria Math"/>
                      <w:i/>
                    </w:rPr>
                  </m:ctrlPr>
                </m:sSubPr>
                <m:e>
                  <m:r>
                    <w:rPr>
                      <w:rFonts w:ascii="Cambria Math" w:hAnsi="Cambria Math"/>
                    </w:rPr>
                    <m:t>ν</m:t>
                  </m:r>
                </m:e>
                <m:sub>
                  <m:r>
                    <w:rPr>
                      <w:rFonts w:ascii="Cambria Math" w:hAnsi="Cambria Math"/>
                    </w:rPr>
                    <m:t>23</m:t>
                  </m:r>
                </m:sub>
              </m:sSub>
            </m:oMath>
            <w:r w:rsidR="00E823C4">
              <w:t xml:space="preserve"> [-]</w:t>
            </w:r>
          </w:p>
        </w:tc>
        <w:tc>
          <w:tcPr>
            <w:tcW w:w="1088" w:type="dxa"/>
            <w:tcBorders>
              <w:top w:val="single" w:sz="8" w:space="0" w:color="auto"/>
              <w:bottom w:val="single" w:sz="4" w:space="0" w:color="auto"/>
            </w:tcBorders>
            <w:vAlign w:val="center"/>
          </w:tcPr>
          <w:p w14:paraId="44B24B40" w14:textId="644378CE" w:rsidR="00E823C4" w:rsidRDefault="00000000" w:rsidP="002B3B98">
            <w:pPr>
              <w:adjustRightInd w:val="0"/>
              <w:snapToGrid w:val="0"/>
              <w:jc w:val="center"/>
            </w:pPr>
            <m:oMath>
              <m:sSub>
                <m:sSubPr>
                  <m:ctrlPr>
                    <w:rPr>
                      <w:rFonts w:ascii="Cambria Math" w:hAnsi="Cambria Math"/>
                      <w:i/>
                    </w:rPr>
                  </m:ctrlPr>
                </m:sSubPr>
                <m:e>
                  <m:r>
                    <w:rPr>
                      <w:rFonts w:ascii="Cambria Math" w:hAnsi="Cambria Math"/>
                    </w:rPr>
                    <m:t>G</m:t>
                  </m:r>
                </m:e>
                <m:sub>
                  <m:r>
                    <w:rPr>
                      <w:rFonts w:ascii="Cambria Math" w:hAnsi="Cambria Math"/>
                    </w:rPr>
                    <m:t>12</m:t>
                  </m:r>
                </m:sub>
              </m:sSub>
            </m:oMath>
            <w:r w:rsidR="00E823C4">
              <w:t xml:space="preserve"> [M</w:t>
            </w:r>
            <w:r w:rsidR="00012E43">
              <w:t>P</w:t>
            </w:r>
            <w:r w:rsidR="00E823C4">
              <w:t>a]</w:t>
            </w:r>
          </w:p>
        </w:tc>
      </w:tr>
      <w:tr w:rsidR="00E823C4" w14:paraId="137DC11F" w14:textId="77777777" w:rsidTr="000253CF">
        <w:trPr>
          <w:trHeight w:val="630"/>
          <w:jc w:val="center"/>
        </w:trPr>
        <w:tc>
          <w:tcPr>
            <w:tcW w:w="3402" w:type="dxa"/>
            <w:tcBorders>
              <w:top w:val="single" w:sz="4" w:space="0" w:color="auto"/>
            </w:tcBorders>
            <w:vAlign w:val="center"/>
          </w:tcPr>
          <w:p w14:paraId="4C39C0F6" w14:textId="77777777" w:rsidR="00E823C4" w:rsidRDefault="00E823C4" w:rsidP="002B3B98">
            <w:pPr>
              <w:adjustRightInd w:val="0"/>
              <w:snapToGrid w:val="0"/>
              <w:jc w:val="center"/>
            </w:pPr>
            <w:r w:rsidRPr="00A3042B">
              <w:t xml:space="preserve">Posterior mean </w:t>
            </w:r>
          </w:p>
          <w:p w14:paraId="5EAC6CDD" w14:textId="77777777" w:rsidR="00E823C4" w:rsidRPr="00A3042B" w:rsidRDefault="00E823C4" w:rsidP="002B3B98">
            <w:pPr>
              <w:adjustRightInd w:val="0"/>
              <w:snapToGrid w:val="0"/>
              <w:jc w:val="center"/>
            </w:pPr>
            <w:r w:rsidRPr="00A3042B">
              <w:t>(standard deviation)</w:t>
            </w:r>
          </w:p>
        </w:tc>
        <w:tc>
          <w:tcPr>
            <w:tcW w:w="1134" w:type="dxa"/>
            <w:tcBorders>
              <w:top w:val="single" w:sz="4" w:space="0" w:color="auto"/>
            </w:tcBorders>
            <w:vAlign w:val="center"/>
          </w:tcPr>
          <w:p w14:paraId="17D94FC7" w14:textId="7C09AE65" w:rsidR="00E823C4" w:rsidRDefault="00E823C4" w:rsidP="002B3B98">
            <w:pPr>
              <w:adjustRightInd w:val="0"/>
              <w:snapToGrid w:val="0"/>
              <w:jc w:val="center"/>
              <w:rPr>
                <w:rFonts w:eastAsia="DengXian"/>
              </w:rPr>
            </w:pPr>
            <w:r>
              <w:rPr>
                <w:rFonts w:eastAsia="DengXian"/>
              </w:rPr>
              <w:t>1</w:t>
            </w:r>
            <w:ins w:id="1042" w:author="Karim Anaya-Izquierdo" w:date="2024-11-21T22:19:00Z" w16du:dateUtc="2024-11-21T22:19:00Z">
              <w:r w:rsidR="003A284E">
                <w:rPr>
                  <w:rFonts w:eastAsia="DengXian"/>
                </w:rPr>
                <w:t>5138</w:t>
              </w:r>
              <w:r w:rsidR="00240C8E">
                <w:rPr>
                  <w:rFonts w:eastAsia="DengXian"/>
                </w:rPr>
                <w:t>7</w:t>
              </w:r>
            </w:ins>
            <w:del w:id="1043" w:author="Karim Anaya-Izquierdo" w:date="2024-11-21T22:19:00Z" w16du:dateUtc="2024-11-21T22:19:00Z">
              <w:r w:rsidDel="003A284E">
                <w:rPr>
                  <w:rFonts w:eastAsia="DengXian"/>
                </w:rPr>
                <w:delText>35542</w:delText>
              </w:r>
            </w:del>
            <w:r w:rsidRPr="00A3042B">
              <w:rPr>
                <w:rFonts w:eastAsia="DengXian"/>
              </w:rPr>
              <w:t xml:space="preserve"> </w:t>
            </w:r>
          </w:p>
          <w:p w14:paraId="06D63194" w14:textId="70D0FEEC" w:rsidR="00E823C4" w:rsidRPr="00A3042B" w:rsidRDefault="00E823C4" w:rsidP="002B3B98">
            <w:pPr>
              <w:adjustRightInd w:val="0"/>
              <w:snapToGrid w:val="0"/>
              <w:jc w:val="center"/>
              <w:rPr>
                <w:rFonts w:eastAsia="DengXian"/>
              </w:rPr>
            </w:pPr>
            <w:r w:rsidRPr="00A3042B">
              <w:rPr>
                <w:rFonts w:eastAsia="DengXian"/>
              </w:rPr>
              <w:t>(</w:t>
            </w:r>
            <w:ins w:id="1044" w:author="Karim Anaya-Izquierdo" w:date="2024-11-21T22:21:00Z" w16du:dateUtc="2024-11-21T22:21:00Z">
              <w:r w:rsidR="00C21750">
                <w:rPr>
                  <w:rFonts w:eastAsia="DengXian"/>
                </w:rPr>
                <w:t>1407</w:t>
              </w:r>
            </w:ins>
            <w:del w:id="1045" w:author="Karim Anaya-Izquierdo" w:date="2024-11-21T22:21:00Z" w16du:dateUtc="2024-11-21T22:21:00Z">
              <w:r w:rsidDel="00C21750">
                <w:rPr>
                  <w:rFonts w:eastAsia="DengXian"/>
                </w:rPr>
                <w:delText>863</w:delText>
              </w:r>
            </w:del>
            <w:r w:rsidRPr="00A3042B">
              <w:rPr>
                <w:rFonts w:eastAsia="DengXian"/>
              </w:rPr>
              <w:t>)</w:t>
            </w:r>
          </w:p>
        </w:tc>
        <w:tc>
          <w:tcPr>
            <w:tcW w:w="1134" w:type="dxa"/>
            <w:tcBorders>
              <w:top w:val="single" w:sz="4" w:space="0" w:color="auto"/>
            </w:tcBorders>
            <w:vAlign w:val="center"/>
          </w:tcPr>
          <w:p w14:paraId="6238BBA7" w14:textId="2C0190B0" w:rsidR="00E823C4" w:rsidRDefault="00E823C4" w:rsidP="002B3B98">
            <w:pPr>
              <w:adjustRightInd w:val="0"/>
              <w:snapToGrid w:val="0"/>
              <w:jc w:val="center"/>
              <w:rPr>
                <w:rFonts w:eastAsia="DengXian"/>
              </w:rPr>
            </w:pPr>
            <w:r>
              <w:rPr>
                <w:rFonts w:eastAsia="DengXian"/>
              </w:rPr>
              <w:t>918</w:t>
            </w:r>
            <w:ins w:id="1046" w:author="Karim Anaya-Izquierdo" w:date="2024-11-21T22:21:00Z" w16du:dateUtc="2024-11-21T22:21:00Z">
              <w:r w:rsidR="00C21750">
                <w:rPr>
                  <w:rFonts w:eastAsia="DengXian"/>
                </w:rPr>
                <w:t>1</w:t>
              </w:r>
            </w:ins>
            <w:del w:id="1047" w:author="Karim Anaya-Izquierdo" w:date="2024-11-21T22:21:00Z" w16du:dateUtc="2024-11-21T22:21:00Z">
              <w:r w:rsidDel="00C21750">
                <w:rPr>
                  <w:rFonts w:eastAsia="DengXian"/>
                </w:rPr>
                <w:delText>7</w:delText>
              </w:r>
            </w:del>
          </w:p>
          <w:p w14:paraId="3583DB0C" w14:textId="189D7FE5" w:rsidR="00E823C4" w:rsidRPr="00A3042B" w:rsidRDefault="00E823C4" w:rsidP="002B3B98">
            <w:pPr>
              <w:adjustRightInd w:val="0"/>
              <w:snapToGrid w:val="0"/>
              <w:jc w:val="center"/>
              <w:rPr>
                <w:rFonts w:eastAsia="DengXian"/>
              </w:rPr>
            </w:pPr>
            <w:r w:rsidRPr="00A3042B">
              <w:rPr>
                <w:rFonts w:eastAsia="DengXian"/>
              </w:rPr>
              <w:t>(1</w:t>
            </w:r>
            <w:ins w:id="1048" w:author="Karim Anaya-Izquierdo" w:date="2024-11-21T22:21:00Z" w16du:dateUtc="2024-11-21T22:21:00Z">
              <w:r w:rsidR="00C21750">
                <w:rPr>
                  <w:rFonts w:eastAsia="DengXian"/>
                </w:rPr>
                <w:t>17</w:t>
              </w:r>
            </w:ins>
            <w:del w:id="1049" w:author="Karim Anaya-Izquierdo" w:date="2024-11-21T22:21:00Z" w16du:dateUtc="2024-11-21T22:21:00Z">
              <w:r w:rsidRPr="00A3042B" w:rsidDel="00C21750">
                <w:rPr>
                  <w:rFonts w:eastAsia="DengXian"/>
                </w:rPr>
                <w:delText>03</w:delText>
              </w:r>
            </w:del>
            <w:r w:rsidRPr="00A3042B">
              <w:rPr>
                <w:rFonts w:eastAsia="DengXian"/>
              </w:rPr>
              <w:t>)</w:t>
            </w:r>
          </w:p>
        </w:tc>
        <w:tc>
          <w:tcPr>
            <w:tcW w:w="1134" w:type="dxa"/>
            <w:tcBorders>
              <w:top w:val="single" w:sz="4" w:space="0" w:color="auto"/>
            </w:tcBorders>
            <w:vAlign w:val="center"/>
          </w:tcPr>
          <w:p w14:paraId="1E772BFC" w14:textId="77777777" w:rsidR="00E823C4" w:rsidRDefault="00E823C4" w:rsidP="002B3B98">
            <w:pPr>
              <w:adjustRightInd w:val="0"/>
              <w:snapToGrid w:val="0"/>
              <w:jc w:val="center"/>
              <w:rPr>
                <w:rFonts w:eastAsia="DengXian"/>
              </w:rPr>
            </w:pPr>
            <w:r w:rsidRPr="00A3042B">
              <w:rPr>
                <w:rFonts w:eastAsia="DengXian"/>
              </w:rPr>
              <w:t xml:space="preserve">0.34 </w:t>
            </w:r>
          </w:p>
          <w:p w14:paraId="5CDF271B" w14:textId="77777777" w:rsidR="00E823C4" w:rsidRPr="00A3042B" w:rsidRDefault="00E823C4" w:rsidP="002B3B98">
            <w:pPr>
              <w:adjustRightInd w:val="0"/>
              <w:snapToGrid w:val="0"/>
              <w:jc w:val="center"/>
              <w:rPr>
                <w:rFonts w:eastAsia="DengXian"/>
              </w:rPr>
            </w:pPr>
            <w:r w:rsidRPr="00A3042B">
              <w:rPr>
                <w:rFonts w:eastAsia="DengXian"/>
              </w:rPr>
              <w:t>(0.01)</w:t>
            </w:r>
          </w:p>
        </w:tc>
        <w:tc>
          <w:tcPr>
            <w:tcW w:w="1134" w:type="dxa"/>
            <w:tcBorders>
              <w:top w:val="single" w:sz="4" w:space="0" w:color="auto"/>
            </w:tcBorders>
            <w:vAlign w:val="center"/>
          </w:tcPr>
          <w:p w14:paraId="77EC185D" w14:textId="77777777" w:rsidR="00E823C4" w:rsidRDefault="00E823C4" w:rsidP="002B3B98">
            <w:pPr>
              <w:adjustRightInd w:val="0"/>
              <w:snapToGrid w:val="0"/>
              <w:jc w:val="center"/>
              <w:rPr>
                <w:rFonts w:eastAsia="DengXian"/>
              </w:rPr>
            </w:pPr>
            <w:r w:rsidRPr="00A3042B">
              <w:rPr>
                <w:rFonts w:eastAsia="DengXian"/>
              </w:rPr>
              <w:t xml:space="preserve">0.44 </w:t>
            </w:r>
          </w:p>
          <w:p w14:paraId="376F94A8" w14:textId="77777777" w:rsidR="00E823C4" w:rsidRPr="00A3042B" w:rsidRDefault="00E823C4" w:rsidP="002B3B98">
            <w:pPr>
              <w:adjustRightInd w:val="0"/>
              <w:snapToGrid w:val="0"/>
              <w:jc w:val="center"/>
              <w:rPr>
                <w:rFonts w:eastAsia="DengXian"/>
              </w:rPr>
            </w:pPr>
            <w:r w:rsidRPr="00A3042B">
              <w:rPr>
                <w:rFonts w:eastAsia="DengXian"/>
              </w:rPr>
              <w:t>(0.01)</w:t>
            </w:r>
          </w:p>
        </w:tc>
        <w:tc>
          <w:tcPr>
            <w:tcW w:w="1088" w:type="dxa"/>
            <w:tcBorders>
              <w:top w:val="single" w:sz="4" w:space="0" w:color="auto"/>
            </w:tcBorders>
            <w:vAlign w:val="center"/>
          </w:tcPr>
          <w:p w14:paraId="4EA6C806" w14:textId="328C7F4F" w:rsidR="00E823C4" w:rsidRDefault="00E823C4" w:rsidP="002B3B98">
            <w:pPr>
              <w:adjustRightInd w:val="0"/>
              <w:snapToGrid w:val="0"/>
              <w:jc w:val="center"/>
              <w:rPr>
                <w:rFonts w:eastAsia="DengXian"/>
              </w:rPr>
            </w:pPr>
            <w:r>
              <w:rPr>
                <w:rFonts w:eastAsia="DengXian"/>
              </w:rPr>
              <w:t>50</w:t>
            </w:r>
            <w:ins w:id="1050" w:author="Karim Anaya-Izquierdo" w:date="2024-11-21T22:21:00Z" w16du:dateUtc="2024-11-21T22:21:00Z">
              <w:r w:rsidR="00320CFB">
                <w:rPr>
                  <w:rFonts w:eastAsia="DengXian"/>
                </w:rPr>
                <w:t>51</w:t>
              </w:r>
            </w:ins>
            <w:del w:id="1051" w:author="Karim Anaya-Izquierdo" w:date="2024-11-21T22:21:00Z" w16du:dateUtc="2024-11-21T22:21:00Z">
              <w:r w:rsidDel="00320CFB">
                <w:rPr>
                  <w:rFonts w:eastAsia="DengXian"/>
                </w:rPr>
                <w:delText>17</w:delText>
              </w:r>
            </w:del>
          </w:p>
          <w:p w14:paraId="6F546398" w14:textId="09AA069D" w:rsidR="00E823C4" w:rsidRPr="00A3042B" w:rsidRDefault="00E823C4" w:rsidP="002B3B98">
            <w:pPr>
              <w:adjustRightInd w:val="0"/>
              <w:snapToGrid w:val="0"/>
              <w:jc w:val="center"/>
              <w:rPr>
                <w:rFonts w:eastAsia="DengXian"/>
              </w:rPr>
            </w:pPr>
            <w:r w:rsidRPr="00A3042B">
              <w:rPr>
                <w:rFonts w:eastAsia="DengXian"/>
              </w:rPr>
              <w:t>(</w:t>
            </w:r>
            <w:ins w:id="1052" w:author="Karim Anaya-Izquierdo" w:date="2024-11-21T22:21:00Z" w16du:dateUtc="2024-11-21T22:21:00Z">
              <w:r w:rsidR="00320CFB">
                <w:rPr>
                  <w:rFonts w:eastAsia="DengXian"/>
                </w:rPr>
                <w:t>83</w:t>
              </w:r>
            </w:ins>
            <w:del w:id="1053" w:author="Karim Anaya-Izquierdo" w:date="2024-11-21T22:21:00Z" w16du:dateUtc="2024-11-21T22:21:00Z">
              <w:r w:rsidDel="00320CFB">
                <w:rPr>
                  <w:rFonts w:eastAsia="DengXian"/>
                </w:rPr>
                <w:delText>77</w:delText>
              </w:r>
            </w:del>
            <w:r w:rsidRPr="00A3042B">
              <w:rPr>
                <w:rFonts w:eastAsia="DengXian"/>
              </w:rPr>
              <w:t>)</w:t>
            </w:r>
          </w:p>
        </w:tc>
      </w:tr>
      <w:tr w:rsidR="00E823C4" w14:paraId="2046DD3E" w14:textId="77777777" w:rsidTr="000253CF">
        <w:trPr>
          <w:trHeight w:val="107"/>
          <w:jc w:val="center"/>
        </w:trPr>
        <w:tc>
          <w:tcPr>
            <w:tcW w:w="3402" w:type="dxa"/>
            <w:vAlign w:val="center"/>
          </w:tcPr>
          <w:p w14:paraId="5A668253" w14:textId="77777777" w:rsidR="00E823C4" w:rsidRDefault="00E823C4" w:rsidP="002B3B98">
            <w:pPr>
              <w:adjustRightInd w:val="0"/>
              <w:snapToGrid w:val="0"/>
              <w:jc w:val="center"/>
            </w:pPr>
            <w:r w:rsidRPr="00A3042B">
              <w:t xml:space="preserve">Prior mean </w:t>
            </w:r>
          </w:p>
          <w:p w14:paraId="29A28F9B" w14:textId="77777777" w:rsidR="00E823C4" w:rsidRPr="00A3042B" w:rsidRDefault="00E823C4" w:rsidP="002B3B98">
            <w:pPr>
              <w:adjustRightInd w:val="0"/>
              <w:snapToGrid w:val="0"/>
              <w:jc w:val="center"/>
            </w:pPr>
            <w:r w:rsidRPr="00A3042B">
              <w:t>(standard deviation)</w:t>
            </w:r>
          </w:p>
        </w:tc>
        <w:tc>
          <w:tcPr>
            <w:tcW w:w="1134" w:type="dxa"/>
            <w:vAlign w:val="center"/>
          </w:tcPr>
          <w:p w14:paraId="5C6C04E6" w14:textId="77777777" w:rsidR="00E823C4" w:rsidRDefault="00E823C4" w:rsidP="002B3B98">
            <w:pPr>
              <w:adjustRightInd w:val="0"/>
              <w:snapToGrid w:val="0"/>
              <w:jc w:val="center"/>
            </w:pPr>
            <w:r w:rsidRPr="00A3042B">
              <w:t xml:space="preserve">148800 </w:t>
            </w:r>
          </w:p>
          <w:p w14:paraId="3704D25B" w14:textId="77777777" w:rsidR="00E823C4" w:rsidRPr="00A3042B" w:rsidRDefault="00E823C4" w:rsidP="002B3B98">
            <w:pPr>
              <w:adjustRightInd w:val="0"/>
              <w:snapToGrid w:val="0"/>
              <w:jc w:val="center"/>
            </w:pPr>
            <w:r w:rsidRPr="00A3042B">
              <w:t>(2000)</w:t>
            </w:r>
          </w:p>
        </w:tc>
        <w:tc>
          <w:tcPr>
            <w:tcW w:w="1134" w:type="dxa"/>
            <w:vAlign w:val="center"/>
          </w:tcPr>
          <w:p w14:paraId="4F06CEFD" w14:textId="77777777" w:rsidR="00E823C4" w:rsidRDefault="00E823C4" w:rsidP="002B3B98">
            <w:pPr>
              <w:adjustRightInd w:val="0"/>
              <w:snapToGrid w:val="0"/>
              <w:jc w:val="center"/>
            </w:pPr>
            <w:r w:rsidRPr="00A3042B">
              <w:t xml:space="preserve">9190 </w:t>
            </w:r>
          </w:p>
          <w:p w14:paraId="533FA942" w14:textId="77777777" w:rsidR="00E823C4" w:rsidRPr="00A3042B" w:rsidRDefault="00E823C4" w:rsidP="002B3B98">
            <w:pPr>
              <w:adjustRightInd w:val="0"/>
              <w:snapToGrid w:val="0"/>
              <w:jc w:val="center"/>
            </w:pPr>
            <w:r w:rsidRPr="00A3042B">
              <w:t>(100)</w:t>
            </w:r>
          </w:p>
        </w:tc>
        <w:tc>
          <w:tcPr>
            <w:tcW w:w="1134" w:type="dxa"/>
            <w:vAlign w:val="center"/>
          </w:tcPr>
          <w:p w14:paraId="4C4D31A7" w14:textId="77777777" w:rsidR="00E823C4" w:rsidRDefault="00E823C4" w:rsidP="002B3B98">
            <w:pPr>
              <w:adjustRightInd w:val="0"/>
              <w:snapToGrid w:val="0"/>
              <w:jc w:val="center"/>
            </w:pPr>
            <w:r w:rsidRPr="00A3042B">
              <w:t xml:space="preserve">0.34 </w:t>
            </w:r>
          </w:p>
          <w:p w14:paraId="4876A3FE" w14:textId="77777777" w:rsidR="00E823C4" w:rsidRPr="00A3042B" w:rsidRDefault="00E823C4" w:rsidP="002B3B98">
            <w:pPr>
              <w:adjustRightInd w:val="0"/>
              <w:snapToGrid w:val="0"/>
              <w:jc w:val="center"/>
            </w:pPr>
            <w:r w:rsidRPr="00A3042B">
              <w:t>(0.01)</w:t>
            </w:r>
          </w:p>
        </w:tc>
        <w:tc>
          <w:tcPr>
            <w:tcW w:w="1134" w:type="dxa"/>
            <w:vAlign w:val="center"/>
          </w:tcPr>
          <w:p w14:paraId="0A7E1654" w14:textId="77777777" w:rsidR="00E823C4" w:rsidRDefault="00E823C4" w:rsidP="002B3B98">
            <w:pPr>
              <w:adjustRightInd w:val="0"/>
              <w:snapToGrid w:val="0"/>
              <w:jc w:val="center"/>
            </w:pPr>
            <w:r w:rsidRPr="00A3042B">
              <w:t xml:space="preserve">0.44 </w:t>
            </w:r>
          </w:p>
          <w:p w14:paraId="222B39D5" w14:textId="77777777" w:rsidR="00E823C4" w:rsidRPr="00A3042B" w:rsidRDefault="00E823C4" w:rsidP="002B3B98">
            <w:pPr>
              <w:adjustRightInd w:val="0"/>
              <w:snapToGrid w:val="0"/>
              <w:jc w:val="center"/>
            </w:pPr>
            <w:r w:rsidRPr="00A3042B">
              <w:t>(0.01)</w:t>
            </w:r>
          </w:p>
        </w:tc>
        <w:tc>
          <w:tcPr>
            <w:tcW w:w="1088" w:type="dxa"/>
            <w:vAlign w:val="center"/>
          </w:tcPr>
          <w:p w14:paraId="6F566563" w14:textId="77777777" w:rsidR="00E823C4" w:rsidRDefault="00E823C4" w:rsidP="002B3B98">
            <w:pPr>
              <w:adjustRightInd w:val="0"/>
              <w:snapToGrid w:val="0"/>
              <w:jc w:val="center"/>
            </w:pPr>
            <w:r w:rsidRPr="00A3042B">
              <w:t xml:space="preserve">5060 </w:t>
            </w:r>
          </w:p>
          <w:p w14:paraId="607C6BF7" w14:textId="77777777" w:rsidR="00E823C4" w:rsidRPr="00A3042B" w:rsidRDefault="00E823C4" w:rsidP="002B3B98">
            <w:pPr>
              <w:adjustRightInd w:val="0"/>
              <w:snapToGrid w:val="0"/>
              <w:jc w:val="center"/>
            </w:pPr>
            <w:r w:rsidRPr="00A3042B">
              <w:t>(70)</w:t>
            </w:r>
          </w:p>
        </w:tc>
      </w:tr>
    </w:tbl>
    <w:p w14:paraId="30AC6B96" w14:textId="77777777" w:rsidR="008770EB" w:rsidRDefault="008770EB" w:rsidP="002671B9"/>
    <w:p w14:paraId="7B5F9D3A" w14:textId="1495F616" w:rsidR="007F0892" w:rsidRDefault="00E13C15" w:rsidP="002671B9">
      <w:del w:id="1054" w:author="Karim Anaya-Izquierdo" w:date="2024-09-19T11:51:00Z" w16du:dateUtc="2024-09-19T10:51:00Z">
        <w:r w:rsidDel="00045053">
          <w:fldChar w:fldCharType="begin"/>
        </w:r>
        <w:r w:rsidDel="00045053">
          <w:delInstrText xml:space="preserve"> REF _Ref148948660 \h </w:delInstrText>
        </w:r>
        <w:r w:rsidDel="00045053">
          <w:fldChar w:fldCharType="separate"/>
        </w:r>
        <w:r w:rsidR="003A15B7" w:rsidDel="00045053">
          <w:delText xml:space="preserve">Figure </w:delText>
        </w:r>
        <w:r w:rsidR="003A15B7" w:rsidDel="00045053">
          <w:rPr>
            <w:noProof/>
          </w:rPr>
          <w:delText>12</w:delText>
        </w:r>
        <w:r w:rsidDel="00045053">
          <w:fldChar w:fldCharType="end"/>
        </w:r>
      </w:del>
      <w:ins w:id="1055" w:author="Karim Anaya-Izquierdo" w:date="2024-09-19T11:51:00Z" w16du:dateUtc="2024-09-19T10:51:00Z">
        <w:r w:rsidR="00045053">
          <w:t>Figure 14</w:t>
        </w:r>
      </w:ins>
      <w:r>
        <w:t xml:space="preserve"> shows the </w:t>
      </w:r>
      <w:r w:rsidR="00EA554C">
        <w:t>posterior and prior distribution</w:t>
      </w:r>
      <w:r w:rsidR="00966258">
        <w:t>s</w:t>
      </w:r>
      <w:r w:rsidR="00EA554C">
        <w:t xml:space="preserve"> of </w:t>
      </w:r>
      <w:r w:rsidR="00A3042B">
        <w:t xml:space="preserve">latent bias </w:t>
      </w:r>
      <w:r w:rsidR="00966258">
        <w:t xml:space="preserve"> </w:t>
      </w:r>
      <m:oMath>
        <m:sSub>
          <m:sSubPr>
            <m:ctrlPr>
              <w:rPr>
                <w:rFonts w:ascii="Cambria Math" w:hAnsi="Cambria Math"/>
                <w:i/>
              </w:rPr>
            </m:ctrlPr>
          </m:sSubPr>
          <m:e>
            <m:r>
              <w:rPr>
                <w:rFonts w:ascii="Cambria Math" w:hAnsi="Cambria Math"/>
              </w:rPr>
              <m:t>b</m:t>
            </m:r>
          </m:e>
          <m:sub>
            <m:r>
              <w:rPr>
                <w:rFonts w:ascii="Cambria Math" w:hAnsi="Cambria Math"/>
              </w:rPr>
              <m:t>α</m:t>
            </m:r>
          </m:sub>
        </m:sSub>
      </m:oMath>
      <w:del w:id="1056" w:author="Karim Anaya-Izquierdo" w:date="2024-11-21T22:45:00Z" w16du:dateUtc="2024-11-21T22:45:00Z">
        <w:r w:rsidR="001B2169" w:rsidDel="00B20694">
          <w:delText>.</w:delText>
        </w:r>
      </w:del>
      <w:r w:rsidR="00330633" w:rsidRPr="00330633">
        <w:t xml:space="preserve"> </w:t>
      </w:r>
      <w:ins w:id="1057" w:author="Karim Anaya-Izquierdo" w:date="2024-11-21T22:45:00Z" w16du:dateUtc="2024-11-21T22:45:00Z">
        <w:r w:rsidR="00B20694">
          <w:t xml:space="preserve">and </w:t>
        </w:r>
        <w:r w:rsidR="00B20694" w:rsidRPr="00330633">
          <w:t xml:space="preserve"> </w:t>
        </w:r>
        <w:r w:rsidR="00B20694">
          <w:fldChar w:fldCharType="begin"/>
        </w:r>
        <w:r w:rsidR="00B20694">
          <w:instrText xml:space="preserve"> REF _Ref148949912 \h </w:instrText>
        </w:r>
      </w:ins>
      <w:ins w:id="1058" w:author="Karim Anaya-Izquierdo" w:date="2024-11-21T22:45:00Z" w16du:dateUtc="2024-11-21T22:45:00Z">
        <w:r w:rsidR="00B20694">
          <w:fldChar w:fldCharType="separate"/>
        </w:r>
        <w:r w:rsidR="00B20694">
          <w:t xml:space="preserve">Table </w:t>
        </w:r>
        <w:r w:rsidR="00B20694">
          <w:rPr>
            <w:noProof/>
          </w:rPr>
          <w:t>8</w:t>
        </w:r>
        <w:r w:rsidR="00B20694">
          <w:fldChar w:fldCharType="end"/>
        </w:r>
        <w:r w:rsidR="00B20694">
          <w:t xml:space="preserve"> shows the posterior statistics of latent biases </w:t>
        </w:r>
      </w:ins>
      <m:oMath>
        <m:sSub>
          <m:sSubPr>
            <m:ctrlPr>
              <w:ins w:id="1059" w:author="Karim Anaya-Izquierdo" w:date="2024-11-21T22:45:00Z" w16du:dateUtc="2024-11-21T22:45:00Z">
                <w:rPr>
                  <w:rFonts w:ascii="Cambria Math" w:hAnsi="Cambria Math"/>
                  <w:i/>
                </w:rPr>
              </w:ins>
            </m:ctrlPr>
          </m:sSubPr>
          <m:e>
            <m:r>
              <w:ins w:id="1060" w:author="Karim Anaya-Izquierdo" w:date="2024-11-21T22:45:00Z" w16du:dateUtc="2024-11-21T22:45:00Z">
                <w:rPr>
                  <w:rFonts w:ascii="Cambria Math" w:hAnsi="Cambria Math"/>
                </w:rPr>
                <m:t>b</m:t>
              </w:ins>
            </m:r>
          </m:e>
          <m:sub>
            <m:r>
              <w:ins w:id="1061" w:author="Karim Anaya-Izquierdo" w:date="2024-11-21T22:45:00Z" w16du:dateUtc="2024-11-21T22:45:00Z">
                <w:rPr>
                  <w:rFonts w:ascii="Cambria Math" w:hAnsi="Cambria Math"/>
                </w:rPr>
                <m:t>α</m:t>
              </w:ins>
            </m:r>
          </m:sub>
        </m:sSub>
      </m:oMath>
      <w:ins w:id="1062" w:author="Karim Anaya-Izquierdo" w:date="2024-11-21T22:45:00Z" w16du:dateUtc="2024-11-21T22:45:00Z">
        <w:r w:rsidR="00B20694">
          <w:t xml:space="preserve"> </w:t>
        </w:r>
      </w:ins>
      <w:ins w:id="1063" w:author="Karim Anaya-Izquierdo" w:date="2024-11-21T22:46:00Z" w16du:dateUtc="2024-11-21T22:46:00Z">
        <w:r w:rsidR="00B20694">
          <w:t xml:space="preserve"> </w:t>
        </w:r>
      </w:ins>
      <w:r w:rsidR="00330633">
        <w:t>Similarly, t</w:t>
      </w:r>
      <w:r w:rsidR="00330633" w:rsidRPr="00330633">
        <w:t xml:space="preserve">he prior distributions of the biases all have mean of zero indicating no </w:t>
      </w:r>
      <w:r w:rsidR="00330633" w:rsidRPr="0064444F">
        <w:rPr>
          <w:i/>
          <w:iCs/>
        </w:rPr>
        <w:t>a priori</w:t>
      </w:r>
      <w:r w:rsidR="00330633" w:rsidRPr="00330633">
        <w:t xml:space="preserve"> bias on the average values</w:t>
      </w:r>
      <w:ins w:id="1064" w:author="Karim Anaya-Izquierdo" w:date="2024-11-21T22:46:00Z" w16du:dateUtc="2024-11-21T22:46:00Z">
        <w:r w:rsidR="00B20694">
          <w:t xml:space="preserve">. </w:t>
        </w:r>
      </w:ins>
      <w:del w:id="1065" w:author="Karim Anaya-Izquierdo" w:date="2024-11-21T22:45:00Z" w16du:dateUtc="2024-11-21T22:45:00Z">
        <w:r w:rsidR="00330633" w:rsidRPr="00330633" w:rsidDel="00B20694">
          <w:delText xml:space="preserve">. </w:delText>
        </w:r>
        <w:r w:rsidR="0071118F" w:rsidDel="00B20694">
          <w:fldChar w:fldCharType="begin"/>
        </w:r>
        <w:r w:rsidR="0071118F" w:rsidDel="00B20694">
          <w:delInstrText xml:space="preserve"> REF _Ref148949912 \h </w:delInstrText>
        </w:r>
        <w:r w:rsidR="0071118F" w:rsidDel="00B20694">
          <w:fldChar w:fldCharType="separate"/>
        </w:r>
        <w:r w:rsidR="003A15B7" w:rsidDel="00B20694">
          <w:delText xml:space="preserve">Table </w:delText>
        </w:r>
        <w:r w:rsidR="003A15B7" w:rsidDel="00B20694">
          <w:rPr>
            <w:noProof/>
          </w:rPr>
          <w:delText>8</w:delText>
        </w:r>
        <w:r w:rsidR="0071118F" w:rsidDel="00B20694">
          <w:fldChar w:fldCharType="end"/>
        </w:r>
        <w:r w:rsidR="0071118F" w:rsidDel="00B20694">
          <w:delText xml:space="preserve"> </w:delText>
        </w:r>
      </w:del>
      <w:del w:id="1066" w:author="Karim Anaya-Izquierdo" w:date="2024-09-19T11:51:00Z" w16du:dateUtc="2024-09-19T10:51:00Z">
        <w:r w:rsidR="00E823C4" w:rsidDel="00045053">
          <w:delText xml:space="preserve">also </w:delText>
        </w:r>
      </w:del>
      <w:del w:id="1067" w:author="Karim Anaya-Izquierdo" w:date="2024-11-21T22:45:00Z" w16du:dateUtc="2024-11-21T22:45:00Z">
        <w:r w:rsidR="00E823C4" w:rsidDel="00B20694">
          <w:delText xml:space="preserve">shows the posterior statistics of latent bias </w:delText>
        </w:r>
      </w:del>
      <m:oMath>
        <m:sSub>
          <m:sSubPr>
            <m:ctrlPr>
              <w:del w:id="1068" w:author="Karim Anaya-Izquierdo" w:date="2024-11-21T22:45:00Z" w16du:dateUtc="2024-11-21T22:45:00Z">
                <w:rPr>
                  <w:rFonts w:ascii="Cambria Math" w:hAnsi="Cambria Math"/>
                  <w:i/>
                </w:rPr>
              </w:del>
            </m:ctrlPr>
          </m:sSubPr>
          <m:e>
            <m:r>
              <w:del w:id="1069" w:author="Karim Anaya-Izquierdo" w:date="2024-11-21T22:45:00Z" w16du:dateUtc="2024-11-21T22:45:00Z">
                <w:rPr>
                  <w:rFonts w:ascii="Cambria Math" w:hAnsi="Cambria Math"/>
                </w:rPr>
                <m:t>b</m:t>
              </w:del>
            </m:r>
          </m:e>
          <m:sub>
            <m:r>
              <w:del w:id="1070" w:author="Karim Anaya-Izquierdo" w:date="2024-11-21T22:45:00Z" w16du:dateUtc="2024-11-21T22:45:00Z">
                <w:rPr>
                  <w:rFonts w:ascii="Cambria Math" w:hAnsi="Cambria Math"/>
                </w:rPr>
                <m:t>α</m:t>
              </w:del>
            </m:r>
          </m:sub>
        </m:sSub>
      </m:oMath>
      <w:del w:id="1071" w:author="Karim Anaya-Izquierdo" w:date="2024-11-21T22:45:00Z" w16du:dateUtc="2024-11-21T22:45:00Z">
        <w:r w:rsidR="00DC0EFF" w:rsidDel="00B20694">
          <w:delText xml:space="preserve"> </w:delText>
        </w:r>
      </w:del>
      <w:del w:id="1072" w:author="Karim Anaya-Izquierdo" w:date="2024-11-21T22:46:00Z" w16du:dateUtc="2024-11-21T22:46:00Z">
        <w:r w:rsidR="00DC0EFF" w:rsidDel="00B20694">
          <w:delText>and i</w:delText>
        </w:r>
      </w:del>
      <w:ins w:id="1073" w:author="Karim Anaya-Izquierdo" w:date="2024-11-21T22:46:00Z" w16du:dateUtc="2024-11-21T22:46:00Z">
        <w:r w:rsidR="00B20694">
          <w:t>I</w:t>
        </w:r>
      </w:ins>
      <w:r w:rsidR="00DC0EFF">
        <w:t xml:space="preserve">t is </w:t>
      </w:r>
      <w:ins w:id="1074" w:author="Karim Anaya-Izquierdo" w:date="2024-11-21T22:47:00Z" w16du:dateUtc="2024-11-21T22:47:00Z">
        <w:r w:rsidR="00047D89">
          <w:t>clear</w:t>
        </w:r>
      </w:ins>
      <w:del w:id="1075" w:author="Karim Anaya-Izquierdo" w:date="2024-11-21T22:47:00Z" w16du:dateUtc="2024-11-21T22:47:00Z">
        <w:r w:rsidR="00DC0EFF" w:rsidDel="00047D89">
          <w:delText>evident</w:delText>
        </w:r>
      </w:del>
      <w:r w:rsidR="00DC0EFF">
        <w:t xml:space="preserve"> </w:t>
      </w:r>
      <w:r w:rsidR="00563441">
        <w:t>that there</w:t>
      </w:r>
      <w:r w:rsidR="00E823C4">
        <w:t xml:space="preserve"> are some biases </w:t>
      </w:r>
      <w:r w:rsidR="00DC0EFF">
        <w:t>on</w:t>
      </w:r>
      <w:r w:rsidR="00E823C4">
        <w:t xml:space="preserve"> the loading angle in each experiment</w:t>
      </w:r>
      <w:ins w:id="1076" w:author="Karim Anaya-Izquierdo" w:date="2024-11-21T22:47:00Z" w16du:dateUtc="2024-11-21T22:47:00Z">
        <w:r w:rsidR="00047D89">
          <w:t xml:space="preserve"> </w:t>
        </w:r>
      </w:ins>
      <w:ins w:id="1077" w:author="Karim Anaya-Izquierdo" w:date="2024-11-21T22:48:00Z" w16du:dateUtc="2024-11-21T22:48:00Z">
        <w:r w:rsidR="00C6125B">
          <w:t>and, a</w:t>
        </w:r>
      </w:ins>
      <w:moveToRangeStart w:id="1078" w:author="Karim Anaya-Izquierdo" w:date="2024-11-21T22:48:00Z" w:name="move183121743"/>
      <w:moveTo w:id="1079" w:author="Karim Anaya-Izquierdo" w:date="2024-11-21T22:48:00Z" w16du:dateUtc="2024-11-21T22:48:00Z">
        <w:del w:id="1080" w:author="Karim Anaya-Izquierdo" w:date="2024-11-21T22:48:00Z" w16du:dateUtc="2024-11-21T22:48:00Z">
          <w:r w:rsidR="00C6125B" w:rsidDel="00C6125B">
            <w:delText>A</w:delText>
          </w:r>
        </w:del>
        <w:r w:rsidR="00C6125B">
          <w:t xml:space="preserve">s described in Section 3.2, the actual experiment loading angle can be obtained by adding these biases into the nominal intended angle </w:t>
        </w:r>
        <m:oMath>
          <m:r>
            <w:rPr>
              <w:rFonts w:ascii="Cambria Math" w:hAnsi="Cambria Math"/>
            </w:rPr>
            <m:t>α</m:t>
          </m:r>
        </m:oMath>
        <w:moveTo w:id="1081" w:author="Karim Anaya-Izquierdo" w:date="2024-11-21T22:48:00Z" w16du:dateUtc="2024-11-21T22:48:00Z">
          <w:r w:rsidR="00C6125B">
            <w:t>.</w:t>
          </w:r>
        </w:moveTo>
        <w:moveToRangeEnd w:id="1078"/>
        <w:ins w:id="1082" w:author="Karim Anaya-Izquierdo" w:date="2024-11-21T22:48:00Z" w16du:dateUtc="2024-11-21T22:48:00Z">
          <w:r w:rsidR="00C6125B">
            <w:t xml:space="preserve"> </w:t>
          </w:r>
        </w:ins>
        <w:ins w:id="1083" w:author="Karim Anaya-Izquierdo" w:date="2024-11-21T22:49:00Z" w16du:dateUtc="2024-11-21T22:49:00Z">
          <w:r w:rsidR="00C6125B">
            <w:t>But these biases</w:t>
          </w:r>
        </w:ins>
        <w:ins w:id="1084" w:author="Karim Anaya-Izquierdo" w:date="2024-11-21T22:47:00Z" w16du:dateUtc="2024-11-21T22:47:00Z">
          <w:r w:rsidR="00047D89">
            <w:t xml:space="preserve"> are not significant</w:t>
          </w:r>
          <w:r w:rsidR="00A213D2">
            <w:t xml:space="preserve"> enough to change the posterior </w:t>
          </w:r>
        </w:ins>
        <w:ins w:id="1085" w:author="Karim Anaya-Izquierdo" w:date="2024-11-21T22:48:00Z" w16du:dateUtc="2024-11-21T22:48:00Z">
          <w:r w:rsidR="00875C04">
            <w:t>with respect to the basic framework with no biases</w:t>
          </w:r>
        </w:ins>
        <w:r w:rsidR="00E823C4">
          <w:t xml:space="preserve">. </w:t>
        </w:r>
        <w:moveFromRangeStart w:id="1086" w:author="Karim Anaya-Izquierdo" w:date="2024-11-21T22:48:00Z" w:name="move183121743"/>
        <w:moveFrom w:id="1087" w:author="Karim Anaya-Izquierdo" w:date="2024-11-21T22:48:00Z" w16du:dateUtc="2024-11-21T22:48:00Z">
          <w:r w:rsidR="00ED1B71" w:rsidDel="00C6125B">
            <w:t>As described in S</w:t>
          </w:r>
          <w:r w:rsidR="000C4C5D" w:rsidDel="00C6125B">
            <w:t>e</w:t>
          </w:r>
          <w:r w:rsidR="00ED1B71" w:rsidDel="00C6125B">
            <w:t>ction 3.</w:t>
          </w:r>
          <w:r w:rsidR="000C4C5D" w:rsidDel="00C6125B">
            <w:t>2</w:t>
          </w:r>
          <w:r w:rsidR="00ED1B71" w:rsidDel="00C6125B">
            <w:t>, t</w:t>
          </w:r>
          <w:r w:rsidR="00E823C4" w:rsidDel="00C6125B">
            <w:t xml:space="preserve">he </w:t>
          </w:r>
          <w:r w:rsidR="00ED1B71" w:rsidDel="00C6125B">
            <w:t>actual experiment</w:t>
          </w:r>
          <w:r w:rsidR="00E823C4" w:rsidDel="00C6125B">
            <w:t xml:space="preserve"> loading angle </w:t>
          </w:r>
          <w:r w:rsidR="00CF011C" w:rsidDel="00C6125B">
            <w:t>can be</w:t>
          </w:r>
          <w:r w:rsidR="00E823C4" w:rsidDel="00C6125B">
            <w:t xml:space="preserve"> obtained by adding these biases into the nominal </w:t>
          </w:r>
          <w:r w:rsidR="00ED1B71" w:rsidDel="00C6125B">
            <w:t xml:space="preserve">intended </w:t>
          </w:r>
          <w:r w:rsidR="00AC5CD8" w:rsidDel="00C6125B">
            <w:t xml:space="preserve">angle </w:t>
          </w:r>
          <m:oMath>
            <m:r>
              <w:rPr>
                <w:rFonts w:ascii="Cambria Math" w:hAnsi="Cambria Math"/>
              </w:rPr>
              <m:t>α</m:t>
            </m:r>
          </m:oMath>
          <w:moveFrom w:id="1088" w:author="Karim Anaya-Izquierdo" w:date="2024-11-21T22:48:00Z" w16du:dateUtc="2024-11-21T22:48:00Z">
            <w:r w:rsidR="000D1E0A" w:rsidDel="00C6125B">
              <w:t xml:space="preserve">. </w:t>
            </w:r>
          </w:moveFrom>
          <w:moveFromRangeEnd w:id="1086"/>
        </w:moveFrom>
      </w:moveTo>
    </w:p>
    <w:p w14:paraId="422181B9" w14:textId="34C00C72" w:rsidR="00D85418" w:rsidRDefault="008F5309" w:rsidP="005604DF">
      <w:pPr>
        <w:jc w:val="center"/>
      </w:pPr>
      <w:r>
        <w:rPr>
          <w:noProof/>
        </w:rPr>
        <mc:AlternateContent>
          <mc:Choice Requires="wps">
            <w:drawing>
              <wp:anchor distT="0" distB="0" distL="114300" distR="114300" simplePos="0" relativeHeight="251658241" behindDoc="0" locked="0" layoutInCell="1" allowOverlap="1" wp14:anchorId="58524AE2" wp14:editId="1E6DB135">
                <wp:simplePos x="0" y="0"/>
                <wp:positionH relativeFrom="column">
                  <wp:posOffset>-20320</wp:posOffset>
                </wp:positionH>
                <wp:positionV relativeFrom="paragraph">
                  <wp:posOffset>1913890</wp:posOffset>
                </wp:positionV>
                <wp:extent cx="695325" cy="331470"/>
                <wp:effectExtent l="0" t="0" r="952" b="0"/>
                <wp:wrapNone/>
                <wp:docPr id="1855388661" name="Text Box 1"/>
                <wp:cNvGraphicFramePr/>
                <a:graphic xmlns:a="http://schemas.openxmlformats.org/drawingml/2006/main">
                  <a:graphicData uri="http://schemas.microsoft.com/office/word/2010/wordprocessingShape">
                    <wps:wsp>
                      <wps:cNvSpPr txBox="1"/>
                      <wps:spPr>
                        <a:xfrm rot="16200000">
                          <a:off x="0" y="0"/>
                          <a:ext cx="695325" cy="331470"/>
                        </a:xfrm>
                        <a:prstGeom prst="rect">
                          <a:avLst/>
                        </a:prstGeom>
                        <a:noFill/>
                        <a:ln w="6350">
                          <a:noFill/>
                        </a:ln>
                      </wps:spPr>
                      <wps:txbx>
                        <w:txbxContent>
                          <w:p w14:paraId="4881F4DB" w14:textId="77777777" w:rsidR="008D0A94" w:rsidRPr="00750BBA" w:rsidRDefault="008D0A94" w:rsidP="008D0A94">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18"/>
                                      </w:rPr>
                                    </m:ctrlPr>
                                  </m:sSupPr>
                                  <m:e>
                                    <m:r>
                                      <w:rPr>
                                        <w:rFonts w:ascii="Cambria Math" w:eastAsia="DengXian" w:hAnsi="Cambria Math"/>
                                        <w:sz w:val="18"/>
                                        <w:szCs w:val="18"/>
                                      </w:rPr>
                                      <m:t>90</m:t>
                                    </m:r>
                                  </m:e>
                                  <m:sup>
                                    <m:r>
                                      <w:rPr>
                                        <w:rFonts w:ascii="Cambria Math" w:eastAsia="DengXian" w:hAnsi="Cambria Math"/>
                                        <w:sz w:val="18"/>
                                        <w:szCs w:val="18"/>
                                      </w:rPr>
                                      <m:t>∘</m:t>
                                    </m:r>
                                  </m:sup>
                                </m:sSup>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524AE2" id="Text Box 1" o:spid="_x0000_s1032" type="#_x0000_t202" style="position:absolute;left:0;text-align:left;margin-left:-1.6pt;margin-top:150.7pt;width:54.75pt;height:26.1pt;rotation:-90;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" filled="f" stroked="f" strokeweight=".5pt">
                <v:textbox>
                  <w:txbxContent>
                    <w:p w14:paraId="4881F4DB" w14:textId="77777777" w:rsidR="008D0A94" w:rsidRPr="00750BBA" w:rsidRDefault="008D0A94" w:rsidP="008D0A94">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18"/>
                                </w:rPr>
                              </m:ctrlPr>
                            </m:sSupPr>
                            <m:e>
                              <m:r>
                                <w:rPr>
                                  <w:rFonts w:ascii="Cambria Math" w:eastAsia="DengXian" w:hAnsi="Cambria Math"/>
                                  <w:sz w:val="18"/>
                                  <w:szCs w:val="18"/>
                                </w:rPr>
                                <m:t>90</m:t>
                              </m:r>
                            </m:e>
                            <m:sup>
                              <m:r>
                                <w:rPr>
                                  <w:rFonts w:ascii="Cambria Math" w:eastAsia="DengXian" w:hAnsi="Cambria Math"/>
                                  <w:sz w:val="18"/>
                                  <w:szCs w:val="18"/>
                                </w:rPr>
                                <m:t>∘</m:t>
                              </m:r>
                            </m:sup>
                          </m:sSup>
                        </m:oMath>
                      </m:oMathPara>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56AF5294" wp14:editId="57919FD9">
                <wp:simplePos x="0" y="0"/>
                <wp:positionH relativeFrom="column">
                  <wp:posOffset>-28352</wp:posOffset>
                </wp:positionH>
                <wp:positionV relativeFrom="paragraph">
                  <wp:posOffset>487045</wp:posOffset>
                </wp:positionV>
                <wp:extent cx="695325" cy="332105"/>
                <wp:effectExtent l="0" t="0" r="635" b="0"/>
                <wp:wrapNone/>
                <wp:docPr id="1629958560" name="Text Box 1"/>
                <wp:cNvGraphicFramePr/>
                <a:graphic xmlns:a="http://schemas.openxmlformats.org/drawingml/2006/main">
                  <a:graphicData uri="http://schemas.microsoft.com/office/word/2010/wordprocessingShape">
                    <wps:wsp>
                      <wps:cNvSpPr txBox="1"/>
                      <wps:spPr>
                        <a:xfrm rot="16200000">
                          <a:off x="0" y="0"/>
                          <a:ext cx="695325" cy="332105"/>
                        </a:xfrm>
                        <a:prstGeom prst="rect">
                          <a:avLst/>
                        </a:prstGeom>
                        <a:noFill/>
                        <a:ln w="6350">
                          <a:noFill/>
                        </a:ln>
                      </wps:spPr>
                      <wps:txbx>
                        <w:txbxContent>
                          <w:p w14:paraId="7589F4D1" w14:textId="77777777" w:rsidR="008D0A94" w:rsidRPr="00750BBA" w:rsidRDefault="008D0A94" w:rsidP="008D0A94">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18"/>
                                      </w:rPr>
                                    </m:ctrlPr>
                                  </m:sSupPr>
                                  <m:e>
                                    <m:r>
                                      <w:rPr>
                                        <w:rFonts w:ascii="Cambria Math" w:eastAsia="DengXian" w:hAnsi="Cambria Math"/>
                                        <w:sz w:val="18"/>
                                        <w:szCs w:val="18"/>
                                      </w:rPr>
                                      <m:t>45</m:t>
                                    </m:r>
                                  </m:e>
                                  <m:sup>
                                    <m:r>
                                      <w:rPr>
                                        <w:rFonts w:ascii="Cambria Math" w:eastAsia="DengXian" w:hAnsi="Cambria Math"/>
                                        <w:sz w:val="18"/>
                                        <w:szCs w:val="18"/>
                                      </w:rPr>
                                      <m:t>∘</m:t>
                                    </m:r>
                                  </m:sup>
                                </m:sSup>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AF5294" id="_x0000_s1033" type="#_x0000_t202" style="position:absolute;left:0;text-align:left;margin-left:-2.25pt;margin-top:38.35pt;width:54.75pt;height:26.1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" filled="f" stroked="f" strokeweight=".5pt">
                <v:textbox>
                  <w:txbxContent>
                    <w:p w14:paraId="7589F4D1" w14:textId="77777777" w:rsidR="008D0A94" w:rsidRPr="00750BBA" w:rsidRDefault="008D0A94" w:rsidP="008D0A94">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18"/>
                                </w:rPr>
                              </m:ctrlPr>
                            </m:sSupPr>
                            <m:e>
                              <m:r>
                                <w:rPr>
                                  <w:rFonts w:ascii="Cambria Math" w:eastAsia="DengXian" w:hAnsi="Cambria Math"/>
                                  <w:sz w:val="18"/>
                                  <w:szCs w:val="18"/>
                                </w:rPr>
                                <m:t>45</m:t>
                              </m:r>
                            </m:e>
                            <m:sup>
                              <m:r>
                                <w:rPr>
                                  <w:rFonts w:ascii="Cambria Math" w:eastAsia="DengXian" w:hAnsi="Cambria Math"/>
                                  <w:sz w:val="18"/>
                                  <w:szCs w:val="18"/>
                                </w:rPr>
                                <m:t>∘</m:t>
                              </m:r>
                            </m:sup>
                          </m:sSup>
                        </m:oMath>
                      </m:oMathPara>
                    </w:p>
                  </w:txbxContent>
                </v:textbox>
              </v:shape>
            </w:pict>
          </mc:Fallback>
        </mc:AlternateContent>
      </w:r>
      <w:r>
        <w:rPr>
          <w:noProof/>
        </w:rPr>
        <mc:AlternateContent>
          <mc:Choice Requires="wps">
            <w:drawing>
              <wp:anchor distT="0" distB="0" distL="114300" distR="114300" simplePos="0" relativeHeight="251658242" behindDoc="0" locked="0" layoutInCell="1" allowOverlap="1" wp14:anchorId="3B2C91BB" wp14:editId="7C248AE6">
                <wp:simplePos x="0" y="0"/>
                <wp:positionH relativeFrom="column">
                  <wp:posOffset>-17463</wp:posOffset>
                </wp:positionH>
                <wp:positionV relativeFrom="paragraph">
                  <wp:posOffset>3261901</wp:posOffset>
                </wp:positionV>
                <wp:extent cx="695325" cy="331470"/>
                <wp:effectExtent l="0" t="0" r="952" b="0"/>
                <wp:wrapNone/>
                <wp:docPr id="315221199" name="Text Box 1"/>
                <wp:cNvGraphicFramePr/>
                <a:graphic xmlns:a="http://schemas.openxmlformats.org/drawingml/2006/main">
                  <a:graphicData uri="http://schemas.microsoft.com/office/word/2010/wordprocessingShape">
                    <wps:wsp>
                      <wps:cNvSpPr txBox="1"/>
                      <wps:spPr>
                        <a:xfrm rot="16200000">
                          <a:off x="0" y="0"/>
                          <a:ext cx="695325" cy="331470"/>
                        </a:xfrm>
                        <a:prstGeom prst="rect">
                          <a:avLst/>
                        </a:prstGeom>
                        <a:noFill/>
                        <a:ln w="6350">
                          <a:noFill/>
                        </a:ln>
                      </wps:spPr>
                      <wps:txbx>
                        <w:txbxContent>
                          <w:p w14:paraId="3C9B4402" w14:textId="77777777" w:rsidR="008D0A94" w:rsidRPr="00750BBA" w:rsidRDefault="008D0A94" w:rsidP="008D0A94">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18"/>
                                      </w:rPr>
                                    </m:ctrlPr>
                                  </m:sSupPr>
                                  <m:e>
                                    <m:r>
                                      <w:rPr>
                                        <w:rFonts w:ascii="Cambria Math" w:eastAsia="DengXian" w:hAnsi="Cambria Math"/>
                                        <w:sz w:val="18"/>
                                        <w:szCs w:val="18"/>
                                      </w:rPr>
                                      <m:t>135</m:t>
                                    </m:r>
                                  </m:e>
                                  <m:sup>
                                    <m:r>
                                      <w:rPr>
                                        <w:rFonts w:ascii="Cambria Math" w:eastAsia="DengXian" w:hAnsi="Cambria Math"/>
                                        <w:sz w:val="18"/>
                                        <w:szCs w:val="18"/>
                                      </w:rPr>
                                      <m:t>∘</m:t>
                                    </m:r>
                                  </m:sup>
                                </m:sSup>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2C91BB" id="_x0000_s1034" type="#_x0000_t202" style="position:absolute;left:0;text-align:left;margin-left:-1.4pt;margin-top:256.85pt;width:54.75pt;height:26.1pt;rotation:-90;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" filled="f" stroked="f" strokeweight=".5pt">
                <v:textbox>
                  <w:txbxContent>
                    <w:p w14:paraId="3C9B4402" w14:textId="77777777" w:rsidR="008D0A94" w:rsidRPr="00750BBA" w:rsidRDefault="008D0A94" w:rsidP="008D0A94">
                      <w:pPr>
                        <w:ind w:firstLine="346"/>
                        <w:rPr>
                          <w:rFonts w:ascii="Cambria Math" w:eastAsia="DengXian" w:hAnsi="Cambria Math"/>
                          <w:i/>
                          <w:iCs/>
                          <w:sz w:val="18"/>
                          <w:szCs w:val="18"/>
                        </w:rPr>
                      </w:pPr>
                      <m:oMathPara>
                        <m:oMathParaPr>
                          <m:jc m:val="centerGroup"/>
                        </m:oMathParaPr>
                        <m:oMath>
                          <m:r>
                            <w:rPr>
                              <w:rFonts w:ascii="Cambria Math" w:eastAsia="DengXian" w:hAnsi="Cambria Math"/>
                              <w:sz w:val="18"/>
                              <w:szCs w:val="18"/>
                            </w:rPr>
                            <m:t>α=</m:t>
                          </m:r>
                          <m:sSup>
                            <m:sSupPr>
                              <m:ctrlPr>
                                <w:rPr>
                                  <w:rFonts w:ascii="Cambria Math" w:eastAsia="DengXian" w:hAnsi="Cambria Math"/>
                                  <w:i/>
                                  <w:iCs/>
                                  <w:sz w:val="18"/>
                                  <w:szCs w:val="18"/>
                                </w:rPr>
                              </m:ctrlPr>
                            </m:sSupPr>
                            <m:e>
                              <m:r>
                                <w:rPr>
                                  <w:rFonts w:ascii="Cambria Math" w:eastAsia="DengXian" w:hAnsi="Cambria Math"/>
                                  <w:sz w:val="18"/>
                                  <w:szCs w:val="18"/>
                                </w:rPr>
                                <m:t>135</m:t>
                              </m:r>
                            </m:e>
                            <m:sup>
                              <m:r>
                                <w:rPr>
                                  <w:rFonts w:ascii="Cambria Math" w:eastAsia="DengXian" w:hAnsi="Cambria Math"/>
                                  <w:sz w:val="18"/>
                                  <w:szCs w:val="18"/>
                                </w:rPr>
                                <m:t>∘</m:t>
                              </m:r>
                            </m:sup>
                          </m:sSup>
                        </m:oMath>
                      </m:oMathPara>
                    </w:p>
                  </w:txbxContent>
                </v:textbox>
              </v:shape>
            </w:pict>
          </mc:Fallback>
        </mc:AlternateContent>
      </w:r>
      <w:del w:id="1089" w:author="Karim Anaya-Izquierdo" w:date="2024-11-21T22:41:00Z" w16du:dateUtc="2024-11-21T22:41:00Z">
        <w:r w:rsidR="00D85418" w:rsidDel="005831A4">
          <w:rPr>
            <w:noProof/>
          </w:rPr>
          <w:drawing>
            <wp:inline distT="0" distB="0" distL="0" distR="0" wp14:anchorId="3B388647" wp14:editId="0D08280B">
              <wp:extent cx="4320000" cy="4320000"/>
              <wp:effectExtent l="0" t="0" r="4445" b="4445"/>
              <wp:docPr id="162966620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del>
      <w:ins w:id="1090" w:author="Karim Anaya-Izquierdo" w:date="2024-11-21T22:41:00Z" w16du:dateUtc="2024-11-21T22:41:00Z">
        <w:r w:rsidR="005831A4">
          <w:rPr>
            <w:noProof/>
          </w:rPr>
          <w:drawing>
            <wp:inline distT="0" distB="0" distL="0" distR="0" wp14:anchorId="46AA4CAD" wp14:editId="227BAB22">
              <wp:extent cx="4171128" cy="4171128"/>
              <wp:effectExtent l="0" t="0" r="0" b="0"/>
              <wp:docPr id="294109280" name="Picture 1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9280" name="Picture 19" descr="A screenshot of a computer screen&#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09511" cy="4209511"/>
                      </a:xfrm>
                      <a:prstGeom prst="rect">
                        <a:avLst/>
                      </a:prstGeom>
                    </pic:spPr>
                  </pic:pic>
                </a:graphicData>
              </a:graphic>
            </wp:inline>
          </w:drawing>
        </w:r>
      </w:ins>
    </w:p>
    <w:p w14:paraId="779153D1" w14:textId="174A80A0" w:rsidR="0087601F" w:rsidRDefault="008E67D0" w:rsidP="008E67D0">
      <w:pPr>
        <w:pStyle w:val="Caption"/>
      </w:pPr>
      <w:bookmarkStart w:id="1091" w:name="_Ref148948660"/>
      <w:r>
        <w:t xml:space="preserve">Figure </w:t>
      </w:r>
      <w:fldSimple w:instr=" SEQ Figure \* ARABIC ">
        <w:ins w:id="1092" w:author="Tobias Laux" w:date="2024-09-09T14:37:00Z" w16du:dateUtc="2024-09-09T13:37:00Z">
          <w:r w:rsidR="00F14821">
            <w:rPr>
              <w:noProof/>
            </w:rPr>
            <w:t>14</w:t>
          </w:r>
        </w:ins>
        <w:del w:id="1093" w:author="Tobias Laux" w:date="2024-09-09T12:06:00Z" w16du:dateUtc="2024-09-09T11:06:00Z">
          <w:r w:rsidR="003A15B7" w:rsidDel="00154F33">
            <w:rPr>
              <w:noProof/>
            </w:rPr>
            <w:delText>12</w:delText>
          </w:r>
        </w:del>
      </w:fldSimple>
      <w:bookmarkEnd w:id="1091"/>
      <w:r w:rsidR="006E1A6D">
        <w:t xml:space="preserve">. Posterior &amp; prior distributions of </w:t>
      </w:r>
      <w:r w:rsidR="00A3042B">
        <w:t xml:space="preserve">latent bias </w:t>
      </w:r>
      <w:r w:rsidR="006E1A6D">
        <w:t xml:space="preserve"> </w:t>
      </w:r>
      <m:oMath>
        <m:sSub>
          <m:sSubPr>
            <m:ctrlPr>
              <w:rPr>
                <w:rFonts w:ascii="Cambria Math" w:hAnsi="Cambria Math"/>
                <w:i/>
              </w:rPr>
            </m:ctrlPr>
          </m:sSubPr>
          <m:e>
            <m:r>
              <w:rPr>
                <w:rFonts w:ascii="Cambria Math" w:hAnsi="Cambria Math"/>
              </w:rPr>
              <m:t>b</m:t>
            </m:r>
          </m:e>
          <m:sub>
            <m:r>
              <w:rPr>
                <w:rFonts w:ascii="Cambria Math" w:hAnsi="Cambria Math"/>
              </w:rPr>
              <m:t>α</m:t>
            </m:r>
          </m:sub>
        </m:sSub>
      </m:oMath>
      <w:r w:rsidR="006E1A6D">
        <w:t>.</w:t>
      </w:r>
    </w:p>
    <w:p w14:paraId="16E565CF" w14:textId="51FF0D45" w:rsidR="009B2609" w:rsidRDefault="009B2609" w:rsidP="009B2609">
      <w:pPr>
        <w:pStyle w:val="Caption"/>
        <w:keepNext/>
      </w:pPr>
      <w:bookmarkStart w:id="1094" w:name="_Ref148949912"/>
      <w:r>
        <w:lastRenderedPageBreak/>
        <w:t xml:space="preserve">Table </w:t>
      </w:r>
      <w:fldSimple w:instr=" SEQ Table \* ARABIC ">
        <w:r w:rsidR="003A15B7">
          <w:rPr>
            <w:noProof/>
          </w:rPr>
          <w:t>8</w:t>
        </w:r>
      </w:fldSimple>
      <w:bookmarkEnd w:id="1094"/>
      <w:r>
        <w:t xml:space="preserve">. Posterior statistics of latent bias  </w:t>
      </w:r>
      <m:oMath>
        <m:sSub>
          <m:sSubPr>
            <m:ctrlPr>
              <w:rPr>
                <w:rFonts w:ascii="Cambria Math" w:hAnsi="Cambria Math"/>
                <w:i/>
              </w:rPr>
            </m:ctrlPr>
          </m:sSubPr>
          <m:e>
            <m:r>
              <w:rPr>
                <w:rFonts w:ascii="Cambria Math" w:hAnsi="Cambria Math"/>
              </w:rPr>
              <m:t>b</m:t>
            </m:r>
          </m:e>
          <m:sub>
            <m:r>
              <w:rPr>
                <w:rFonts w:ascii="Cambria Math" w:hAnsi="Cambria Math"/>
              </w:rPr>
              <m:t>α</m:t>
            </m:r>
          </m:sub>
        </m:sSub>
      </m:oMath>
      <w:r>
        <w:t>.</w:t>
      </w:r>
    </w:p>
    <w:tbl>
      <w:tblPr>
        <w:tblStyle w:val="TableGrid"/>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851"/>
        <w:gridCol w:w="851"/>
        <w:gridCol w:w="851"/>
        <w:gridCol w:w="851"/>
        <w:gridCol w:w="851"/>
        <w:gridCol w:w="851"/>
        <w:gridCol w:w="851"/>
        <w:gridCol w:w="851"/>
      </w:tblGrid>
      <w:tr w:rsidR="009B2609" w14:paraId="78832C31" w14:textId="77777777" w:rsidTr="004475E5">
        <w:trPr>
          <w:trHeight w:val="70"/>
          <w:jc w:val="center"/>
        </w:trPr>
        <w:tc>
          <w:tcPr>
            <w:tcW w:w="1985" w:type="dxa"/>
            <w:tcBorders>
              <w:top w:val="single" w:sz="8" w:space="0" w:color="auto"/>
              <w:bottom w:val="nil"/>
            </w:tcBorders>
            <w:vAlign w:val="center"/>
          </w:tcPr>
          <w:p w14:paraId="797F6FD1" w14:textId="77777777" w:rsidR="009B2609" w:rsidRDefault="009B2609" w:rsidP="006E3EDB">
            <w:pPr>
              <w:jc w:val="center"/>
            </w:pPr>
          </w:p>
        </w:tc>
        <w:tc>
          <w:tcPr>
            <w:tcW w:w="2553" w:type="dxa"/>
            <w:gridSpan w:val="3"/>
            <w:tcBorders>
              <w:top w:val="single" w:sz="8" w:space="0" w:color="auto"/>
              <w:bottom w:val="single" w:sz="4" w:space="0" w:color="auto"/>
              <w:right w:val="single" w:sz="4" w:space="0" w:color="auto"/>
            </w:tcBorders>
            <w:vAlign w:val="center"/>
          </w:tcPr>
          <w:p w14:paraId="28F198EB" w14:textId="77777777" w:rsidR="009B2609" w:rsidRDefault="009B2609" w:rsidP="006E3EDB">
            <w:pPr>
              <w:jc w:val="center"/>
              <w:rPr>
                <w:rFonts w:eastAsia="DengXian"/>
              </w:rPr>
            </w:pPr>
            <m:oMathPara>
              <m:oMath>
                <m:r>
                  <w:rPr>
                    <w:rFonts w:ascii="Cambria Math" w:eastAsia="DengXian" w:hAnsi="Cambria Math"/>
                  </w:rPr>
                  <m:t>α=</m:t>
                </m:r>
                <m:sSup>
                  <m:sSupPr>
                    <m:ctrlPr>
                      <w:rPr>
                        <w:rFonts w:ascii="Cambria Math" w:eastAsia="DengXian" w:hAnsi="Cambria Math"/>
                        <w:i/>
                      </w:rPr>
                    </m:ctrlPr>
                  </m:sSupPr>
                  <m:e>
                    <m:r>
                      <w:rPr>
                        <w:rFonts w:ascii="Cambria Math" w:eastAsia="DengXian" w:hAnsi="Cambria Math"/>
                      </w:rPr>
                      <m:t>45</m:t>
                    </m:r>
                  </m:e>
                  <m:sup>
                    <m:r>
                      <w:rPr>
                        <w:rFonts w:ascii="Cambria Math" w:eastAsia="DengXian" w:hAnsi="Cambria Math"/>
                      </w:rPr>
                      <m:t>∘</m:t>
                    </m:r>
                  </m:sup>
                </m:sSup>
              </m:oMath>
            </m:oMathPara>
          </w:p>
        </w:tc>
        <w:tc>
          <w:tcPr>
            <w:tcW w:w="2553" w:type="dxa"/>
            <w:gridSpan w:val="3"/>
            <w:tcBorders>
              <w:top w:val="single" w:sz="8" w:space="0" w:color="auto"/>
              <w:left w:val="single" w:sz="4" w:space="0" w:color="auto"/>
              <w:bottom w:val="single" w:sz="4" w:space="0" w:color="auto"/>
              <w:right w:val="single" w:sz="4" w:space="0" w:color="auto"/>
            </w:tcBorders>
            <w:vAlign w:val="center"/>
          </w:tcPr>
          <w:p w14:paraId="578429BD" w14:textId="77777777" w:rsidR="009B2609" w:rsidRDefault="009B2609" w:rsidP="006E3EDB">
            <w:pPr>
              <w:jc w:val="center"/>
              <w:rPr>
                <w:rFonts w:eastAsia="DengXian"/>
              </w:rPr>
            </w:pPr>
            <m:oMathPara>
              <m:oMath>
                <m:r>
                  <w:rPr>
                    <w:rFonts w:ascii="Cambria Math" w:eastAsia="DengXian" w:hAnsi="Cambria Math"/>
                  </w:rPr>
                  <m:t>α=</m:t>
                </m:r>
                <m:sSup>
                  <m:sSupPr>
                    <m:ctrlPr>
                      <w:rPr>
                        <w:rFonts w:ascii="Cambria Math" w:eastAsia="DengXian" w:hAnsi="Cambria Math"/>
                        <w:i/>
                      </w:rPr>
                    </m:ctrlPr>
                  </m:sSupPr>
                  <m:e>
                    <m:r>
                      <w:rPr>
                        <w:rFonts w:ascii="Cambria Math" w:eastAsia="DengXian" w:hAnsi="Cambria Math"/>
                      </w:rPr>
                      <m:t>90</m:t>
                    </m:r>
                  </m:e>
                  <m:sup>
                    <m:r>
                      <w:rPr>
                        <w:rFonts w:ascii="Cambria Math" w:eastAsia="DengXian" w:hAnsi="Cambria Math"/>
                      </w:rPr>
                      <m:t>∘</m:t>
                    </m:r>
                  </m:sup>
                </m:sSup>
              </m:oMath>
            </m:oMathPara>
          </w:p>
        </w:tc>
        <w:tc>
          <w:tcPr>
            <w:tcW w:w="1702" w:type="dxa"/>
            <w:gridSpan w:val="2"/>
            <w:tcBorders>
              <w:top w:val="single" w:sz="8" w:space="0" w:color="auto"/>
              <w:left w:val="single" w:sz="4" w:space="0" w:color="auto"/>
              <w:bottom w:val="single" w:sz="4" w:space="0" w:color="auto"/>
            </w:tcBorders>
            <w:vAlign w:val="center"/>
          </w:tcPr>
          <w:p w14:paraId="0442249C" w14:textId="77777777" w:rsidR="009B2609" w:rsidRDefault="009B2609" w:rsidP="006E3EDB">
            <w:pPr>
              <w:jc w:val="center"/>
              <w:rPr>
                <w:rFonts w:ascii="Calibri Light" w:eastAsia="DengXian Light" w:hAnsi="Calibri Light"/>
              </w:rPr>
            </w:pPr>
            <m:oMathPara>
              <m:oMath>
                <m:r>
                  <w:rPr>
                    <w:rFonts w:ascii="Cambria Math" w:eastAsia="DengXian Light" w:hAnsi="Cambria Math"/>
                  </w:rPr>
                  <m:t>α=</m:t>
                </m:r>
                <m:sSup>
                  <m:sSupPr>
                    <m:ctrlPr>
                      <w:rPr>
                        <w:rFonts w:ascii="Cambria Math" w:eastAsia="DengXian Light" w:hAnsi="Cambria Math"/>
                        <w:i/>
                      </w:rPr>
                    </m:ctrlPr>
                  </m:sSupPr>
                  <m:e>
                    <m:r>
                      <w:rPr>
                        <w:rFonts w:ascii="Cambria Math" w:eastAsia="DengXian Light" w:hAnsi="Cambria Math"/>
                      </w:rPr>
                      <m:t>135</m:t>
                    </m:r>
                  </m:e>
                  <m:sup>
                    <m:r>
                      <w:rPr>
                        <w:rFonts w:ascii="Cambria Math" w:eastAsia="DengXian Light" w:hAnsi="Cambria Math"/>
                      </w:rPr>
                      <m:t>∘</m:t>
                    </m:r>
                  </m:sup>
                </m:sSup>
              </m:oMath>
            </m:oMathPara>
          </w:p>
        </w:tc>
      </w:tr>
      <w:tr w:rsidR="009B2609" w14:paraId="156F95D7" w14:textId="77777777" w:rsidTr="004475E5">
        <w:trPr>
          <w:trHeight w:val="682"/>
          <w:jc w:val="center"/>
        </w:trPr>
        <w:tc>
          <w:tcPr>
            <w:tcW w:w="1985" w:type="dxa"/>
            <w:tcBorders>
              <w:top w:val="nil"/>
              <w:bottom w:val="single" w:sz="4" w:space="0" w:color="auto"/>
            </w:tcBorders>
            <w:vAlign w:val="center"/>
          </w:tcPr>
          <w:p w14:paraId="5B43447E" w14:textId="77777777" w:rsidR="009B2609" w:rsidRDefault="009B2609" w:rsidP="006E3EDB">
            <w:pPr>
              <w:jc w:val="center"/>
            </w:pPr>
            <w:r>
              <w:t>Parameter</w:t>
            </w:r>
          </w:p>
        </w:tc>
        <w:tc>
          <w:tcPr>
            <w:tcW w:w="851" w:type="dxa"/>
            <w:tcBorders>
              <w:top w:val="single" w:sz="4" w:space="0" w:color="auto"/>
              <w:bottom w:val="single" w:sz="4" w:space="0" w:color="auto"/>
            </w:tcBorders>
            <w:vAlign w:val="center"/>
          </w:tcPr>
          <w:p w14:paraId="3EA776CE" w14:textId="77777777" w:rsidR="009B2609" w:rsidRDefault="00000000" w:rsidP="006E3EDB">
            <w:pPr>
              <w:jc w:val="center"/>
            </w:pPr>
            <m:oMath>
              <m:sSub>
                <m:sSubPr>
                  <m:ctrlPr>
                    <w:rPr>
                      <w:rFonts w:ascii="Cambria Math" w:hAnsi="Cambria Math"/>
                      <w:i/>
                    </w:rPr>
                  </m:ctrlPr>
                </m:sSubPr>
                <m:e>
                  <m:r>
                    <w:rPr>
                      <w:rFonts w:ascii="Cambria Math" w:hAnsi="Cambria Math"/>
                    </w:rPr>
                    <m:t>b</m:t>
                  </m:r>
                </m:e>
                <m:sub>
                  <m:r>
                    <m:rPr>
                      <m:sty m:val="p"/>
                    </m:rPr>
                    <w:rPr>
                      <w:rFonts w:ascii="Cambria Math" w:hAnsi="Cambria Math"/>
                    </w:rPr>
                    <m:t>α</m:t>
                  </m:r>
                  <m:r>
                    <w:rPr>
                      <w:rFonts w:ascii="Cambria Math" w:hAnsi="Cambria Math"/>
                    </w:rPr>
                    <m:t>,1</m:t>
                  </m:r>
                </m:sub>
              </m:sSub>
            </m:oMath>
            <w:r w:rsidR="009B2609">
              <w:t xml:space="preserve"> </w:t>
            </w:r>
          </w:p>
          <w:p w14:paraId="39859F4B" w14:textId="77777777" w:rsidR="009B2609" w:rsidRDefault="009B2609" w:rsidP="006E3EDB">
            <w:pPr>
              <w:jc w:val="center"/>
            </w:pPr>
            <w:r>
              <w:t>[</w:t>
            </w:r>
            <w:proofErr w:type="spellStart"/>
            <w:r>
              <w:t>deg</w:t>
            </w:r>
            <w:proofErr w:type="spellEnd"/>
            <w:r>
              <w:t>]</w:t>
            </w:r>
          </w:p>
        </w:tc>
        <w:tc>
          <w:tcPr>
            <w:tcW w:w="851" w:type="dxa"/>
            <w:tcBorders>
              <w:top w:val="single" w:sz="4" w:space="0" w:color="auto"/>
              <w:bottom w:val="single" w:sz="4" w:space="0" w:color="auto"/>
            </w:tcBorders>
            <w:vAlign w:val="center"/>
          </w:tcPr>
          <w:p w14:paraId="563CCDA5" w14:textId="77777777" w:rsidR="009B2609" w:rsidRDefault="00000000" w:rsidP="006E3EDB">
            <w:pPr>
              <w:jc w:val="center"/>
            </w:pPr>
            <m:oMath>
              <m:sSub>
                <m:sSubPr>
                  <m:ctrlPr>
                    <w:rPr>
                      <w:rFonts w:ascii="Cambria Math" w:hAnsi="Cambria Math"/>
                      <w:i/>
                    </w:rPr>
                  </m:ctrlPr>
                </m:sSubPr>
                <m:e>
                  <m:r>
                    <w:rPr>
                      <w:rFonts w:ascii="Cambria Math" w:hAnsi="Cambria Math"/>
                    </w:rPr>
                    <m:t>b</m:t>
                  </m:r>
                </m:e>
                <m:sub>
                  <m:r>
                    <m:rPr>
                      <m:sty m:val="p"/>
                    </m:rPr>
                    <w:rPr>
                      <w:rFonts w:ascii="Cambria Math" w:hAnsi="Cambria Math"/>
                    </w:rPr>
                    <m:t>α</m:t>
                  </m:r>
                  <m:r>
                    <w:rPr>
                      <w:rFonts w:ascii="Cambria Math" w:hAnsi="Cambria Math"/>
                    </w:rPr>
                    <m:t>,2</m:t>
                  </m:r>
                </m:sub>
              </m:sSub>
            </m:oMath>
            <w:r w:rsidR="009B2609">
              <w:t xml:space="preserve"> [deg]</w:t>
            </w:r>
          </w:p>
        </w:tc>
        <w:tc>
          <w:tcPr>
            <w:tcW w:w="851" w:type="dxa"/>
            <w:tcBorders>
              <w:top w:val="single" w:sz="4" w:space="0" w:color="auto"/>
              <w:bottom w:val="single" w:sz="4" w:space="0" w:color="auto"/>
              <w:right w:val="single" w:sz="4" w:space="0" w:color="auto"/>
            </w:tcBorders>
            <w:vAlign w:val="center"/>
          </w:tcPr>
          <w:p w14:paraId="75AA2521" w14:textId="77777777" w:rsidR="009B2609" w:rsidRDefault="00000000" w:rsidP="006E3EDB">
            <w:pPr>
              <w:jc w:val="center"/>
            </w:pPr>
            <m:oMath>
              <m:sSub>
                <m:sSubPr>
                  <m:ctrlPr>
                    <w:rPr>
                      <w:rFonts w:ascii="Cambria Math" w:hAnsi="Cambria Math"/>
                      <w:i/>
                    </w:rPr>
                  </m:ctrlPr>
                </m:sSubPr>
                <m:e>
                  <m:r>
                    <w:rPr>
                      <w:rFonts w:ascii="Cambria Math" w:hAnsi="Cambria Math"/>
                    </w:rPr>
                    <m:t>b</m:t>
                  </m:r>
                </m:e>
                <m:sub>
                  <m:r>
                    <w:rPr>
                      <w:rFonts w:ascii="Cambria Math" w:hAnsi="Cambria Math"/>
                    </w:rPr>
                    <m:t>α,3</m:t>
                  </m:r>
                </m:sub>
              </m:sSub>
            </m:oMath>
            <w:r w:rsidR="009B2609">
              <w:t xml:space="preserve"> </w:t>
            </w:r>
          </w:p>
          <w:p w14:paraId="1B5F5C4D" w14:textId="77777777" w:rsidR="009B2609" w:rsidRDefault="009B2609" w:rsidP="006E3EDB">
            <w:pPr>
              <w:jc w:val="center"/>
            </w:pPr>
            <w:r>
              <w:t>[</w:t>
            </w:r>
            <w:proofErr w:type="spellStart"/>
            <w:r>
              <w:t>deg</w:t>
            </w:r>
            <w:proofErr w:type="spellEnd"/>
            <w:r>
              <w:t>]</w:t>
            </w:r>
          </w:p>
        </w:tc>
        <w:tc>
          <w:tcPr>
            <w:tcW w:w="851" w:type="dxa"/>
            <w:tcBorders>
              <w:top w:val="single" w:sz="4" w:space="0" w:color="auto"/>
              <w:left w:val="single" w:sz="4" w:space="0" w:color="auto"/>
              <w:bottom w:val="single" w:sz="4" w:space="0" w:color="auto"/>
            </w:tcBorders>
            <w:vAlign w:val="center"/>
          </w:tcPr>
          <w:p w14:paraId="3464AC72" w14:textId="77777777" w:rsidR="009B2609" w:rsidRDefault="00000000" w:rsidP="006E3EDB">
            <w:pPr>
              <w:jc w:val="center"/>
            </w:pPr>
            <m:oMath>
              <m:sSub>
                <m:sSubPr>
                  <m:ctrlPr>
                    <w:rPr>
                      <w:rFonts w:ascii="Cambria Math" w:hAnsi="Cambria Math"/>
                      <w:i/>
                    </w:rPr>
                  </m:ctrlPr>
                </m:sSubPr>
                <m:e>
                  <m:r>
                    <w:rPr>
                      <w:rFonts w:ascii="Cambria Math" w:hAnsi="Cambria Math"/>
                    </w:rPr>
                    <m:t>b</m:t>
                  </m:r>
                </m:e>
                <m:sub>
                  <m:r>
                    <w:rPr>
                      <w:rFonts w:ascii="Cambria Math" w:hAnsi="Cambria Math"/>
                    </w:rPr>
                    <m:t>α,4</m:t>
                  </m:r>
                </m:sub>
              </m:sSub>
            </m:oMath>
            <w:r w:rsidR="009B2609">
              <w:t xml:space="preserve"> </w:t>
            </w:r>
          </w:p>
          <w:p w14:paraId="15386D47" w14:textId="77777777" w:rsidR="009B2609" w:rsidRDefault="009B2609" w:rsidP="006E3EDB">
            <w:pPr>
              <w:jc w:val="center"/>
            </w:pPr>
            <w:r>
              <w:t>[</w:t>
            </w:r>
            <w:proofErr w:type="spellStart"/>
            <w:r>
              <w:t>deg</w:t>
            </w:r>
            <w:proofErr w:type="spellEnd"/>
            <w:r>
              <w:t>]</w:t>
            </w:r>
          </w:p>
        </w:tc>
        <w:tc>
          <w:tcPr>
            <w:tcW w:w="851" w:type="dxa"/>
            <w:tcBorders>
              <w:top w:val="single" w:sz="4" w:space="0" w:color="auto"/>
              <w:bottom w:val="single" w:sz="4" w:space="0" w:color="auto"/>
            </w:tcBorders>
            <w:vAlign w:val="center"/>
          </w:tcPr>
          <w:p w14:paraId="30C50ACB" w14:textId="77777777" w:rsidR="009B2609" w:rsidRDefault="00000000" w:rsidP="006E3EDB">
            <w:pPr>
              <w:jc w:val="center"/>
            </w:pPr>
            <m:oMathPara>
              <m:oMath>
                <m:sSub>
                  <m:sSubPr>
                    <m:ctrlPr>
                      <w:rPr>
                        <w:rFonts w:ascii="Cambria Math" w:hAnsi="Cambria Math"/>
                        <w:i/>
                      </w:rPr>
                    </m:ctrlPr>
                  </m:sSubPr>
                  <m:e>
                    <m:r>
                      <w:rPr>
                        <w:rFonts w:ascii="Cambria Math" w:hAnsi="Cambria Math"/>
                      </w:rPr>
                      <m:t>b</m:t>
                    </m:r>
                  </m:e>
                  <m:sub>
                    <m:r>
                      <w:rPr>
                        <w:rFonts w:ascii="Cambria Math" w:hAnsi="Cambria Math"/>
                      </w:rPr>
                      <m:t>α,5</m:t>
                    </m:r>
                  </m:sub>
                </m:sSub>
              </m:oMath>
            </m:oMathPara>
          </w:p>
          <w:p w14:paraId="123BEAF6" w14:textId="77777777" w:rsidR="009B2609" w:rsidRDefault="009B2609" w:rsidP="006E3EDB">
            <w:pPr>
              <w:jc w:val="center"/>
            </w:pPr>
            <w:r>
              <w:t>[</w:t>
            </w:r>
            <w:proofErr w:type="spellStart"/>
            <w:r>
              <w:t>deg</w:t>
            </w:r>
            <w:proofErr w:type="spellEnd"/>
            <w:r>
              <w:t>]</w:t>
            </w:r>
          </w:p>
        </w:tc>
        <w:tc>
          <w:tcPr>
            <w:tcW w:w="851" w:type="dxa"/>
            <w:tcBorders>
              <w:top w:val="single" w:sz="4" w:space="0" w:color="auto"/>
              <w:bottom w:val="single" w:sz="4" w:space="0" w:color="auto"/>
              <w:right w:val="single" w:sz="4" w:space="0" w:color="auto"/>
            </w:tcBorders>
            <w:vAlign w:val="center"/>
          </w:tcPr>
          <w:p w14:paraId="1FB19159" w14:textId="77777777" w:rsidR="009B2609" w:rsidRDefault="00000000" w:rsidP="006E3EDB">
            <w:pPr>
              <w:jc w:val="center"/>
              <w:rPr>
                <w:rFonts w:ascii="Calibri Light" w:eastAsia="DengXian Light" w:hAnsi="Calibri Light"/>
              </w:rPr>
            </w:pPr>
            <m:oMath>
              <m:sSub>
                <m:sSubPr>
                  <m:ctrlPr>
                    <w:rPr>
                      <w:rFonts w:ascii="Cambria Math" w:hAnsi="Cambria Math"/>
                      <w:i/>
                    </w:rPr>
                  </m:ctrlPr>
                </m:sSubPr>
                <m:e>
                  <m:r>
                    <w:rPr>
                      <w:rFonts w:ascii="Cambria Math" w:hAnsi="Cambria Math"/>
                    </w:rPr>
                    <m:t>b</m:t>
                  </m:r>
                </m:e>
                <m:sub>
                  <m:r>
                    <w:rPr>
                      <w:rFonts w:ascii="Cambria Math" w:hAnsi="Cambria Math"/>
                    </w:rPr>
                    <m:t>α,6</m:t>
                  </m:r>
                </m:sub>
              </m:sSub>
            </m:oMath>
            <w:r w:rsidR="009B2609">
              <w:t xml:space="preserve"> [deg]</w:t>
            </w:r>
          </w:p>
        </w:tc>
        <w:tc>
          <w:tcPr>
            <w:tcW w:w="851" w:type="dxa"/>
            <w:tcBorders>
              <w:top w:val="single" w:sz="4" w:space="0" w:color="auto"/>
              <w:left w:val="single" w:sz="4" w:space="0" w:color="auto"/>
              <w:bottom w:val="single" w:sz="4" w:space="0" w:color="auto"/>
            </w:tcBorders>
            <w:vAlign w:val="center"/>
          </w:tcPr>
          <w:p w14:paraId="7A21BCB9" w14:textId="77777777" w:rsidR="009B2609" w:rsidRDefault="00000000" w:rsidP="006E3EDB">
            <w:pPr>
              <w:jc w:val="center"/>
              <w:rPr>
                <w:rFonts w:ascii="Calibri Light" w:eastAsia="DengXian Light" w:hAnsi="Calibri Light"/>
              </w:rPr>
            </w:pPr>
            <m:oMath>
              <m:sSub>
                <m:sSubPr>
                  <m:ctrlPr>
                    <w:rPr>
                      <w:rFonts w:ascii="Cambria Math" w:hAnsi="Cambria Math"/>
                      <w:i/>
                    </w:rPr>
                  </m:ctrlPr>
                </m:sSubPr>
                <m:e>
                  <m:r>
                    <w:rPr>
                      <w:rFonts w:ascii="Cambria Math" w:hAnsi="Cambria Math"/>
                    </w:rPr>
                    <m:t>b</m:t>
                  </m:r>
                </m:e>
                <m:sub>
                  <m:r>
                    <w:rPr>
                      <w:rFonts w:ascii="Cambria Math" w:hAnsi="Cambria Math"/>
                    </w:rPr>
                    <m:t>α,7</m:t>
                  </m:r>
                </m:sub>
              </m:sSub>
            </m:oMath>
            <w:r w:rsidR="009B2609">
              <w:t xml:space="preserve"> [deg]</w:t>
            </w:r>
          </w:p>
        </w:tc>
        <w:tc>
          <w:tcPr>
            <w:tcW w:w="851" w:type="dxa"/>
            <w:tcBorders>
              <w:top w:val="single" w:sz="4" w:space="0" w:color="auto"/>
              <w:bottom w:val="single" w:sz="4" w:space="0" w:color="auto"/>
            </w:tcBorders>
            <w:vAlign w:val="center"/>
          </w:tcPr>
          <w:p w14:paraId="7B520AA7" w14:textId="77777777" w:rsidR="009B2609" w:rsidRDefault="00000000" w:rsidP="006E3EDB">
            <w:pPr>
              <w:jc w:val="center"/>
              <w:rPr>
                <w:rFonts w:ascii="Calibri Light" w:eastAsia="DengXian Light" w:hAnsi="Calibri Light"/>
              </w:rPr>
            </w:pPr>
            <m:oMath>
              <m:sSub>
                <m:sSubPr>
                  <m:ctrlPr>
                    <w:rPr>
                      <w:rFonts w:ascii="Cambria Math" w:hAnsi="Cambria Math"/>
                      <w:i/>
                    </w:rPr>
                  </m:ctrlPr>
                </m:sSubPr>
                <m:e>
                  <m:r>
                    <w:rPr>
                      <w:rFonts w:ascii="Cambria Math" w:hAnsi="Cambria Math"/>
                    </w:rPr>
                    <m:t>b</m:t>
                  </m:r>
                </m:e>
                <m:sub>
                  <m:r>
                    <m:rPr>
                      <m:sty m:val="p"/>
                    </m:rPr>
                    <w:rPr>
                      <w:rFonts w:ascii="Cambria Math" w:hAnsi="Cambria Math"/>
                    </w:rPr>
                    <m:t>α</m:t>
                  </m:r>
                  <m:r>
                    <w:rPr>
                      <w:rFonts w:ascii="Cambria Math" w:hAnsi="Cambria Math"/>
                    </w:rPr>
                    <m:t>,8</m:t>
                  </m:r>
                </m:sub>
              </m:sSub>
            </m:oMath>
            <w:r w:rsidR="009B2609">
              <w:t xml:space="preserve"> [deg]</w:t>
            </w:r>
          </w:p>
        </w:tc>
      </w:tr>
      <w:tr w:rsidR="009B2609" w14:paraId="0467AFC0" w14:textId="77777777" w:rsidTr="004475E5">
        <w:trPr>
          <w:trHeight w:val="107"/>
          <w:jc w:val="center"/>
        </w:trPr>
        <w:tc>
          <w:tcPr>
            <w:tcW w:w="1985" w:type="dxa"/>
            <w:vAlign w:val="center"/>
          </w:tcPr>
          <w:p w14:paraId="74D4259B" w14:textId="77777777" w:rsidR="009B2609" w:rsidRPr="00721EA0" w:rsidRDefault="009B2609" w:rsidP="006E3EDB">
            <w:pPr>
              <w:jc w:val="center"/>
            </w:pPr>
            <w:r w:rsidRPr="00721EA0">
              <w:t>Posterior mean</w:t>
            </w:r>
          </w:p>
          <w:p w14:paraId="09B3969C" w14:textId="77777777" w:rsidR="009B2609" w:rsidRPr="00721EA0" w:rsidRDefault="009B2609" w:rsidP="006E3EDB">
            <w:pPr>
              <w:jc w:val="center"/>
            </w:pPr>
            <w:r w:rsidRPr="00721EA0">
              <w:t>(standard deviation)</w:t>
            </w:r>
          </w:p>
        </w:tc>
        <w:tc>
          <w:tcPr>
            <w:tcW w:w="851" w:type="dxa"/>
            <w:tcBorders>
              <w:bottom w:val="single" w:sz="8" w:space="0" w:color="auto"/>
            </w:tcBorders>
            <w:vAlign w:val="center"/>
          </w:tcPr>
          <w:p w14:paraId="49A59658" w14:textId="19788BA0" w:rsidR="009B2609" w:rsidRDefault="009B2609" w:rsidP="006E3EDB">
            <w:pPr>
              <w:jc w:val="center"/>
            </w:pPr>
            <w:r>
              <w:t>0.</w:t>
            </w:r>
            <w:ins w:id="1095" w:author="Karim Anaya-Izquierdo" w:date="2024-11-21T22:49:00Z" w16du:dateUtc="2024-11-21T22:49:00Z">
              <w:r w:rsidR="003A7236">
                <w:t>35</w:t>
              </w:r>
            </w:ins>
            <w:del w:id="1096" w:author="Karim Anaya-Izquierdo" w:date="2024-11-21T22:49:00Z" w16du:dateUtc="2024-11-21T22:49:00Z">
              <w:r w:rsidDel="003A7236">
                <w:delText>57</w:delText>
              </w:r>
            </w:del>
          </w:p>
          <w:p w14:paraId="7085863B" w14:textId="77777777" w:rsidR="009B2609" w:rsidRPr="00721EA0" w:rsidRDefault="009B2609" w:rsidP="006E3EDB">
            <w:pPr>
              <w:jc w:val="center"/>
            </w:pPr>
            <w:r w:rsidRPr="00721EA0">
              <w:t>(0.4</w:t>
            </w:r>
            <w:r>
              <w:t>0</w:t>
            </w:r>
            <w:r w:rsidRPr="00721EA0">
              <w:t>)</w:t>
            </w:r>
          </w:p>
        </w:tc>
        <w:tc>
          <w:tcPr>
            <w:tcW w:w="851" w:type="dxa"/>
            <w:tcBorders>
              <w:bottom w:val="single" w:sz="8" w:space="0" w:color="auto"/>
            </w:tcBorders>
            <w:vAlign w:val="center"/>
          </w:tcPr>
          <w:p w14:paraId="4D7B8496" w14:textId="27BF231D" w:rsidR="009B2609" w:rsidRPr="00721EA0" w:rsidRDefault="009B2609" w:rsidP="006E3EDB">
            <w:pPr>
              <w:jc w:val="center"/>
            </w:pPr>
            <w:r w:rsidRPr="00721EA0">
              <w:t>-0.</w:t>
            </w:r>
            <w:ins w:id="1097" w:author="Karim Anaya-Izquierdo" w:date="2024-11-21T22:49:00Z" w16du:dateUtc="2024-11-21T22:49:00Z">
              <w:r w:rsidR="003A7236">
                <w:t>53</w:t>
              </w:r>
            </w:ins>
            <w:del w:id="1098" w:author="Karim Anaya-Izquierdo" w:date="2024-11-21T22:49:00Z" w16du:dateUtc="2024-11-21T22:49:00Z">
              <w:r w:rsidDel="003A7236">
                <w:delText>32</w:delText>
              </w:r>
            </w:del>
          </w:p>
          <w:p w14:paraId="169A51C6" w14:textId="77777777" w:rsidR="009B2609" w:rsidRPr="00721EA0" w:rsidRDefault="009B2609" w:rsidP="006E3EDB">
            <w:pPr>
              <w:jc w:val="center"/>
            </w:pPr>
            <w:r w:rsidRPr="00721EA0">
              <w:t>(0.4</w:t>
            </w:r>
            <w:r>
              <w:t>1</w:t>
            </w:r>
            <w:r w:rsidRPr="00721EA0">
              <w:t>)</w:t>
            </w:r>
          </w:p>
        </w:tc>
        <w:tc>
          <w:tcPr>
            <w:tcW w:w="851" w:type="dxa"/>
            <w:tcBorders>
              <w:bottom w:val="single" w:sz="8" w:space="0" w:color="auto"/>
              <w:right w:val="single" w:sz="4" w:space="0" w:color="auto"/>
            </w:tcBorders>
            <w:vAlign w:val="center"/>
          </w:tcPr>
          <w:p w14:paraId="393FE642" w14:textId="714DEA3D" w:rsidR="009B2609" w:rsidRPr="00721EA0" w:rsidRDefault="009B2609" w:rsidP="006E3EDB">
            <w:pPr>
              <w:jc w:val="center"/>
            </w:pPr>
            <w:r w:rsidRPr="00721EA0">
              <w:t>-1.</w:t>
            </w:r>
            <w:ins w:id="1099" w:author="Karim Anaya-Izquierdo" w:date="2024-11-21T22:49:00Z" w16du:dateUtc="2024-11-21T22:49:00Z">
              <w:r w:rsidR="0028464B">
                <w:t>3</w:t>
              </w:r>
            </w:ins>
            <w:del w:id="1100" w:author="Karim Anaya-Izquierdo" w:date="2024-11-21T22:49:00Z" w16du:dateUtc="2024-11-21T22:49:00Z">
              <w:r w:rsidDel="0028464B">
                <w:delText>1</w:delText>
              </w:r>
            </w:del>
            <w:r>
              <w:t>0</w:t>
            </w:r>
          </w:p>
          <w:p w14:paraId="637136D5" w14:textId="77777777" w:rsidR="009B2609" w:rsidRPr="00721EA0" w:rsidRDefault="009B2609" w:rsidP="006E3EDB">
            <w:pPr>
              <w:jc w:val="center"/>
            </w:pPr>
            <w:r w:rsidRPr="00721EA0">
              <w:t>(0.</w:t>
            </w:r>
            <w:r>
              <w:t>39</w:t>
            </w:r>
            <w:r w:rsidRPr="00721EA0">
              <w:t>)</w:t>
            </w:r>
          </w:p>
        </w:tc>
        <w:tc>
          <w:tcPr>
            <w:tcW w:w="851" w:type="dxa"/>
            <w:tcBorders>
              <w:left w:val="single" w:sz="4" w:space="0" w:color="auto"/>
              <w:bottom w:val="single" w:sz="8" w:space="0" w:color="auto"/>
            </w:tcBorders>
            <w:vAlign w:val="center"/>
          </w:tcPr>
          <w:p w14:paraId="095186D0" w14:textId="612AF96C" w:rsidR="009B2609" w:rsidRPr="00721EA0" w:rsidRDefault="009B2609" w:rsidP="006E3EDB">
            <w:pPr>
              <w:jc w:val="center"/>
            </w:pPr>
            <w:r>
              <w:t>0.</w:t>
            </w:r>
            <w:ins w:id="1101" w:author="Karim Anaya-Izquierdo" w:date="2024-11-21T22:49:00Z" w16du:dateUtc="2024-11-21T22:49:00Z">
              <w:r w:rsidR="0028464B">
                <w:t>9</w:t>
              </w:r>
            </w:ins>
            <w:ins w:id="1102" w:author="Karim Anaya-Izquierdo" w:date="2024-11-21T22:50:00Z" w16du:dateUtc="2024-11-21T22:50:00Z">
              <w:r w:rsidR="0028464B">
                <w:t>4</w:t>
              </w:r>
            </w:ins>
            <w:del w:id="1103" w:author="Karim Anaya-Izquierdo" w:date="2024-11-21T22:49:00Z" w16du:dateUtc="2024-11-21T22:49:00Z">
              <w:r w:rsidDel="0028464B">
                <w:delText>87</w:delText>
              </w:r>
            </w:del>
          </w:p>
          <w:p w14:paraId="17AD8F97" w14:textId="77777777" w:rsidR="009B2609" w:rsidRPr="00721EA0" w:rsidRDefault="009B2609" w:rsidP="006E3EDB">
            <w:pPr>
              <w:jc w:val="center"/>
            </w:pPr>
            <w:r w:rsidRPr="00721EA0">
              <w:t>(</w:t>
            </w:r>
            <w:r>
              <w:t>0.53</w:t>
            </w:r>
            <w:r w:rsidRPr="00721EA0">
              <w:t>)</w:t>
            </w:r>
          </w:p>
        </w:tc>
        <w:tc>
          <w:tcPr>
            <w:tcW w:w="851" w:type="dxa"/>
            <w:tcBorders>
              <w:bottom w:val="single" w:sz="8" w:space="0" w:color="auto"/>
            </w:tcBorders>
            <w:vAlign w:val="center"/>
          </w:tcPr>
          <w:p w14:paraId="786A45E8" w14:textId="5673DA23" w:rsidR="009B2609" w:rsidRPr="00721EA0" w:rsidRDefault="009B2609" w:rsidP="006E3EDB">
            <w:pPr>
              <w:jc w:val="center"/>
            </w:pPr>
            <w:r>
              <w:t>1.5</w:t>
            </w:r>
            <w:ins w:id="1104" w:author="Karim Anaya-Izquierdo" w:date="2024-11-21T22:50:00Z" w16du:dateUtc="2024-11-21T22:50:00Z">
              <w:r w:rsidR="0028464B">
                <w:t>5</w:t>
              </w:r>
            </w:ins>
            <w:del w:id="1105" w:author="Karim Anaya-Izquierdo" w:date="2024-11-21T22:50:00Z" w16du:dateUtc="2024-11-21T22:50:00Z">
              <w:r w:rsidDel="0028464B">
                <w:delText>0</w:delText>
              </w:r>
            </w:del>
          </w:p>
          <w:p w14:paraId="2008BC03" w14:textId="77777777" w:rsidR="009B2609" w:rsidRPr="00721EA0" w:rsidRDefault="009B2609" w:rsidP="006E3EDB">
            <w:pPr>
              <w:jc w:val="center"/>
            </w:pPr>
            <w:r w:rsidRPr="00721EA0">
              <w:t>(0.</w:t>
            </w:r>
            <w:r>
              <w:t>53</w:t>
            </w:r>
            <w:r w:rsidRPr="00721EA0">
              <w:t>)</w:t>
            </w:r>
          </w:p>
        </w:tc>
        <w:tc>
          <w:tcPr>
            <w:tcW w:w="851" w:type="dxa"/>
            <w:tcBorders>
              <w:bottom w:val="single" w:sz="8" w:space="0" w:color="auto"/>
              <w:right w:val="single" w:sz="4" w:space="0" w:color="auto"/>
            </w:tcBorders>
            <w:vAlign w:val="center"/>
          </w:tcPr>
          <w:p w14:paraId="0A2173C5" w14:textId="51E8D9F5" w:rsidR="009B2609" w:rsidRPr="00721EA0" w:rsidRDefault="009B2609" w:rsidP="006E3EDB">
            <w:pPr>
              <w:jc w:val="center"/>
            </w:pPr>
            <w:r>
              <w:t>1.</w:t>
            </w:r>
            <w:ins w:id="1106" w:author="Karim Anaya-Izquierdo" w:date="2024-11-21T22:50:00Z" w16du:dateUtc="2024-11-21T22:50:00Z">
              <w:r w:rsidR="0028464B">
                <w:t>76</w:t>
              </w:r>
            </w:ins>
            <w:del w:id="1107" w:author="Karim Anaya-Izquierdo" w:date="2024-11-21T22:50:00Z" w16du:dateUtc="2024-11-21T22:50:00Z">
              <w:r w:rsidDel="0028464B">
                <w:delText>69</w:delText>
              </w:r>
            </w:del>
          </w:p>
          <w:p w14:paraId="4062F447" w14:textId="77777777" w:rsidR="009B2609" w:rsidRPr="00721EA0" w:rsidRDefault="009B2609" w:rsidP="006E3EDB">
            <w:pPr>
              <w:jc w:val="center"/>
            </w:pPr>
            <w:r w:rsidRPr="00721EA0">
              <w:t>(0.</w:t>
            </w:r>
            <w:r>
              <w:t>55</w:t>
            </w:r>
            <w:r w:rsidRPr="00721EA0">
              <w:t>)</w:t>
            </w:r>
          </w:p>
        </w:tc>
        <w:tc>
          <w:tcPr>
            <w:tcW w:w="851" w:type="dxa"/>
            <w:tcBorders>
              <w:left w:val="single" w:sz="4" w:space="0" w:color="auto"/>
            </w:tcBorders>
            <w:vAlign w:val="center"/>
          </w:tcPr>
          <w:p w14:paraId="2F422BF9" w14:textId="1B63C0E1" w:rsidR="009B2609" w:rsidRPr="00721EA0" w:rsidRDefault="009B2609" w:rsidP="006E3EDB">
            <w:pPr>
              <w:jc w:val="center"/>
            </w:pPr>
            <w:r w:rsidRPr="00721EA0">
              <w:t>-1.</w:t>
            </w:r>
            <w:r>
              <w:t>6</w:t>
            </w:r>
            <w:ins w:id="1108" w:author="Karim Anaya-Izquierdo" w:date="2024-11-21T22:50:00Z" w16du:dateUtc="2024-11-21T22:50:00Z">
              <w:r w:rsidR="00292C31">
                <w:t>1</w:t>
              </w:r>
            </w:ins>
            <w:del w:id="1109" w:author="Karim Anaya-Izquierdo" w:date="2024-11-21T22:50:00Z" w16du:dateUtc="2024-11-21T22:50:00Z">
              <w:r w:rsidDel="00292C31">
                <w:delText>8</w:delText>
              </w:r>
            </w:del>
          </w:p>
          <w:p w14:paraId="189DC3AE" w14:textId="3485B293" w:rsidR="009B2609" w:rsidRPr="00721EA0" w:rsidRDefault="009B2609" w:rsidP="006E3EDB">
            <w:pPr>
              <w:jc w:val="center"/>
            </w:pPr>
            <w:r w:rsidRPr="00721EA0">
              <w:t>(0.</w:t>
            </w:r>
            <w:r>
              <w:t>4</w:t>
            </w:r>
            <w:ins w:id="1110" w:author="Karim Anaya-Izquierdo" w:date="2024-11-21T22:50:00Z" w16du:dateUtc="2024-11-21T22:50:00Z">
              <w:r w:rsidR="00292C31">
                <w:t>1</w:t>
              </w:r>
            </w:ins>
            <w:del w:id="1111" w:author="Karim Anaya-Izquierdo" w:date="2024-11-21T22:50:00Z" w16du:dateUtc="2024-11-21T22:50:00Z">
              <w:r w:rsidDel="00292C31">
                <w:delText>7</w:delText>
              </w:r>
            </w:del>
            <w:r w:rsidRPr="00721EA0">
              <w:t>)</w:t>
            </w:r>
          </w:p>
        </w:tc>
        <w:tc>
          <w:tcPr>
            <w:tcW w:w="851" w:type="dxa"/>
            <w:vAlign w:val="center"/>
          </w:tcPr>
          <w:p w14:paraId="7768A3FA" w14:textId="48FF98B8" w:rsidR="009B2609" w:rsidRPr="00721EA0" w:rsidRDefault="009B2609" w:rsidP="006E3EDB">
            <w:pPr>
              <w:jc w:val="center"/>
            </w:pPr>
            <w:r w:rsidRPr="00721EA0">
              <w:t>-0.</w:t>
            </w:r>
            <w:r>
              <w:t>3</w:t>
            </w:r>
            <w:ins w:id="1112" w:author="Karim Anaya-Izquierdo" w:date="2024-11-21T22:50:00Z" w16du:dateUtc="2024-11-21T22:50:00Z">
              <w:r w:rsidR="00292C31">
                <w:t>2</w:t>
              </w:r>
            </w:ins>
            <w:del w:id="1113" w:author="Karim Anaya-Izquierdo" w:date="2024-11-21T22:50:00Z" w16du:dateUtc="2024-11-21T22:50:00Z">
              <w:r w:rsidDel="00292C31">
                <w:delText>6</w:delText>
              </w:r>
            </w:del>
            <w:r w:rsidRPr="00721EA0">
              <w:t xml:space="preserve"> (0.</w:t>
            </w:r>
            <w:r>
              <w:t>4</w:t>
            </w:r>
            <w:ins w:id="1114" w:author="Karim Anaya-Izquierdo" w:date="2024-11-21T22:50:00Z" w16du:dateUtc="2024-11-21T22:50:00Z">
              <w:r w:rsidR="00292C31">
                <w:t>2</w:t>
              </w:r>
            </w:ins>
            <w:del w:id="1115" w:author="Karim Anaya-Izquierdo" w:date="2024-11-21T22:50:00Z" w16du:dateUtc="2024-11-21T22:50:00Z">
              <w:r w:rsidDel="00292C31">
                <w:delText>8</w:delText>
              </w:r>
            </w:del>
            <w:r w:rsidRPr="00721EA0">
              <w:t>)</w:t>
            </w:r>
          </w:p>
        </w:tc>
      </w:tr>
    </w:tbl>
    <w:p w14:paraId="2E9084CD" w14:textId="77777777" w:rsidR="00835EF4" w:rsidRDefault="00835EF4" w:rsidP="00AB67B3">
      <w:pPr>
        <w:rPr>
          <w:ins w:id="1116" w:author="Karim Anaya-Izquierdo" w:date="2024-09-18T11:31:00Z" w16du:dateUtc="2024-09-18T10:31:00Z"/>
          <w:lang w:eastAsia="zh-CN"/>
        </w:rPr>
      </w:pPr>
    </w:p>
    <w:p w14:paraId="54B9094D" w14:textId="77777777" w:rsidR="00835EF4" w:rsidRPr="00871A29" w:rsidRDefault="00835EF4">
      <w:pPr>
        <w:pPrChange w:id="1117" w:author="Karim Anaya-Izquierdo" w:date="2024-09-18T10:17:00Z" w16du:dateUtc="2024-09-18T09:17:00Z">
          <w:pPr>
            <w:pStyle w:val="Caption"/>
            <w:keepNext/>
          </w:pPr>
        </w:pPrChange>
      </w:pPr>
    </w:p>
    <w:p w14:paraId="3B313C64" w14:textId="0FEF5313" w:rsidR="001A0402" w:rsidRDefault="001A0402" w:rsidP="001A0402">
      <w:pPr>
        <w:pStyle w:val="Caption"/>
        <w:keepNext/>
      </w:pPr>
      <w:bookmarkStart w:id="1118" w:name="_Ref175758898"/>
      <w:r>
        <w:t xml:space="preserve">Table </w:t>
      </w:r>
      <w:fldSimple w:instr=" SEQ Table \* ARABIC ">
        <w:r w:rsidR="003A15B7">
          <w:rPr>
            <w:noProof/>
          </w:rPr>
          <w:t>9</w:t>
        </w:r>
      </w:fldSimple>
      <w:bookmarkEnd w:id="1118"/>
      <w:r>
        <w:t xml:space="preserve">. </w:t>
      </w:r>
      <w:r w:rsidR="00B035AB">
        <w:t xml:space="preserve">RMSE and confidence area of predictions </w:t>
      </w:r>
      <w:r w:rsidR="00FE5C90">
        <w:t>for</w:t>
      </w:r>
      <w:r w:rsidR="00B035AB">
        <w:t xml:space="preserve"> load-extension curves with latent bias </w:t>
      </w:r>
      <m:oMath>
        <m:sSub>
          <m:sSubPr>
            <m:ctrlPr>
              <w:rPr>
                <w:rFonts w:ascii="Cambria Math" w:hAnsi="Cambria Math"/>
                <w:i/>
              </w:rPr>
            </m:ctrlPr>
          </m:sSubPr>
          <m:e>
            <m:r>
              <w:rPr>
                <w:rFonts w:ascii="Cambria Math" w:hAnsi="Cambria Math"/>
              </w:rPr>
              <m:t>b</m:t>
            </m:r>
          </m:e>
          <m:sub>
            <m:r>
              <w:rPr>
                <w:rFonts w:ascii="Cambria Math" w:hAnsi="Cambria Math"/>
              </w:rPr>
              <m:t>α</m:t>
            </m:r>
          </m:sub>
        </m:sSub>
      </m:oMath>
      <w:r w:rsidR="000378C1">
        <w:t>.</w:t>
      </w:r>
    </w:p>
    <w:tbl>
      <w:tblPr>
        <w:tblW w:w="7660" w:type="dxa"/>
        <w:jc w:val="center"/>
        <w:tblLook w:val="04A0" w:firstRow="1" w:lastRow="0" w:firstColumn="1" w:lastColumn="0" w:noHBand="0" w:noVBand="1"/>
        <w:tblPrChange w:id="1119" w:author="Karim Anaya-Izquierdo" w:date="2024-09-19T14:41:00Z" w16du:dateUtc="2024-09-19T13:41:00Z">
          <w:tblPr>
            <w:tblW w:w="7660" w:type="dxa"/>
            <w:tblLook w:val="04A0" w:firstRow="1" w:lastRow="0" w:firstColumn="1" w:lastColumn="0" w:noHBand="0" w:noVBand="1"/>
          </w:tblPr>
        </w:tblPrChange>
      </w:tblPr>
      <w:tblGrid>
        <w:gridCol w:w="852"/>
        <w:gridCol w:w="1007"/>
        <w:gridCol w:w="1050"/>
        <w:gridCol w:w="1052"/>
        <w:gridCol w:w="1043"/>
        <w:gridCol w:w="1050"/>
        <w:gridCol w:w="1050"/>
        <w:gridCol w:w="1043"/>
        <w:gridCol w:w="222"/>
        <w:tblGridChange w:id="1120">
          <w:tblGrid>
            <w:gridCol w:w="852"/>
            <w:gridCol w:w="1007"/>
            <w:gridCol w:w="1050"/>
            <w:gridCol w:w="1052"/>
            <w:gridCol w:w="1043"/>
            <w:gridCol w:w="1050"/>
            <w:gridCol w:w="1050"/>
            <w:gridCol w:w="1043"/>
            <w:gridCol w:w="222"/>
          </w:tblGrid>
        </w:tblGridChange>
      </w:tblGrid>
      <w:tr w:rsidR="006376AF" w14:paraId="1C31A65F" w14:textId="77777777" w:rsidTr="00BD36A8">
        <w:trPr>
          <w:gridAfter w:val="1"/>
          <w:wAfter w:w="36" w:type="dxa"/>
          <w:trHeight w:val="340"/>
          <w:jc w:val="center"/>
          <w:ins w:id="1121" w:author="Karim Anaya-Izquierdo" w:date="2024-09-19T14:40:00Z"/>
          <w:trPrChange w:id="1122" w:author="Karim Anaya-Izquierdo" w:date="2024-09-19T14:41:00Z" w16du:dateUtc="2024-09-19T13:41:00Z">
            <w:trPr>
              <w:gridAfter w:val="1"/>
              <w:wAfter w:w="36" w:type="dxa"/>
              <w:trHeight w:val="340"/>
            </w:trPr>
          </w:trPrChange>
        </w:trPr>
        <w:tc>
          <w:tcPr>
            <w:tcW w:w="740" w:type="dxa"/>
            <w:tcBorders>
              <w:top w:val="nil"/>
              <w:left w:val="nil"/>
              <w:bottom w:val="single" w:sz="8" w:space="0" w:color="auto"/>
              <w:right w:val="nil"/>
            </w:tcBorders>
            <w:noWrap/>
            <w:vAlign w:val="bottom"/>
            <w:hideMark/>
            <w:tcPrChange w:id="1123" w:author="Karim Anaya-Izquierdo" w:date="2024-09-19T14:41:00Z" w16du:dateUtc="2024-09-19T13:41:00Z">
              <w:tcPr>
                <w:tcW w:w="740" w:type="dxa"/>
                <w:tcBorders>
                  <w:top w:val="nil"/>
                  <w:left w:val="nil"/>
                  <w:bottom w:val="single" w:sz="8" w:space="0" w:color="auto"/>
                  <w:right w:val="nil"/>
                </w:tcBorders>
                <w:noWrap/>
                <w:vAlign w:val="bottom"/>
                <w:hideMark/>
              </w:tcPr>
            </w:tcPrChange>
          </w:tcPr>
          <w:p w14:paraId="29CC4789" w14:textId="77777777" w:rsidR="006376AF" w:rsidRDefault="006376AF">
            <w:pPr>
              <w:rPr>
                <w:ins w:id="1124" w:author="Karim Anaya-Izquierdo" w:date="2024-09-19T14:40:00Z" w16du:dateUtc="2024-09-19T13:40:00Z"/>
                <w:rFonts w:ascii="Aptos Narrow" w:hAnsi="Aptos Narrow"/>
                <w:color w:val="000000"/>
              </w:rPr>
            </w:pPr>
            <w:ins w:id="1125" w:author="Karim Anaya-Izquierdo" w:date="2024-09-19T14:40:00Z" w16du:dateUtc="2024-09-19T13:40:00Z">
              <w:r>
                <w:rPr>
                  <w:rFonts w:ascii="Aptos Narrow" w:hAnsi="Aptos Narrow"/>
                  <w:color w:val="000000"/>
                </w:rPr>
                <w:t> </w:t>
              </w:r>
            </w:ins>
          </w:p>
        </w:tc>
        <w:tc>
          <w:tcPr>
            <w:tcW w:w="993" w:type="dxa"/>
            <w:tcBorders>
              <w:top w:val="single" w:sz="8" w:space="0" w:color="auto"/>
              <w:left w:val="nil"/>
              <w:bottom w:val="single" w:sz="8" w:space="0" w:color="auto"/>
              <w:right w:val="nil"/>
            </w:tcBorders>
            <w:vAlign w:val="center"/>
            <w:hideMark/>
            <w:tcPrChange w:id="1126" w:author="Karim Anaya-Izquierdo" w:date="2024-09-19T14:41:00Z" w16du:dateUtc="2024-09-19T13:41:00Z">
              <w:tcPr>
                <w:tcW w:w="993" w:type="dxa"/>
                <w:tcBorders>
                  <w:top w:val="single" w:sz="8" w:space="0" w:color="auto"/>
                  <w:left w:val="nil"/>
                  <w:bottom w:val="single" w:sz="8" w:space="0" w:color="auto"/>
                  <w:right w:val="nil"/>
                </w:tcBorders>
                <w:vAlign w:val="center"/>
                <w:hideMark/>
              </w:tcPr>
            </w:tcPrChange>
          </w:tcPr>
          <w:p w14:paraId="1CE1251E" w14:textId="77777777" w:rsidR="006376AF" w:rsidRDefault="006376AF">
            <w:pPr>
              <w:jc w:val="center"/>
              <w:rPr>
                <w:ins w:id="1127" w:author="Karim Anaya-Izquierdo" w:date="2024-09-19T14:40:00Z" w16du:dateUtc="2024-09-19T13:40:00Z"/>
                <w:rFonts w:ascii="Calibri" w:hAnsi="Calibri" w:cs="Calibri"/>
                <w:color w:val="000000"/>
                <w:sz w:val="20"/>
                <w:szCs w:val="20"/>
              </w:rPr>
            </w:pPr>
            <w:ins w:id="1128" w:author="Karim Anaya-Izquierdo" w:date="2024-09-19T14:40:00Z" w16du:dateUtc="2024-09-19T13:40:00Z">
              <w:r>
                <w:rPr>
                  <w:rFonts w:ascii="Calibri" w:hAnsi="Calibri" w:cs="Calibri"/>
                  <w:color w:val="000000"/>
                  <w:sz w:val="20"/>
                  <w:szCs w:val="20"/>
                </w:rPr>
                <w:t> </w:t>
              </w:r>
            </w:ins>
          </w:p>
        </w:tc>
        <w:tc>
          <w:tcPr>
            <w:tcW w:w="3138" w:type="dxa"/>
            <w:gridSpan w:val="3"/>
            <w:tcBorders>
              <w:top w:val="single" w:sz="8" w:space="0" w:color="auto"/>
              <w:left w:val="single" w:sz="4" w:space="0" w:color="auto"/>
              <w:bottom w:val="single" w:sz="8" w:space="0" w:color="auto"/>
              <w:right w:val="single" w:sz="4" w:space="0" w:color="000000"/>
            </w:tcBorders>
            <w:vAlign w:val="center"/>
            <w:hideMark/>
            <w:tcPrChange w:id="1129" w:author="Karim Anaya-Izquierdo" w:date="2024-09-19T14:41:00Z" w16du:dateUtc="2024-09-19T13:41:00Z">
              <w:tcPr>
                <w:tcW w:w="3138" w:type="dxa"/>
                <w:gridSpan w:val="3"/>
                <w:tcBorders>
                  <w:top w:val="single" w:sz="8" w:space="0" w:color="auto"/>
                  <w:left w:val="single" w:sz="4" w:space="0" w:color="auto"/>
                  <w:bottom w:val="single" w:sz="8" w:space="0" w:color="auto"/>
                  <w:right w:val="single" w:sz="4" w:space="0" w:color="000000"/>
                </w:tcBorders>
                <w:vAlign w:val="center"/>
                <w:hideMark/>
              </w:tcPr>
            </w:tcPrChange>
          </w:tcPr>
          <w:p w14:paraId="0459BB48" w14:textId="77777777" w:rsidR="006376AF" w:rsidRDefault="006376AF">
            <w:pPr>
              <w:jc w:val="center"/>
              <w:rPr>
                <w:ins w:id="1130" w:author="Karim Anaya-Izquierdo" w:date="2024-09-19T14:40:00Z" w16du:dateUtc="2024-09-19T13:40:00Z"/>
                <w:rFonts w:ascii="Calibri" w:hAnsi="Calibri" w:cs="Calibri"/>
                <w:color w:val="000000"/>
                <w:sz w:val="20"/>
                <w:szCs w:val="20"/>
              </w:rPr>
            </w:pPr>
            <w:ins w:id="1131" w:author="Karim Anaya-Izquierdo" w:date="2024-09-19T14:40:00Z" w16du:dateUtc="2024-09-19T13:40:00Z">
              <w:r>
                <w:rPr>
                  <w:rFonts w:ascii="Calibri" w:hAnsi="Calibri" w:cs="Calibri"/>
                  <w:color w:val="000000"/>
                  <w:sz w:val="20"/>
                  <w:szCs w:val="20"/>
                </w:rPr>
                <w:t xml:space="preserve">Root </w:t>
              </w:r>
              <w:proofErr w:type="gramStart"/>
              <w:r>
                <w:rPr>
                  <w:rFonts w:ascii="Calibri" w:hAnsi="Calibri" w:cs="Calibri"/>
                  <w:color w:val="000000"/>
                  <w:sz w:val="20"/>
                  <w:szCs w:val="20"/>
                </w:rPr>
                <w:t>mean</w:t>
              </w:r>
              <w:proofErr w:type="gramEnd"/>
              <w:r>
                <w:rPr>
                  <w:rFonts w:ascii="Calibri" w:hAnsi="Calibri" w:cs="Calibri"/>
                  <w:color w:val="000000"/>
                  <w:sz w:val="20"/>
                  <w:szCs w:val="20"/>
                </w:rPr>
                <w:t xml:space="preserve"> square error</w:t>
              </w:r>
            </w:ins>
          </w:p>
        </w:tc>
        <w:tc>
          <w:tcPr>
            <w:tcW w:w="2753" w:type="dxa"/>
            <w:gridSpan w:val="3"/>
            <w:tcBorders>
              <w:top w:val="single" w:sz="8" w:space="0" w:color="auto"/>
              <w:left w:val="nil"/>
              <w:bottom w:val="single" w:sz="8" w:space="0" w:color="auto"/>
              <w:right w:val="nil"/>
            </w:tcBorders>
            <w:vAlign w:val="center"/>
            <w:hideMark/>
            <w:tcPrChange w:id="1132" w:author="Karim Anaya-Izquierdo" w:date="2024-09-19T14:41:00Z" w16du:dateUtc="2024-09-19T13:41:00Z">
              <w:tcPr>
                <w:tcW w:w="2753" w:type="dxa"/>
                <w:gridSpan w:val="3"/>
                <w:tcBorders>
                  <w:top w:val="single" w:sz="8" w:space="0" w:color="auto"/>
                  <w:left w:val="nil"/>
                  <w:bottom w:val="single" w:sz="8" w:space="0" w:color="auto"/>
                  <w:right w:val="nil"/>
                </w:tcBorders>
                <w:vAlign w:val="center"/>
                <w:hideMark/>
              </w:tcPr>
            </w:tcPrChange>
          </w:tcPr>
          <w:p w14:paraId="0172624C" w14:textId="77777777" w:rsidR="006376AF" w:rsidRDefault="006376AF">
            <w:pPr>
              <w:jc w:val="center"/>
              <w:rPr>
                <w:ins w:id="1133" w:author="Karim Anaya-Izquierdo" w:date="2024-09-19T14:40:00Z" w16du:dateUtc="2024-09-19T13:40:00Z"/>
                <w:rFonts w:ascii="Calibri" w:hAnsi="Calibri" w:cs="Calibri"/>
                <w:color w:val="000000"/>
                <w:sz w:val="20"/>
                <w:szCs w:val="20"/>
              </w:rPr>
            </w:pPr>
            <w:ins w:id="1134" w:author="Karim Anaya-Izquierdo" w:date="2024-09-19T14:40:00Z" w16du:dateUtc="2024-09-19T13:40:00Z">
              <w:r>
                <w:rPr>
                  <w:rFonts w:ascii="Calibri" w:hAnsi="Calibri" w:cs="Calibri"/>
                  <w:color w:val="000000"/>
                  <w:sz w:val="20"/>
                  <w:szCs w:val="20"/>
                </w:rPr>
                <w:t>Probability area </w:t>
              </w:r>
            </w:ins>
          </w:p>
        </w:tc>
      </w:tr>
      <w:tr w:rsidR="00BD36A8" w14:paraId="765B19BC" w14:textId="77777777" w:rsidTr="00BD36A8">
        <w:trPr>
          <w:gridAfter w:val="1"/>
          <w:wAfter w:w="36" w:type="dxa"/>
          <w:trHeight w:val="458"/>
          <w:jc w:val="center"/>
          <w:ins w:id="1135" w:author="Karim Anaya-Izquierdo" w:date="2024-09-19T14:40:00Z"/>
        </w:trPr>
        <w:tc>
          <w:tcPr>
            <w:tcW w:w="740" w:type="dxa"/>
            <w:vMerge w:val="restart"/>
            <w:tcBorders>
              <w:top w:val="nil"/>
              <w:left w:val="nil"/>
              <w:bottom w:val="single" w:sz="8" w:space="0" w:color="000000"/>
              <w:right w:val="nil"/>
            </w:tcBorders>
            <w:vAlign w:val="bottom"/>
            <w:hideMark/>
          </w:tcPr>
          <w:p w14:paraId="37C85D29" w14:textId="77777777" w:rsidR="006376AF" w:rsidRDefault="006376AF">
            <w:pPr>
              <w:jc w:val="center"/>
              <w:rPr>
                <w:ins w:id="1136" w:author="Karim Anaya-Izquierdo" w:date="2024-09-19T14:40:00Z" w16du:dateUtc="2024-09-19T13:40:00Z"/>
                <w:rFonts w:ascii="Calibri" w:hAnsi="Calibri" w:cs="Calibri"/>
                <w:color w:val="000000"/>
                <w:sz w:val="20"/>
                <w:szCs w:val="20"/>
              </w:rPr>
            </w:pPr>
            <w:ins w:id="1137" w:author="Karim Anaya-Izquierdo" w:date="2024-09-19T14:40:00Z" w16du:dateUtc="2024-09-19T13:40:00Z">
              <w:r>
                <w:rPr>
                  <w:rFonts w:ascii="Calibri" w:hAnsi="Calibri" w:cs="Calibri"/>
                  <w:color w:val="000000"/>
                  <w:sz w:val="20"/>
                  <w:szCs w:val="20"/>
                </w:rPr>
                <w:t>Loading angle</w:t>
              </w:r>
            </w:ins>
          </w:p>
        </w:tc>
        <w:tc>
          <w:tcPr>
            <w:tcW w:w="993" w:type="dxa"/>
            <w:vMerge w:val="restart"/>
            <w:tcBorders>
              <w:top w:val="nil"/>
              <w:left w:val="nil"/>
              <w:bottom w:val="single" w:sz="8" w:space="0" w:color="000000"/>
              <w:right w:val="single" w:sz="4" w:space="0" w:color="auto"/>
            </w:tcBorders>
            <w:vAlign w:val="center"/>
            <w:hideMark/>
          </w:tcPr>
          <w:p w14:paraId="1CAABA49" w14:textId="77777777" w:rsidR="006376AF" w:rsidRDefault="006376AF">
            <w:pPr>
              <w:jc w:val="center"/>
              <w:rPr>
                <w:ins w:id="1138" w:author="Karim Anaya-Izquierdo" w:date="2024-09-19T14:40:00Z" w16du:dateUtc="2024-09-19T13:40:00Z"/>
                <w:rFonts w:ascii="Calibri" w:hAnsi="Calibri" w:cs="Calibri"/>
                <w:color w:val="000000"/>
                <w:sz w:val="20"/>
                <w:szCs w:val="20"/>
              </w:rPr>
            </w:pPr>
            <w:ins w:id="1139" w:author="Karim Anaya-Izquierdo" w:date="2024-09-19T14:40:00Z" w16du:dateUtc="2024-09-19T13:40:00Z">
              <w:r>
                <w:rPr>
                  <w:rFonts w:ascii="Calibri" w:hAnsi="Calibri" w:cs="Calibri"/>
                  <w:color w:val="000000"/>
                  <w:sz w:val="20"/>
                  <w:szCs w:val="20"/>
                </w:rPr>
                <w:t>Extension</w:t>
              </w:r>
            </w:ins>
          </w:p>
        </w:tc>
        <w:tc>
          <w:tcPr>
            <w:tcW w:w="995" w:type="dxa"/>
            <w:vMerge w:val="restart"/>
            <w:tcBorders>
              <w:top w:val="nil"/>
              <w:left w:val="single" w:sz="4" w:space="0" w:color="auto"/>
              <w:bottom w:val="single" w:sz="8" w:space="0" w:color="000000"/>
              <w:right w:val="nil"/>
            </w:tcBorders>
            <w:vAlign w:val="center"/>
            <w:hideMark/>
          </w:tcPr>
          <w:p w14:paraId="5CB95038" w14:textId="77777777" w:rsidR="006376AF" w:rsidRDefault="006376AF">
            <w:pPr>
              <w:jc w:val="center"/>
              <w:rPr>
                <w:ins w:id="1140" w:author="Karim Anaya-Izquierdo" w:date="2024-09-19T14:40:00Z" w16du:dateUtc="2024-09-19T13:40:00Z"/>
                <w:rFonts w:ascii="Calibri" w:hAnsi="Calibri" w:cs="Calibri"/>
                <w:color w:val="000000"/>
                <w:sz w:val="20"/>
                <w:szCs w:val="20"/>
              </w:rPr>
            </w:pPr>
            <w:ins w:id="1141" w:author="Karim Anaya-Izquierdo" w:date="2024-09-19T14:40:00Z" w16du:dateUtc="2024-09-19T13:40:00Z">
              <w:r>
                <w:rPr>
                  <w:rFonts w:ascii="Calibri" w:hAnsi="Calibri" w:cs="Calibri"/>
                  <w:color w:val="000000"/>
                  <w:sz w:val="20"/>
                  <w:szCs w:val="20"/>
                </w:rPr>
                <w:t>Prior prediction</w:t>
              </w:r>
            </w:ins>
          </w:p>
        </w:tc>
        <w:tc>
          <w:tcPr>
            <w:tcW w:w="1052" w:type="dxa"/>
            <w:vMerge w:val="restart"/>
            <w:tcBorders>
              <w:top w:val="nil"/>
              <w:left w:val="nil"/>
              <w:bottom w:val="single" w:sz="8" w:space="0" w:color="000000"/>
              <w:right w:val="nil"/>
            </w:tcBorders>
            <w:vAlign w:val="center"/>
            <w:hideMark/>
          </w:tcPr>
          <w:p w14:paraId="4C475C0B" w14:textId="77777777" w:rsidR="006376AF" w:rsidRDefault="006376AF">
            <w:pPr>
              <w:jc w:val="center"/>
              <w:rPr>
                <w:ins w:id="1142" w:author="Karim Anaya-Izquierdo" w:date="2024-09-19T14:40:00Z" w16du:dateUtc="2024-09-19T13:40:00Z"/>
                <w:rFonts w:ascii="Calibri" w:hAnsi="Calibri" w:cs="Calibri"/>
                <w:color w:val="000000"/>
                <w:sz w:val="20"/>
                <w:szCs w:val="20"/>
              </w:rPr>
            </w:pPr>
            <w:ins w:id="1143" w:author="Karim Anaya-Izquierdo" w:date="2024-09-19T14:40:00Z" w16du:dateUtc="2024-09-19T13:40:00Z">
              <w:r>
                <w:rPr>
                  <w:rFonts w:ascii="Calibri" w:hAnsi="Calibri" w:cs="Calibri"/>
                  <w:color w:val="000000"/>
                  <w:sz w:val="20"/>
                  <w:szCs w:val="20"/>
                </w:rPr>
                <w:t>Posterior prediction</w:t>
              </w:r>
            </w:ins>
          </w:p>
        </w:tc>
        <w:tc>
          <w:tcPr>
            <w:tcW w:w="1091" w:type="dxa"/>
            <w:vMerge w:val="restart"/>
            <w:tcBorders>
              <w:top w:val="nil"/>
              <w:left w:val="nil"/>
              <w:bottom w:val="single" w:sz="8" w:space="0" w:color="000000"/>
              <w:right w:val="single" w:sz="4" w:space="0" w:color="auto"/>
            </w:tcBorders>
            <w:vAlign w:val="center"/>
            <w:hideMark/>
          </w:tcPr>
          <w:p w14:paraId="68A2FAD2" w14:textId="77777777" w:rsidR="006376AF" w:rsidRDefault="006376AF">
            <w:pPr>
              <w:jc w:val="center"/>
              <w:rPr>
                <w:ins w:id="1144" w:author="Karim Anaya-Izquierdo" w:date="2024-09-19T14:40:00Z" w16du:dateUtc="2024-09-19T13:40:00Z"/>
                <w:rFonts w:ascii="Calibri" w:hAnsi="Calibri" w:cs="Calibri"/>
                <w:color w:val="000000"/>
                <w:sz w:val="20"/>
                <w:szCs w:val="20"/>
              </w:rPr>
            </w:pPr>
            <w:ins w:id="1145" w:author="Karim Anaya-Izquierdo" w:date="2024-09-19T14:40:00Z" w16du:dateUtc="2024-09-19T13:40:00Z">
              <w:r>
                <w:rPr>
                  <w:rFonts w:ascii="Calibri" w:hAnsi="Calibri" w:cs="Calibri"/>
                  <w:color w:val="000000"/>
                  <w:sz w:val="20"/>
                  <w:szCs w:val="20"/>
                </w:rPr>
                <w:t>Reduction</w:t>
              </w:r>
            </w:ins>
          </w:p>
        </w:tc>
        <w:tc>
          <w:tcPr>
            <w:tcW w:w="956" w:type="dxa"/>
            <w:vMerge w:val="restart"/>
            <w:tcBorders>
              <w:top w:val="nil"/>
              <w:left w:val="single" w:sz="4" w:space="0" w:color="auto"/>
              <w:bottom w:val="single" w:sz="8" w:space="0" w:color="000000"/>
              <w:right w:val="nil"/>
            </w:tcBorders>
            <w:vAlign w:val="center"/>
            <w:hideMark/>
          </w:tcPr>
          <w:p w14:paraId="4F7D288C" w14:textId="77777777" w:rsidR="006376AF" w:rsidRDefault="006376AF">
            <w:pPr>
              <w:jc w:val="center"/>
              <w:rPr>
                <w:ins w:id="1146" w:author="Karim Anaya-Izquierdo" w:date="2024-09-19T14:40:00Z" w16du:dateUtc="2024-09-19T13:40:00Z"/>
                <w:rFonts w:ascii="Calibri" w:hAnsi="Calibri" w:cs="Calibri"/>
                <w:color w:val="000000"/>
                <w:sz w:val="20"/>
                <w:szCs w:val="20"/>
              </w:rPr>
            </w:pPr>
            <w:ins w:id="1147" w:author="Karim Anaya-Izquierdo" w:date="2024-09-19T14:40:00Z" w16du:dateUtc="2024-09-19T13:40:00Z">
              <w:r>
                <w:rPr>
                  <w:rFonts w:ascii="Calibri" w:hAnsi="Calibri" w:cs="Calibri"/>
                  <w:color w:val="000000"/>
                  <w:sz w:val="20"/>
                  <w:szCs w:val="20"/>
                </w:rPr>
                <w:t>Prior prediction</w:t>
              </w:r>
            </w:ins>
          </w:p>
        </w:tc>
        <w:tc>
          <w:tcPr>
            <w:tcW w:w="899" w:type="dxa"/>
            <w:vMerge w:val="restart"/>
            <w:tcBorders>
              <w:top w:val="nil"/>
              <w:left w:val="nil"/>
              <w:bottom w:val="single" w:sz="8" w:space="0" w:color="000000"/>
              <w:right w:val="nil"/>
            </w:tcBorders>
            <w:vAlign w:val="center"/>
            <w:hideMark/>
          </w:tcPr>
          <w:p w14:paraId="0F897008" w14:textId="77777777" w:rsidR="006376AF" w:rsidRDefault="006376AF">
            <w:pPr>
              <w:jc w:val="center"/>
              <w:rPr>
                <w:ins w:id="1148" w:author="Karim Anaya-Izquierdo" w:date="2024-09-19T14:40:00Z" w16du:dateUtc="2024-09-19T13:40:00Z"/>
                <w:rFonts w:ascii="Calibri" w:hAnsi="Calibri" w:cs="Calibri"/>
                <w:color w:val="000000"/>
                <w:sz w:val="20"/>
                <w:szCs w:val="20"/>
              </w:rPr>
            </w:pPr>
            <w:ins w:id="1149" w:author="Karim Anaya-Izquierdo" w:date="2024-09-19T14:40:00Z" w16du:dateUtc="2024-09-19T13:40:00Z">
              <w:r>
                <w:rPr>
                  <w:rFonts w:ascii="Calibri" w:hAnsi="Calibri" w:cs="Calibri"/>
                  <w:color w:val="000000"/>
                  <w:sz w:val="20"/>
                  <w:szCs w:val="20"/>
                </w:rPr>
                <w:t>Posterior prediction</w:t>
              </w:r>
            </w:ins>
          </w:p>
        </w:tc>
        <w:tc>
          <w:tcPr>
            <w:tcW w:w="898" w:type="dxa"/>
            <w:vMerge w:val="restart"/>
            <w:tcBorders>
              <w:top w:val="nil"/>
              <w:left w:val="nil"/>
              <w:bottom w:val="single" w:sz="8" w:space="0" w:color="000000"/>
              <w:right w:val="single" w:sz="4" w:space="0" w:color="auto"/>
            </w:tcBorders>
            <w:vAlign w:val="center"/>
            <w:hideMark/>
          </w:tcPr>
          <w:p w14:paraId="269BAF56" w14:textId="77777777" w:rsidR="006376AF" w:rsidRDefault="006376AF">
            <w:pPr>
              <w:jc w:val="center"/>
              <w:rPr>
                <w:ins w:id="1150" w:author="Karim Anaya-Izquierdo" w:date="2024-09-19T14:40:00Z" w16du:dateUtc="2024-09-19T13:40:00Z"/>
                <w:rFonts w:ascii="Calibri" w:hAnsi="Calibri" w:cs="Calibri"/>
                <w:color w:val="000000"/>
                <w:sz w:val="20"/>
                <w:szCs w:val="20"/>
              </w:rPr>
            </w:pPr>
            <w:ins w:id="1151" w:author="Karim Anaya-Izquierdo" w:date="2024-09-19T14:40:00Z" w16du:dateUtc="2024-09-19T13:40:00Z">
              <w:r>
                <w:rPr>
                  <w:rFonts w:ascii="Calibri" w:hAnsi="Calibri" w:cs="Calibri"/>
                  <w:color w:val="000000"/>
                  <w:sz w:val="20"/>
                  <w:szCs w:val="20"/>
                </w:rPr>
                <w:t>Reduction</w:t>
              </w:r>
            </w:ins>
          </w:p>
        </w:tc>
      </w:tr>
      <w:tr w:rsidR="007029B0" w14:paraId="3A5DACB1" w14:textId="77777777" w:rsidTr="00BD36A8">
        <w:trPr>
          <w:trHeight w:val="340"/>
          <w:jc w:val="center"/>
          <w:ins w:id="1152" w:author="Karim Anaya-Izquierdo" w:date="2024-09-19T14:40:00Z"/>
        </w:trPr>
        <w:tc>
          <w:tcPr>
            <w:tcW w:w="740" w:type="dxa"/>
            <w:vMerge/>
            <w:tcBorders>
              <w:top w:val="nil"/>
              <w:left w:val="nil"/>
              <w:bottom w:val="single" w:sz="8" w:space="0" w:color="000000"/>
              <w:right w:val="nil"/>
            </w:tcBorders>
            <w:vAlign w:val="center"/>
            <w:hideMark/>
          </w:tcPr>
          <w:p w14:paraId="12B9B76A" w14:textId="77777777" w:rsidR="006376AF" w:rsidRDefault="006376AF">
            <w:pPr>
              <w:rPr>
                <w:ins w:id="1153" w:author="Karim Anaya-Izquierdo" w:date="2024-09-19T14:40:00Z" w16du:dateUtc="2024-09-19T13:40:00Z"/>
                <w:rFonts w:ascii="Calibri" w:hAnsi="Calibri" w:cs="Calibri"/>
                <w:color w:val="000000"/>
                <w:sz w:val="20"/>
                <w:szCs w:val="20"/>
              </w:rPr>
            </w:pPr>
          </w:p>
        </w:tc>
        <w:tc>
          <w:tcPr>
            <w:tcW w:w="993" w:type="dxa"/>
            <w:vMerge/>
            <w:tcBorders>
              <w:top w:val="nil"/>
              <w:left w:val="nil"/>
              <w:bottom w:val="single" w:sz="8" w:space="0" w:color="000000"/>
              <w:right w:val="single" w:sz="4" w:space="0" w:color="auto"/>
            </w:tcBorders>
            <w:vAlign w:val="center"/>
            <w:hideMark/>
          </w:tcPr>
          <w:p w14:paraId="79BE0F08" w14:textId="77777777" w:rsidR="006376AF" w:rsidRDefault="006376AF">
            <w:pPr>
              <w:rPr>
                <w:ins w:id="1154" w:author="Karim Anaya-Izquierdo" w:date="2024-09-19T14:40:00Z" w16du:dateUtc="2024-09-19T13:40:00Z"/>
                <w:rFonts w:ascii="Calibri" w:hAnsi="Calibri" w:cs="Calibri"/>
                <w:color w:val="000000"/>
                <w:sz w:val="20"/>
                <w:szCs w:val="20"/>
              </w:rPr>
            </w:pPr>
          </w:p>
        </w:tc>
        <w:tc>
          <w:tcPr>
            <w:tcW w:w="995" w:type="dxa"/>
            <w:vMerge/>
            <w:tcBorders>
              <w:top w:val="nil"/>
              <w:left w:val="single" w:sz="4" w:space="0" w:color="auto"/>
              <w:bottom w:val="single" w:sz="8" w:space="0" w:color="000000"/>
              <w:right w:val="nil"/>
            </w:tcBorders>
            <w:vAlign w:val="center"/>
            <w:hideMark/>
          </w:tcPr>
          <w:p w14:paraId="0B53A896" w14:textId="77777777" w:rsidR="006376AF" w:rsidRDefault="006376AF">
            <w:pPr>
              <w:rPr>
                <w:ins w:id="1155" w:author="Karim Anaya-Izquierdo" w:date="2024-09-19T14:40:00Z" w16du:dateUtc="2024-09-19T13:40:00Z"/>
                <w:rFonts w:ascii="Calibri" w:hAnsi="Calibri" w:cs="Calibri"/>
                <w:color w:val="000000"/>
                <w:sz w:val="20"/>
                <w:szCs w:val="20"/>
              </w:rPr>
            </w:pPr>
          </w:p>
        </w:tc>
        <w:tc>
          <w:tcPr>
            <w:tcW w:w="1052" w:type="dxa"/>
            <w:vMerge/>
            <w:tcBorders>
              <w:top w:val="nil"/>
              <w:left w:val="nil"/>
              <w:bottom w:val="single" w:sz="8" w:space="0" w:color="000000"/>
              <w:right w:val="nil"/>
            </w:tcBorders>
            <w:vAlign w:val="center"/>
            <w:hideMark/>
          </w:tcPr>
          <w:p w14:paraId="23772D94" w14:textId="77777777" w:rsidR="006376AF" w:rsidRDefault="006376AF">
            <w:pPr>
              <w:rPr>
                <w:ins w:id="1156" w:author="Karim Anaya-Izquierdo" w:date="2024-09-19T14:40:00Z" w16du:dateUtc="2024-09-19T13:40:00Z"/>
                <w:rFonts w:ascii="Calibri" w:hAnsi="Calibri" w:cs="Calibri"/>
                <w:color w:val="000000"/>
                <w:sz w:val="20"/>
                <w:szCs w:val="20"/>
              </w:rPr>
            </w:pPr>
          </w:p>
        </w:tc>
        <w:tc>
          <w:tcPr>
            <w:tcW w:w="1091" w:type="dxa"/>
            <w:vMerge/>
            <w:tcBorders>
              <w:top w:val="nil"/>
              <w:left w:val="nil"/>
              <w:bottom w:val="single" w:sz="8" w:space="0" w:color="000000"/>
              <w:right w:val="single" w:sz="4" w:space="0" w:color="auto"/>
            </w:tcBorders>
            <w:vAlign w:val="center"/>
            <w:hideMark/>
          </w:tcPr>
          <w:p w14:paraId="2E1C4B40" w14:textId="77777777" w:rsidR="006376AF" w:rsidRDefault="006376AF">
            <w:pPr>
              <w:rPr>
                <w:ins w:id="1157" w:author="Karim Anaya-Izquierdo" w:date="2024-09-19T14:40:00Z" w16du:dateUtc="2024-09-19T13:40:00Z"/>
                <w:rFonts w:ascii="Calibri" w:hAnsi="Calibri" w:cs="Calibri"/>
                <w:color w:val="000000"/>
                <w:sz w:val="20"/>
                <w:szCs w:val="20"/>
              </w:rPr>
            </w:pPr>
          </w:p>
        </w:tc>
        <w:tc>
          <w:tcPr>
            <w:tcW w:w="956" w:type="dxa"/>
            <w:vMerge/>
            <w:tcBorders>
              <w:top w:val="nil"/>
              <w:left w:val="single" w:sz="4" w:space="0" w:color="auto"/>
              <w:bottom w:val="single" w:sz="8" w:space="0" w:color="000000"/>
              <w:right w:val="nil"/>
            </w:tcBorders>
            <w:vAlign w:val="center"/>
            <w:hideMark/>
          </w:tcPr>
          <w:p w14:paraId="0E7FB0D7" w14:textId="77777777" w:rsidR="006376AF" w:rsidRDefault="006376AF">
            <w:pPr>
              <w:rPr>
                <w:ins w:id="1158" w:author="Karim Anaya-Izquierdo" w:date="2024-09-19T14:40:00Z" w16du:dateUtc="2024-09-19T13:40:00Z"/>
                <w:rFonts w:ascii="Calibri" w:hAnsi="Calibri" w:cs="Calibri"/>
                <w:color w:val="000000"/>
                <w:sz w:val="20"/>
                <w:szCs w:val="20"/>
              </w:rPr>
            </w:pPr>
          </w:p>
        </w:tc>
        <w:tc>
          <w:tcPr>
            <w:tcW w:w="899" w:type="dxa"/>
            <w:vMerge/>
            <w:tcBorders>
              <w:top w:val="nil"/>
              <w:left w:val="nil"/>
              <w:bottom w:val="single" w:sz="8" w:space="0" w:color="000000"/>
              <w:right w:val="nil"/>
            </w:tcBorders>
            <w:vAlign w:val="center"/>
            <w:hideMark/>
          </w:tcPr>
          <w:p w14:paraId="53AFF2BC" w14:textId="77777777" w:rsidR="006376AF" w:rsidRDefault="006376AF">
            <w:pPr>
              <w:rPr>
                <w:ins w:id="1159" w:author="Karim Anaya-Izquierdo" w:date="2024-09-19T14:40:00Z" w16du:dateUtc="2024-09-19T13:40:00Z"/>
                <w:rFonts w:ascii="Calibri" w:hAnsi="Calibri" w:cs="Calibri"/>
                <w:color w:val="000000"/>
                <w:sz w:val="20"/>
                <w:szCs w:val="20"/>
              </w:rPr>
            </w:pPr>
          </w:p>
        </w:tc>
        <w:tc>
          <w:tcPr>
            <w:tcW w:w="898" w:type="dxa"/>
            <w:vMerge/>
            <w:tcBorders>
              <w:top w:val="nil"/>
              <w:left w:val="nil"/>
              <w:bottom w:val="single" w:sz="8" w:space="0" w:color="000000"/>
              <w:right w:val="single" w:sz="4" w:space="0" w:color="auto"/>
            </w:tcBorders>
            <w:vAlign w:val="center"/>
            <w:hideMark/>
          </w:tcPr>
          <w:p w14:paraId="1FFFECD7" w14:textId="77777777" w:rsidR="006376AF" w:rsidRDefault="006376AF">
            <w:pPr>
              <w:rPr>
                <w:ins w:id="1160" w:author="Karim Anaya-Izquierdo" w:date="2024-09-19T14:40:00Z" w16du:dateUtc="2024-09-19T13:40:00Z"/>
                <w:rFonts w:ascii="Calibri" w:hAnsi="Calibri" w:cs="Calibri"/>
                <w:color w:val="000000"/>
                <w:sz w:val="20"/>
                <w:szCs w:val="20"/>
              </w:rPr>
            </w:pPr>
          </w:p>
        </w:tc>
        <w:tc>
          <w:tcPr>
            <w:tcW w:w="36" w:type="dxa"/>
            <w:tcBorders>
              <w:top w:val="nil"/>
              <w:left w:val="nil"/>
              <w:bottom w:val="nil"/>
              <w:right w:val="nil"/>
            </w:tcBorders>
            <w:noWrap/>
            <w:vAlign w:val="bottom"/>
            <w:hideMark/>
          </w:tcPr>
          <w:p w14:paraId="382DC614" w14:textId="77777777" w:rsidR="006376AF" w:rsidRDefault="006376AF">
            <w:pPr>
              <w:jc w:val="center"/>
              <w:rPr>
                <w:ins w:id="1161" w:author="Karim Anaya-Izquierdo" w:date="2024-09-19T14:40:00Z" w16du:dateUtc="2024-09-19T13:40:00Z"/>
                <w:rFonts w:ascii="Calibri" w:hAnsi="Calibri" w:cs="Calibri"/>
                <w:color w:val="000000"/>
                <w:sz w:val="20"/>
                <w:szCs w:val="20"/>
              </w:rPr>
            </w:pPr>
          </w:p>
        </w:tc>
      </w:tr>
      <w:tr w:rsidR="00BD36A8" w14:paraId="2EE6D304" w14:textId="77777777" w:rsidTr="00BD36A8">
        <w:trPr>
          <w:trHeight w:val="320"/>
          <w:jc w:val="center"/>
          <w:ins w:id="1162" w:author="Karim Anaya-Izquierdo" w:date="2024-09-19T14:40:00Z"/>
        </w:trPr>
        <w:tc>
          <w:tcPr>
            <w:tcW w:w="740" w:type="dxa"/>
            <w:vMerge w:val="restart"/>
            <w:tcBorders>
              <w:top w:val="nil"/>
              <w:left w:val="nil"/>
              <w:bottom w:val="single" w:sz="8" w:space="0" w:color="000000"/>
              <w:right w:val="nil"/>
            </w:tcBorders>
            <w:vAlign w:val="center"/>
            <w:hideMark/>
          </w:tcPr>
          <w:p w14:paraId="69837B5C" w14:textId="77777777" w:rsidR="006376AF" w:rsidRDefault="006376AF">
            <w:pPr>
              <w:jc w:val="center"/>
              <w:rPr>
                <w:ins w:id="1163" w:author="Karim Anaya-Izquierdo" w:date="2024-09-19T14:40:00Z" w16du:dateUtc="2024-09-19T13:40:00Z"/>
                <w:rFonts w:ascii="Calibri" w:hAnsi="Calibri" w:cs="Calibri"/>
                <w:color w:val="000000"/>
                <w:sz w:val="20"/>
                <w:szCs w:val="20"/>
              </w:rPr>
            </w:pPr>
            <w:ins w:id="1164" w:author="Karim Anaya-Izquierdo" w:date="2024-09-19T14:40:00Z" w16du:dateUtc="2024-09-19T13:40:00Z">
              <w:r>
                <w:rPr>
                  <w:rFonts w:ascii="Calibri" w:hAnsi="Calibri" w:cs="Calibri"/>
                  <w:color w:val="000000"/>
                  <w:sz w:val="20"/>
                  <w:szCs w:val="20"/>
                </w:rPr>
                <w:t>45°</w:t>
              </w:r>
            </w:ins>
          </w:p>
        </w:tc>
        <w:tc>
          <w:tcPr>
            <w:tcW w:w="993" w:type="dxa"/>
            <w:tcBorders>
              <w:top w:val="nil"/>
              <w:left w:val="nil"/>
              <w:bottom w:val="nil"/>
              <w:right w:val="nil"/>
            </w:tcBorders>
            <w:vAlign w:val="center"/>
            <w:hideMark/>
          </w:tcPr>
          <w:p w14:paraId="74206C09" w14:textId="77777777" w:rsidR="006376AF" w:rsidRDefault="006376AF">
            <w:pPr>
              <w:jc w:val="center"/>
              <w:rPr>
                <w:ins w:id="1165" w:author="Karim Anaya-Izquierdo" w:date="2024-09-19T14:40:00Z" w16du:dateUtc="2024-09-19T13:40:00Z"/>
                <w:rFonts w:ascii="Calibri" w:hAnsi="Calibri" w:cs="Calibri"/>
                <w:color w:val="000000"/>
                <w:sz w:val="20"/>
                <w:szCs w:val="20"/>
              </w:rPr>
            </w:pPr>
            <w:ins w:id="1166" w:author="Karim Anaya-Izquierdo" w:date="2024-09-19T14:40:00Z" w16du:dateUtc="2024-09-19T13:40: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1ADD7987" w14:textId="77777777" w:rsidR="006376AF" w:rsidRDefault="006376AF">
            <w:pPr>
              <w:jc w:val="center"/>
              <w:rPr>
                <w:ins w:id="1167" w:author="Karim Anaya-Izquierdo" w:date="2024-09-19T14:40:00Z" w16du:dateUtc="2024-09-19T13:40:00Z"/>
                <w:rFonts w:ascii="Calibri" w:hAnsi="Calibri" w:cs="Calibri"/>
                <w:color w:val="000000"/>
                <w:sz w:val="20"/>
                <w:szCs w:val="20"/>
              </w:rPr>
            </w:pPr>
            <w:ins w:id="1168" w:author="Karim Anaya-Izquierdo" w:date="2024-09-19T14:40:00Z" w16du:dateUtc="2024-09-19T13:40:00Z">
              <w:r>
                <w:rPr>
                  <w:rFonts w:ascii="Calibri" w:hAnsi="Calibri" w:cs="Calibri"/>
                  <w:color w:val="000000"/>
                  <w:sz w:val="20"/>
                  <w:szCs w:val="20"/>
                </w:rPr>
                <w:t>0.0163</w:t>
              </w:r>
            </w:ins>
          </w:p>
        </w:tc>
        <w:tc>
          <w:tcPr>
            <w:tcW w:w="1052" w:type="dxa"/>
            <w:tcBorders>
              <w:top w:val="nil"/>
              <w:left w:val="nil"/>
              <w:bottom w:val="nil"/>
              <w:right w:val="nil"/>
            </w:tcBorders>
            <w:vAlign w:val="center"/>
            <w:hideMark/>
          </w:tcPr>
          <w:p w14:paraId="3D8BE4DE" w14:textId="77777777" w:rsidR="006376AF" w:rsidRDefault="006376AF">
            <w:pPr>
              <w:jc w:val="center"/>
              <w:rPr>
                <w:ins w:id="1169" w:author="Karim Anaya-Izquierdo" w:date="2024-09-19T14:40:00Z" w16du:dateUtc="2024-09-19T13:40:00Z"/>
                <w:rFonts w:ascii="Calibri" w:hAnsi="Calibri" w:cs="Calibri"/>
                <w:color w:val="000000"/>
                <w:sz w:val="20"/>
                <w:szCs w:val="20"/>
              </w:rPr>
            </w:pPr>
            <w:ins w:id="1170" w:author="Karim Anaya-Izquierdo" w:date="2024-09-19T14:40:00Z" w16du:dateUtc="2024-09-19T13:40:00Z">
              <w:r>
                <w:rPr>
                  <w:rFonts w:ascii="Calibri" w:hAnsi="Calibri" w:cs="Calibri"/>
                  <w:color w:val="000000"/>
                  <w:sz w:val="20"/>
                  <w:szCs w:val="20"/>
                </w:rPr>
                <w:t>0.0077</w:t>
              </w:r>
            </w:ins>
          </w:p>
        </w:tc>
        <w:tc>
          <w:tcPr>
            <w:tcW w:w="1091" w:type="dxa"/>
            <w:tcBorders>
              <w:top w:val="nil"/>
              <w:left w:val="nil"/>
              <w:bottom w:val="nil"/>
              <w:right w:val="single" w:sz="4" w:space="0" w:color="auto"/>
            </w:tcBorders>
            <w:vAlign w:val="center"/>
            <w:hideMark/>
          </w:tcPr>
          <w:p w14:paraId="3AD7F4A9" w14:textId="77777777" w:rsidR="006376AF" w:rsidRDefault="006376AF">
            <w:pPr>
              <w:jc w:val="center"/>
              <w:rPr>
                <w:ins w:id="1171" w:author="Karim Anaya-Izquierdo" w:date="2024-09-19T14:40:00Z" w16du:dateUtc="2024-09-19T13:40:00Z"/>
                <w:rFonts w:ascii="Calibri" w:hAnsi="Calibri" w:cs="Calibri"/>
                <w:color w:val="000000"/>
                <w:sz w:val="20"/>
                <w:szCs w:val="20"/>
              </w:rPr>
            </w:pPr>
            <w:ins w:id="1172" w:author="Karim Anaya-Izquierdo" w:date="2024-09-19T14:40:00Z" w16du:dateUtc="2024-09-19T13:40:00Z">
              <w:r>
                <w:rPr>
                  <w:rFonts w:ascii="Calibri" w:hAnsi="Calibri" w:cs="Calibri"/>
                  <w:color w:val="000000"/>
                  <w:sz w:val="20"/>
                  <w:szCs w:val="20"/>
                </w:rPr>
                <w:t>53%</w:t>
              </w:r>
            </w:ins>
          </w:p>
        </w:tc>
        <w:tc>
          <w:tcPr>
            <w:tcW w:w="956" w:type="dxa"/>
            <w:tcBorders>
              <w:top w:val="nil"/>
              <w:left w:val="nil"/>
              <w:bottom w:val="nil"/>
              <w:right w:val="nil"/>
            </w:tcBorders>
            <w:vAlign w:val="center"/>
            <w:hideMark/>
          </w:tcPr>
          <w:p w14:paraId="09D1D356" w14:textId="77777777" w:rsidR="006376AF" w:rsidRDefault="006376AF">
            <w:pPr>
              <w:jc w:val="center"/>
              <w:rPr>
                <w:ins w:id="1173" w:author="Karim Anaya-Izquierdo" w:date="2024-09-19T14:40:00Z" w16du:dateUtc="2024-09-19T13:40:00Z"/>
                <w:rFonts w:ascii="Calibri" w:hAnsi="Calibri" w:cs="Calibri"/>
                <w:color w:val="000000"/>
                <w:sz w:val="20"/>
                <w:szCs w:val="20"/>
              </w:rPr>
            </w:pPr>
            <w:ins w:id="1174" w:author="Karim Anaya-Izquierdo" w:date="2024-09-19T14:40:00Z" w16du:dateUtc="2024-09-19T13:40:00Z">
              <w:r>
                <w:rPr>
                  <w:rFonts w:ascii="Calibri" w:hAnsi="Calibri" w:cs="Calibri"/>
                  <w:color w:val="000000"/>
                  <w:sz w:val="20"/>
                  <w:szCs w:val="20"/>
                </w:rPr>
                <w:t>0.179</w:t>
              </w:r>
            </w:ins>
          </w:p>
        </w:tc>
        <w:tc>
          <w:tcPr>
            <w:tcW w:w="899" w:type="dxa"/>
            <w:tcBorders>
              <w:top w:val="nil"/>
              <w:left w:val="nil"/>
              <w:bottom w:val="nil"/>
              <w:right w:val="nil"/>
            </w:tcBorders>
            <w:vAlign w:val="center"/>
            <w:hideMark/>
          </w:tcPr>
          <w:p w14:paraId="51A538D9" w14:textId="77777777" w:rsidR="006376AF" w:rsidRDefault="006376AF">
            <w:pPr>
              <w:jc w:val="center"/>
              <w:rPr>
                <w:ins w:id="1175" w:author="Karim Anaya-Izquierdo" w:date="2024-09-19T14:40:00Z" w16du:dateUtc="2024-09-19T13:40:00Z"/>
                <w:rFonts w:ascii="Calibri" w:hAnsi="Calibri" w:cs="Calibri"/>
                <w:color w:val="000000"/>
                <w:sz w:val="20"/>
                <w:szCs w:val="20"/>
              </w:rPr>
            </w:pPr>
            <w:ins w:id="1176" w:author="Karim Anaya-Izquierdo" w:date="2024-09-19T14:40:00Z" w16du:dateUtc="2024-09-19T13:40:00Z">
              <w:r>
                <w:rPr>
                  <w:rFonts w:ascii="Calibri" w:hAnsi="Calibri" w:cs="Calibri"/>
                  <w:color w:val="000000"/>
                  <w:sz w:val="20"/>
                  <w:szCs w:val="20"/>
                </w:rPr>
                <w:t>0.0145</w:t>
              </w:r>
            </w:ins>
          </w:p>
        </w:tc>
        <w:tc>
          <w:tcPr>
            <w:tcW w:w="898" w:type="dxa"/>
            <w:tcBorders>
              <w:top w:val="nil"/>
              <w:left w:val="nil"/>
              <w:bottom w:val="nil"/>
              <w:right w:val="nil"/>
            </w:tcBorders>
            <w:vAlign w:val="center"/>
            <w:hideMark/>
          </w:tcPr>
          <w:p w14:paraId="4A82B5EC" w14:textId="77777777" w:rsidR="006376AF" w:rsidRDefault="006376AF">
            <w:pPr>
              <w:jc w:val="center"/>
              <w:rPr>
                <w:ins w:id="1177" w:author="Karim Anaya-Izquierdo" w:date="2024-09-19T14:40:00Z" w16du:dateUtc="2024-09-19T13:40:00Z"/>
                <w:rFonts w:ascii="Calibri" w:hAnsi="Calibri" w:cs="Calibri"/>
                <w:color w:val="000000"/>
                <w:sz w:val="20"/>
                <w:szCs w:val="20"/>
              </w:rPr>
            </w:pPr>
            <w:ins w:id="1178" w:author="Karim Anaya-Izquierdo" w:date="2024-09-19T14:40:00Z" w16du:dateUtc="2024-09-19T13:40:00Z">
              <w:r>
                <w:rPr>
                  <w:rFonts w:ascii="Calibri" w:hAnsi="Calibri" w:cs="Calibri"/>
                  <w:color w:val="000000"/>
                  <w:sz w:val="20"/>
                  <w:szCs w:val="20"/>
                </w:rPr>
                <w:t>92%</w:t>
              </w:r>
            </w:ins>
          </w:p>
        </w:tc>
        <w:tc>
          <w:tcPr>
            <w:tcW w:w="36" w:type="dxa"/>
            <w:vAlign w:val="center"/>
            <w:hideMark/>
          </w:tcPr>
          <w:p w14:paraId="1389F774" w14:textId="77777777" w:rsidR="006376AF" w:rsidRDefault="006376AF">
            <w:pPr>
              <w:rPr>
                <w:ins w:id="1179" w:author="Karim Anaya-Izquierdo" w:date="2024-09-19T14:40:00Z" w16du:dateUtc="2024-09-19T13:40:00Z"/>
                <w:sz w:val="20"/>
                <w:szCs w:val="20"/>
              </w:rPr>
            </w:pPr>
          </w:p>
        </w:tc>
      </w:tr>
      <w:tr w:rsidR="00BD36A8" w14:paraId="6792D5B5" w14:textId="77777777" w:rsidTr="00BD36A8">
        <w:trPr>
          <w:trHeight w:val="340"/>
          <w:jc w:val="center"/>
          <w:ins w:id="1180" w:author="Karim Anaya-Izquierdo" w:date="2024-09-19T14:40:00Z"/>
        </w:trPr>
        <w:tc>
          <w:tcPr>
            <w:tcW w:w="740" w:type="dxa"/>
            <w:vMerge/>
            <w:tcBorders>
              <w:top w:val="nil"/>
              <w:left w:val="nil"/>
              <w:bottom w:val="single" w:sz="8" w:space="0" w:color="000000"/>
              <w:right w:val="nil"/>
            </w:tcBorders>
            <w:vAlign w:val="center"/>
            <w:hideMark/>
          </w:tcPr>
          <w:p w14:paraId="683A0AEE" w14:textId="77777777" w:rsidR="006376AF" w:rsidRDefault="006376AF">
            <w:pPr>
              <w:rPr>
                <w:ins w:id="1181" w:author="Karim Anaya-Izquierdo" w:date="2024-09-19T14:40:00Z" w16du:dateUtc="2024-09-19T13:40: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15C23B6F" w14:textId="77777777" w:rsidR="006376AF" w:rsidRDefault="006376AF">
            <w:pPr>
              <w:jc w:val="center"/>
              <w:rPr>
                <w:ins w:id="1182" w:author="Karim Anaya-Izquierdo" w:date="2024-09-19T14:40:00Z" w16du:dateUtc="2024-09-19T13:40:00Z"/>
                <w:rFonts w:ascii="Calibri" w:hAnsi="Calibri" w:cs="Calibri"/>
                <w:color w:val="000000"/>
                <w:sz w:val="20"/>
                <w:szCs w:val="20"/>
              </w:rPr>
            </w:pPr>
            <w:ins w:id="1183" w:author="Karim Anaya-Izquierdo" w:date="2024-09-19T14:40:00Z" w16du:dateUtc="2024-09-19T13:40: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576EC52C" w14:textId="77777777" w:rsidR="006376AF" w:rsidRDefault="006376AF">
            <w:pPr>
              <w:jc w:val="center"/>
              <w:rPr>
                <w:ins w:id="1184" w:author="Karim Anaya-Izquierdo" w:date="2024-09-19T14:40:00Z" w16du:dateUtc="2024-09-19T13:40:00Z"/>
                <w:rFonts w:ascii="Calibri" w:hAnsi="Calibri" w:cs="Calibri"/>
                <w:color w:val="000000"/>
                <w:sz w:val="20"/>
                <w:szCs w:val="20"/>
              </w:rPr>
            </w:pPr>
            <w:ins w:id="1185" w:author="Karim Anaya-Izquierdo" w:date="2024-09-19T14:40:00Z" w16du:dateUtc="2024-09-19T13:40:00Z">
              <w:r>
                <w:rPr>
                  <w:rFonts w:ascii="Calibri" w:hAnsi="Calibri" w:cs="Calibri"/>
                  <w:color w:val="000000"/>
                  <w:sz w:val="20"/>
                  <w:szCs w:val="20"/>
                </w:rPr>
                <w:t>0.0222</w:t>
              </w:r>
            </w:ins>
          </w:p>
        </w:tc>
        <w:tc>
          <w:tcPr>
            <w:tcW w:w="1052" w:type="dxa"/>
            <w:tcBorders>
              <w:top w:val="nil"/>
              <w:left w:val="nil"/>
              <w:bottom w:val="single" w:sz="8" w:space="0" w:color="auto"/>
              <w:right w:val="nil"/>
            </w:tcBorders>
            <w:vAlign w:val="center"/>
            <w:hideMark/>
          </w:tcPr>
          <w:p w14:paraId="4F8F1D7F" w14:textId="77777777" w:rsidR="006376AF" w:rsidRDefault="006376AF">
            <w:pPr>
              <w:jc w:val="center"/>
              <w:rPr>
                <w:ins w:id="1186" w:author="Karim Anaya-Izquierdo" w:date="2024-09-19T14:40:00Z" w16du:dateUtc="2024-09-19T13:40:00Z"/>
                <w:rFonts w:ascii="Calibri" w:hAnsi="Calibri" w:cs="Calibri"/>
                <w:color w:val="000000"/>
                <w:sz w:val="20"/>
                <w:szCs w:val="20"/>
              </w:rPr>
            </w:pPr>
            <w:ins w:id="1187" w:author="Karim Anaya-Izquierdo" w:date="2024-09-19T14:40:00Z" w16du:dateUtc="2024-09-19T13:40:00Z">
              <w:r>
                <w:rPr>
                  <w:rFonts w:ascii="Calibri" w:hAnsi="Calibri" w:cs="Calibri"/>
                  <w:color w:val="000000"/>
                  <w:sz w:val="20"/>
                  <w:szCs w:val="20"/>
                </w:rPr>
                <w:t>0.0089</w:t>
              </w:r>
            </w:ins>
          </w:p>
        </w:tc>
        <w:tc>
          <w:tcPr>
            <w:tcW w:w="1091" w:type="dxa"/>
            <w:tcBorders>
              <w:top w:val="nil"/>
              <w:left w:val="nil"/>
              <w:bottom w:val="single" w:sz="8" w:space="0" w:color="auto"/>
              <w:right w:val="single" w:sz="4" w:space="0" w:color="auto"/>
            </w:tcBorders>
            <w:vAlign w:val="center"/>
            <w:hideMark/>
          </w:tcPr>
          <w:p w14:paraId="406B7C49" w14:textId="77777777" w:rsidR="006376AF" w:rsidRDefault="006376AF">
            <w:pPr>
              <w:jc w:val="center"/>
              <w:rPr>
                <w:ins w:id="1188" w:author="Karim Anaya-Izquierdo" w:date="2024-09-19T14:40:00Z" w16du:dateUtc="2024-09-19T13:40:00Z"/>
                <w:rFonts w:ascii="Calibri" w:hAnsi="Calibri" w:cs="Calibri"/>
                <w:color w:val="000000"/>
                <w:sz w:val="20"/>
                <w:szCs w:val="20"/>
              </w:rPr>
            </w:pPr>
            <w:ins w:id="1189" w:author="Karim Anaya-Izquierdo" w:date="2024-09-19T14:40:00Z" w16du:dateUtc="2024-09-19T13:40:00Z">
              <w:r>
                <w:rPr>
                  <w:rFonts w:ascii="Calibri" w:hAnsi="Calibri" w:cs="Calibri"/>
                  <w:color w:val="000000"/>
                  <w:sz w:val="20"/>
                  <w:szCs w:val="20"/>
                </w:rPr>
                <w:t>60%</w:t>
              </w:r>
            </w:ins>
          </w:p>
        </w:tc>
        <w:tc>
          <w:tcPr>
            <w:tcW w:w="956" w:type="dxa"/>
            <w:tcBorders>
              <w:top w:val="nil"/>
              <w:left w:val="nil"/>
              <w:bottom w:val="single" w:sz="8" w:space="0" w:color="auto"/>
              <w:right w:val="nil"/>
            </w:tcBorders>
            <w:vAlign w:val="center"/>
            <w:hideMark/>
          </w:tcPr>
          <w:p w14:paraId="768BCC9D" w14:textId="77777777" w:rsidR="006376AF" w:rsidRDefault="006376AF">
            <w:pPr>
              <w:jc w:val="center"/>
              <w:rPr>
                <w:ins w:id="1190" w:author="Karim Anaya-Izquierdo" w:date="2024-09-19T14:40:00Z" w16du:dateUtc="2024-09-19T13:40:00Z"/>
                <w:rFonts w:ascii="Calibri" w:hAnsi="Calibri" w:cs="Calibri"/>
                <w:color w:val="000000"/>
                <w:sz w:val="20"/>
                <w:szCs w:val="20"/>
              </w:rPr>
            </w:pPr>
            <w:ins w:id="1191" w:author="Karim Anaya-Izquierdo" w:date="2024-09-19T14:40:00Z" w16du:dateUtc="2024-09-19T13:40:00Z">
              <w:r>
                <w:rPr>
                  <w:rFonts w:ascii="Calibri" w:hAnsi="Calibri" w:cs="Calibri"/>
                  <w:color w:val="000000"/>
                  <w:sz w:val="20"/>
                  <w:szCs w:val="20"/>
                </w:rPr>
                <w:t>0.1917</w:t>
              </w:r>
            </w:ins>
          </w:p>
        </w:tc>
        <w:tc>
          <w:tcPr>
            <w:tcW w:w="899" w:type="dxa"/>
            <w:tcBorders>
              <w:top w:val="nil"/>
              <w:left w:val="nil"/>
              <w:bottom w:val="single" w:sz="8" w:space="0" w:color="auto"/>
              <w:right w:val="nil"/>
            </w:tcBorders>
            <w:vAlign w:val="center"/>
            <w:hideMark/>
          </w:tcPr>
          <w:p w14:paraId="6C35A9E7" w14:textId="77777777" w:rsidR="006376AF" w:rsidRDefault="006376AF">
            <w:pPr>
              <w:jc w:val="center"/>
              <w:rPr>
                <w:ins w:id="1192" w:author="Karim Anaya-Izquierdo" w:date="2024-09-19T14:40:00Z" w16du:dateUtc="2024-09-19T13:40:00Z"/>
                <w:rFonts w:ascii="Calibri" w:hAnsi="Calibri" w:cs="Calibri"/>
                <w:color w:val="000000"/>
                <w:sz w:val="20"/>
                <w:szCs w:val="20"/>
              </w:rPr>
            </w:pPr>
            <w:ins w:id="1193" w:author="Karim Anaya-Izquierdo" w:date="2024-09-19T14:40:00Z" w16du:dateUtc="2024-09-19T13:40:00Z">
              <w:r>
                <w:rPr>
                  <w:rFonts w:ascii="Calibri" w:hAnsi="Calibri" w:cs="Calibri"/>
                  <w:color w:val="000000"/>
                  <w:sz w:val="20"/>
                  <w:szCs w:val="20"/>
                </w:rPr>
                <w:t>0.0257</w:t>
              </w:r>
            </w:ins>
          </w:p>
        </w:tc>
        <w:tc>
          <w:tcPr>
            <w:tcW w:w="898" w:type="dxa"/>
            <w:tcBorders>
              <w:top w:val="nil"/>
              <w:left w:val="nil"/>
              <w:bottom w:val="single" w:sz="8" w:space="0" w:color="auto"/>
              <w:right w:val="nil"/>
            </w:tcBorders>
            <w:vAlign w:val="center"/>
            <w:hideMark/>
          </w:tcPr>
          <w:p w14:paraId="61C40152" w14:textId="77777777" w:rsidR="006376AF" w:rsidRDefault="006376AF">
            <w:pPr>
              <w:jc w:val="center"/>
              <w:rPr>
                <w:ins w:id="1194" w:author="Karim Anaya-Izquierdo" w:date="2024-09-19T14:40:00Z" w16du:dateUtc="2024-09-19T13:40:00Z"/>
                <w:rFonts w:ascii="Calibri" w:hAnsi="Calibri" w:cs="Calibri"/>
                <w:color w:val="000000"/>
                <w:sz w:val="20"/>
                <w:szCs w:val="20"/>
              </w:rPr>
            </w:pPr>
            <w:ins w:id="1195" w:author="Karim Anaya-Izquierdo" w:date="2024-09-19T14:40:00Z" w16du:dateUtc="2024-09-19T13:40:00Z">
              <w:r>
                <w:rPr>
                  <w:rFonts w:ascii="Calibri" w:hAnsi="Calibri" w:cs="Calibri"/>
                  <w:color w:val="000000"/>
                  <w:sz w:val="20"/>
                  <w:szCs w:val="20"/>
                </w:rPr>
                <w:t>87%</w:t>
              </w:r>
            </w:ins>
          </w:p>
        </w:tc>
        <w:tc>
          <w:tcPr>
            <w:tcW w:w="36" w:type="dxa"/>
            <w:vAlign w:val="center"/>
            <w:hideMark/>
          </w:tcPr>
          <w:p w14:paraId="3773911D" w14:textId="77777777" w:rsidR="006376AF" w:rsidRDefault="006376AF">
            <w:pPr>
              <w:rPr>
                <w:ins w:id="1196" w:author="Karim Anaya-Izquierdo" w:date="2024-09-19T14:40:00Z" w16du:dateUtc="2024-09-19T13:40:00Z"/>
                <w:sz w:val="20"/>
                <w:szCs w:val="20"/>
              </w:rPr>
            </w:pPr>
          </w:p>
        </w:tc>
      </w:tr>
      <w:tr w:rsidR="00BD36A8" w14:paraId="42092F7F" w14:textId="77777777" w:rsidTr="00BD36A8">
        <w:trPr>
          <w:trHeight w:val="320"/>
          <w:jc w:val="center"/>
          <w:ins w:id="1197" w:author="Karim Anaya-Izquierdo" w:date="2024-09-19T14:40:00Z"/>
        </w:trPr>
        <w:tc>
          <w:tcPr>
            <w:tcW w:w="740" w:type="dxa"/>
            <w:vMerge w:val="restart"/>
            <w:tcBorders>
              <w:top w:val="nil"/>
              <w:left w:val="nil"/>
              <w:bottom w:val="single" w:sz="8" w:space="0" w:color="000000"/>
              <w:right w:val="nil"/>
            </w:tcBorders>
            <w:vAlign w:val="center"/>
            <w:hideMark/>
          </w:tcPr>
          <w:p w14:paraId="071D683C" w14:textId="77777777" w:rsidR="006376AF" w:rsidRDefault="006376AF">
            <w:pPr>
              <w:jc w:val="center"/>
              <w:rPr>
                <w:ins w:id="1198" w:author="Karim Anaya-Izquierdo" w:date="2024-09-19T14:40:00Z" w16du:dateUtc="2024-09-19T13:40:00Z"/>
                <w:rFonts w:ascii="Calibri" w:hAnsi="Calibri" w:cs="Calibri"/>
                <w:color w:val="000000"/>
                <w:sz w:val="20"/>
                <w:szCs w:val="20"/>
              </w:rPr>
            </w:pPr>
            <w:ins w:id="1199" w:author="Karim Anaya-Izquierdo" w:date="2024-09-19T14:40:00Z" w16du:dateUtc="2024-09-19T13:40:00Z">
              <w:r>
                <w:rPr>
                  <w:rFonts w:ascii="Calibri" w:hAnsi="Calibri" w:cs="Calibri"/>
                  <w:color w:val="000000"/>
                  <w:sz w:val="20"/>
                  <w:szCs w:val="20"/>
                </w:rPr>
                <w:t>90°</w:t>
              </w:r>
            </w:ins>
          </w:p>
        </w:tc>
        <w:tc>
          <w:tcPr>
            <w:tcW w:w="993" w:type="dxa"/>
            <w:tcBorders>
              <w:top w:val="nil"/>
              <w:left w:val="nil"/>
              <w:bottom w:val="nil"/>
              <w:right w:val="nil"/>
            </w:tcBorders>
            <w:vAlign w:val="center"/>
            <w:hideMark/>
          </w:tcPr>
          <w:p w14:paraId="0E34735B" w14:textId="77777777" w:rsidR="006376AF" w:rsidRDefault="006376AF">
            <w:pPr>
              <w:jc w:val="center"/>
              <w:rPr>
                <w:ins w:id="1200" w:author="Karim Anaya-Izquierdo" w:date="2024-09-19T14:40:00Z" w16du:dateUtc="2024-09-19T13:40:00Z"/>
                <w:rFonts w:ascii="Calibri" w:hAnsi="Calibri" w:cs="Calibri"/>
                <w:color w:val="000000"/>
                <w:sz w:val="20"/>
                <w:szCs w:val="20"/>
              </w:rPr>
            </w:pPr>
            <w:ins w:id="1201" w:author="Karim Anaya-Izquierdo" w:date="2024-09-19T14:40:00Z" w16du:dateUtc="2024-09-19T13:40: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0D3A2E52" w14:textId="77777777" w:rsidR="006376AF" w:rsidRDefault="006376AF">
            <w:pPr>
              <w:jc w:val="center"/>
              <w:rPr>
                <w:ins w:id="1202" w:author="Karim Anaya-Izquierdo" w:date="2024-09-19T14:40:00Z" w16du:dateUtc="2024-09-19T13:40:00Z"/>
                <w:rFonts w:ascii="Calibri" w:hAnsi="Calibri" w:cs="Calibri"/>
                <w:color w:val="000000"/>
                <w:sz w:val="20"/>
                <w:szCs w:val="20"/>
              </w:rPr>
            </w:pPr>
            <w:ins w:id="1203" w:author="Karim Anaya-Izquierdo" w:date="2024-09-19T14:40:00Z" w16du:dateUtc="2024-09-19T13:40:00Z">
              <w:r>
                <w:rPr>
                  <w:rFonts w:ascii="Calibri" w:hAnsi="Calibri" w:cs="Calibri"/>
                  <w:color w:val="000000"/>
                  <w:sz w:val="20"/>
                  <w:szCs w:val="20"/>
                </w:rPr>
                <w:t>0.0144</w:t>
              </w:r>
            </w:ins>
          </w:p>
        </w:tc>
        <w:tc>
          <w:tcPr>
            <w:tcW w:w="1052" w:type="dxa"/>
            <w:tcBorders>
              <w:top w:val="nil"/>
              <w:left w:val="nil"/>
              <w:bottom w:val="nil"/>
              <w:right w:val="nil"/>
            </w:tcBorders>
            <w:vAlign w:val="center"/>
            <w:hideMark/>
          </w:tcPr>
          <w:p w14:paraId="0C0FC57A" w14:textId="77777777" w:rsidR="006376AF" w:rsidRDefault="006376AF">
            <w:pPr>
              <w:jc w:val="center"/>
              <w:rPr>
                <w:ins w:id="1204" w:author="Karim Anaya-Izquierdo" w:date="2024-09-19T14:40:00Z" w16du:dateUtc="2024-09-19T13:40:00Z"/>
                <w:rFonts w:ascii="Calibri" w:hAnsi="Calibri" w:cs="Calibri"/>
                <w:color w:val="000000"/>
                <w:sz w:val="20"/>
                <w:szCs w:val="20"/>
              </w:rPr>
            </w:pPr>
            <w:ins w:id="1205" w:author="Karim Anaya-Izquierdo" w:date="2024-09-19T14:40:00Z" w16du:dateUtc="2024-09-19T13:40:00Z">
              <w:r>
                <w:rPr>
                  <w:rFonts w:ascii="Calibri" w:hAnsi="Calibri" w:cs="Calibri"/>
                  <w:color w:val="000000"/>
                  <w:sz w:val="20"/>
                  <w:szCs w:val="20"/>
                </w:rPr>
                <w:t>0.0049</w:t>
              </w:r>
            </w:ins>
          </w:p>
        </w:tc>
        <w:tc>
          <w:tcPr>
            <w:tcW w:w="1091" w:type="dxa"/>
            <w:tcBorders>
              <w:top w:val="nil"/>
              <w:left w:val="nil"/>
              <w:bottom w:val="nil"/>
              <w:right w:val="single" w:sz="4" w:space="0" w:color="auto"/>
            </w:tcBorders>
            <w:vAlign w:val="center"/>
            <w:hideMark/>
          </w:tcPr>
          <w:p w14:paraId="541789F3" w14:textId="77777777" w:rsidR="006376AF" w:rsidRDefault="006376AF">
            <w:pPr>
              <w:jc w:val="center"/>
              <w:rPr>
                <w:ins w:id="1206" w:author="Karim Anaya-Izquierdo" w:date="2024-09-19T14:40:00Z" w16du:dateUtc="2024-09-19T13:40:00Z"/>
                <w:rFonts w:ascii="Calibri" w:hAnsi="Calibri" w:cs="Calibri"/>
                <w:color w:val="000000"/>
                <w:sz w:val="20"/>
                <w:szCs w:val="20"/>
              </w:rPr>
            </w:pPr>
            <w:ins w:id="1207" w:author="Karim Anaya-Izquierdo" w:date="2024-09-19T14:40:00Z" w16du:dateUtc="2024-09-19T13:40:00Z">
              <w:r>
                <w:rPr>
                  <w:rFonts w:ascii="Calibri" w:hAnsi="Calibri" w:cs="Calibri"/>
                  <w:color w:val="000000"/>
                  <w:sz w:val="20"/>
                  <w:szCs w:val="20"/>
                </w:rPr>
                <w:t>66%</w:t>
              </w:r>
            </w:ins>
          </w:p>
        </w:tc>
        <w:tc>
          <w:tcPr>
            <w:tcW w:w="956" w:type="dxa"/>
            <w:tcBorders>
              <w:top w:val="nil"/>
              <w:left w:val="nil"/>
              <w:bottom w:val="nil"/>
              <w:right w:val="nil"/>
            </w:tcBorders>
            <w:vAlign w:val="center"/>
            <w:hideMark/>
          </w:tcPr>
          <w:p w14:paraId="261404B3" w14:textId="77777777" w:rsidR="006376AF" w:rsidRDefault="006376AF">
            <w:pPr>
              <w:jc w:val="center"/>
              <w:rPr>
                <w:ins w:id="1208" w:author="Karim Anaya-Izquierdo" w:date="2024-09-19T14:40:00Z" w16du:dateUtc="2024-09-19T13:40:00Z"/>
                <w:rFonts w:ascii="Calibri" w:hAnsi="Calibri" w:cs="Calibri"/>
                <w:color w:val="000000"/>
                <w:sz w:val="20"/>
                <w:szCs w:val="20"/>
              </w:rPr>
            </w:pPr>
            <w:ins w:id="1209" w:author="Karim Anaya-Izquierdo" w:date="2024-09-19T14:40:00Z" w16du:dateUtc="2024-09-19T13:40:00Z">
              <w:r>
                <w:rPr>
                  <w:rFonts w:ascii="Calibri" w:hAnsi="Calibri" w:cs="Calibri"/>
                  <w:color w:val="000000"/>
                  <w:sz w:val="20"/>
                  <w:szCs w:val="20"/>
                </w:rPr>
                <w:t>0.1771</w:t>
              </w:r>
            </w:ins>
          </w:p>
        </w:tc>
        <w:tc>
          <w:tcPr>
            <w:tcW w:w="899" w:type="dxa"/>
            <w:tcBorders>
              <w:top w:val="nil"/>
              <w:left w:val="nil"/>
              <w:bottom w:val="nil"/>
              <w:right w:val="nil"/>
            </w:tcBorders>
            <w:vAlign w:val="center"/>
            <w:hideMark/>
          </w:tcPr>
          <w:p w14:paraId="6904FD33" w14:textId="77777777" w:rsidR="006376AF" w:rsidRDefault="006376AF">
            <w:pPr>
              <w:jc w:val="center"/>
              <w:rPr>
                <w:ins w:id="1210" w:author="Karim Anaya-Izquierdo" w:date="2024-09-19T14:40:00Z" w16du:dateUtc="2024-09-19T13:40:00Z"/>
                <w:rFonts w:ascii="Calibri" w:hAnsi="Calibri" w:cs="Calibri"/>
                <w:color w:val="000000"/>
                <w:sz w:val="20"/>
                <w:szCs w:val="20"/>
              </w:rPr>
            </w:pPr>
            <w:ins w:id="1211" w:author="Karim Anaya-Izquierdo" w:date="2024-09-19T14:40:00Z" w16du:dateUtc="2024-09-19T13:40:00Z">
              <w:r>
                <w:rPr>
                  <w:rFonts w:ascii="Calibri" w:hAnsi="Calibri" w:cs="Calibri"/>
                  <w:color w:val="000000"/>
                  <w:sz w:val="20"/>
                  <w:szCs w:val="20"/>
                </w:rPr>
                <w:t>0.0202</w:t>
              </w:r>
            </w:ins>
          </w:p>
        </w:tc>
        <w:tc>
          <w:tcPr>
            <w:tcW w:w="898" w:type="dxa"/>
            <w:tcBorders>
              <w:top w:val="nil"/>
              <w:left w:val="nil"/>
              <w:bottom w:val="nil"/>
              <w:right w:val="nil"/>
            </w:tcBorders>
            <w:vAlign w:val="center"/>
            <w:hideMark/>
          </w:tcPr>
          <w:p w14:paraId="7F7273E0" w14:textId="77777777" w:rsidR="006376AF" w:rsidRDefault="006376AF">
            <w:pPr>
              <w:jc w:val="center"/>
              <w:rPr>
                <w:ins w:id="1212" w:author="Karim Anaya-Izquierdo" w:date="2024-09-19T14:40:00Z" w16du:dateUtc="2024-09-19T13:40:00Z"/>
                <w:rFonts w:ascii="Calibri" w:hAnsi="Calibri" w:cs="Calibri"/>
                <w:color w:val="000000"/>
                <w:sz w:val="20"/>
                <w:szCs w:val="20"/>
              </w:rPr>
            </w:pPr>
            <w:ins w:id="1213" w:author="Karim Anaya-Izquierdo" w:date="2024-09-19T14:40:00Z" w16du:dateUtc="2024-09-19T13:40:00Z">
              <w:r>
                <w:rPr>
                  <w:rFonts w:ascii="Calibri" w:hAnsi="Calibri" w:cs="Calibri"/>
                  <w:color w:val="000000"/>
                  <w:sz w:val="20"/>
                  <w:szCs w:val="20"/>
                </w:rPr>
                <w:t>89%</w:t>
              </w:r>
            </w:ins>
          </w:p>
        </w:tc>
        <w:tc>
          <w:tcPr>
            <w:tcW w:w="36" w:type="dxa"/>
            <w:vAlign w:val="center"/>
            <w:hideMark/>
          </w:tcPr>
          <w:p w14:paraId="64D45D39" w14:textId="77777777" w:rsidR="006376AF" w:rsidRDefault="006376AF">
            <w:pPr>
              <w:rPr>
                <w:ins w:id="1214" w:author="Karim Anaya-Izquierdo" w:date="2024-09-19T14:40:00Z" w16du:dateUtc="2024-09-19T13:40:00Z"/>
                <w:sz w:val="20"/>
                <w:szCs w:val="20"/>
              </w:rPr>
            </w:pPr>
          </w:p>
        </w:tc>
      </w:tr>
      <w:tr w:rsidR="00BD36A8" w14:paraId="14AD4B95" w14:textId="77777777" w:rsidTr="00BD36A8">
        <w:trPr>
          <w:trHeight w:val="340"/>
          <w:jc w:val="center"/>
          <w:ins w:id="1215" w:author="Karim Anaya-Izquierdo" w:date="2024-09-19T14:40:00Z"/>
        </w:trPr>
        <w:tc>
          <w:tcPr>
            <w:tcW w:w="740" w:type="dxa"/>
            <w:vMerge/>
            <w:tcBorders>
              <w:top w:val="nil"/>
              <w:left w:val="nil"/>
              <w:bottom w:val="single" w:sz="8" w:space="0" w:color="000000"/>
              <w:right w:val="nil"/>
            </w:tcBorders>
            <w:vAlign w:val="center"/>
            <w:hideMark/>
          </w:tcPr>
          <w:p w14:paraId="756FE22A" w14:textId="77777777" w:rsidR="006376AF" w:rsidRDefault="006376AF">
            <w:pPr>
              <w:rPr>
                <w:ins w:id="1216" w:author="Karim Anaya-Izquierdo" w:date="2024-09-19T14:40:00Z" w16du:dateUtc="2024-09-19T13:40: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60446CF4" w14:textId="77777777" w:rsidR="006376AF" w:rsidRDefault="006376AF">
            <w:pPr>
              <w:jc w:val="center"/>
              <w:rPr>
                <w:ins w:id="1217" w:author="Karim Anaya-Izquierdo" w:date="2024-09-19T14:40:00Z" w16du:dateUtc="2024-09-19T13:40:00Z"/>
                <w:rFonts w:ascii="Calibri" w:hAnsi="Calibri" w:cs="Calibri"/>
                <w:color w:val="000000"/>
                <w:sz w:val="20"/>
                <w:szCs w:val="20"/>
              </w:rPr>
            </w:pPr>
            <w:ins w:id="1218" w:author="Karim Anaya-Izquierdo" w:date="2024-09-19T14:40:00Z" w16du:dateUtc="2024-09-19T13:40: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3C14A4AF" w14:textId="77777777" w:rsidR="006376AF" w:rsidRDefault="006376AF">
            <w:pPr>
              <w:jc w:val="center"/>
              <w:rPr>
                <w:ins w:id="1219" w:author="Karim Anaya-Izquierdo" w:date="2024-09-19T14:40:00Z" w16du:dateUtc="2024-09-19T13:40:00Z"/>
                <w:rFonts w:ascii="Calibri" w:hAnsi="Calibri" w:cs="Calibri"/>
                <w:color w:val="000000"/>
                <w:sz w:val="20"/>
                <w:szCs w:val="20"/>
              </w:rPr>
            </w:pPr>
            <w:ins w:id="1220" w:author="Karim Anaya-Izquierdo" w:date="2024-09-19T14:40:00Z" w16du:dateUtc="2024-09-19T13:40:00Z">
              <w:r>
                <w:rPr>
                  <w:rFonts w:ascii="Calibri" w:hAnsi="Calibri" w:cs="Calibri"/>
                  <w:color w:val="000000"/>
                  <w:sz w:val="20"/>
                  <w:szCs w:val="20"/>
                </w:rPr>
                <w:t>0.0326</w:t>
              </w:r>
            </w:ins>
          </w:p>
        </w:tc>
        <w:tc>
          <w:tcPr>
            <w:tcW w:w="1052" w:type="dxa"/>
            <w:tcBorders>
              <w:top w:val="nil"/>
              <w:left w:val="nil"/>
              <w:bottom w:val="single" w:sz="8" w:space="0" w:color="auto"/>
              <w:right w:val="nil"/>
            </w:tcBorders>
            <w:vAlign w:val="center"/>
            <w:hideMark/>
          </w:tcPr>
          <w:p w14:paraId="7EFE9175" w14:textId="77777777" w:rsidR="006376AF" w:rsidRDefault="006376AF">
            <w:pPr>
              <w:jc w:val="center"/>
              <w:rPr>
                <w:ins w:id="1221" w:author="Karim Anaya-Izquierdo" w:date="2024-09-19T14:40:00Z" w16du:dateUtc="2024-09-19T13:40:00Z"/>
                <w:rFonts w:ascii="Calibri" w:hAnsi="Calibri" w:cs="Calibri"/>
                <w:color w:val="000000"/>
                <w:sz w:val="20"/>
                <w:szCs w:val="20"/>
              </w:rPr>
            </w:pPr>
            <w:ins w:id="1222" w:author="Karim Anaya-Izquierdo" w:date="2024-09-19T14:40:00Z" w16du:dateUtc="2024-09-19T13:40:00Z">
              <w:r>
                <w:rPr>
                  <w:rFonts w:ascii="Calibri" w:hAnsi="Calibri" w:cs="Calibri"/>
                  <w:color w:val="000000"/>
                  <w:sz w:val="20"/>
                  <w:szCs w:val="20"/>
                </w:rPr>
                <w:t>0.0057</w:t>
              </w:r>
            </w:ins>
          </w:p>
        </w:tc>
        <w:tc>
          <w:tcPr>
            <w:tcW w:w="1091" w:type="dxa"/>
            <w:tcBorders>
              <w:top w:val="nil"/>
              <w:left w:val="nil"/>
              <w:bottom w:val="single" w:sz="8" w:space="0" w:color="auto"/>
              <w:right w:val="single" w:sz="4" w:space="0" w:color="auto"/>
            </w:tcBorders>
            <w:vAlign w:val="center"/>
            <w:hideMark/>
          </w:tcPr>
          <w:p w14:paraId="071F2513" w14:textId="77777777" w:rsidR="006376AF" w:rsidRDefault="006376AF">
            <w:pPr>
              <w:jc w:val="center"/>
              <w:rPr>
                <w:ins w:id="1223" w:author="Karim Anaya-Izquierdo" w:date="2024-09-19T14:40:00Z" w16du:dateUtc="2024-09-19T13:40:00Z"/>
                <w:rFonts w:ascii="Calibri" w:hAnsi="Calibri" w:cs="Calibri"/>
                <w:color w:val="000000"/>
                <w:sz w:val="20"/>
                <w:szCs w:val="20"/>
              </w:rPr>
            </w:pPr>
            <w:ins w:id="1224" w:author="Karim Anaya-Izquierdo" w:date="2024-09-19T14:40:00Z" w16du:dateUtc="2024-09-19T13:40:00Z">
              <w:r>
                <w:rPr>
                  <w:rFonts w:ascii="Calibri" w:hAnsi="Calibri" w:cs="Calibri"/>
                  <w:color w:val="000000"/>
                  <w:sz w:val="20"/>
                  <w:szCs w:val="20"/>
                </w:rPr>
                <w:t>83%</w:t>
              </w:r>
            </w:ins>
          </w:p>
        </w:tc>
        <w:tc>
          <w:tcPr>
            <w:tcW w:w="956" w:type="dxa"/>
            <w:tcBorders>
              <w:top w:val="nil"/>
              <w:left w:val="nil"/>
              <w:bottom w:val="single" w:sz="8" w:space="0" w:color="auto"/>
              <w:right w:val="nil"/>
            </w:tcBorders>
            <w:vAlign w:val="center"/>
            <w:hideMark/>
          </w:tcPr>
          <w:p w14:paraId="50DE0F36" w14:textId="77777777" w:rsidR="006376AF" w:rsidRDefault="006376AF">
            <w:pPr>
              <w:jc w:val="center"/>
              <w:rPr>
                <w:ins w:id="1225" w:author="Karim Anaya-Izquierdo" w:date="2024-09-19T14:40:00Z" w16du:dateUtc="2024-09-19T13:40:00Z"/>
                <w:rFonts w:ascii="Calibri" w:hAnsi="Calibri" w:cs="Calibri"/>
                <w:color w:val="000000"/>
                <w:sz w:val="20"/>
                <w:szCs w:val="20"/>
              </w:rPr>
            </w:pPr>
            <w:ins w:id="1226" w:author="Karim Anaya-Izquierdo" w:date="2024-09-19T14:40:00Z" w16du:dateUtc="2024-09-19T13:40:00Z">
              <w:r>
                <w:rPr>
                  <w:rFonts w:ascii="Calibri" w:hAnsi="Calibri" w:cs="Calibri"/>
                  <w:color w:val="000000"/>
                  <w:sz w:val="20"/>
                  <w:szCs w:val="20"/>
                </w:rPr>
                <w:t>0.1877</w:t>
              </w:r>
            </w:ins>
          </w:p>
        </w:tc>
        <w:tc>
          <w:tcPr>
            <w:tcW w:w="899" w:type="dxa"/>
            <w:tcBorders>
              <w:top w:val="nil"/>
              <w:left w:val="nil"/>
              <w:bottom w:val="single" w:sz="8" w:space="0" w:color="auto"/>
              <w:right w:val="nil"/>
            </w:tcBorders>
            <w:vAlign w:val="center"/>
            <w:hideMark/>
          </w:tcPr>
          <w:p w14:paraId="71FA6521" w14:textId="77777777" w:rsidR="006376AF" w:rsidRDefault="006376AF">
            <w:pPr>
              <w:jc w:val="center"/>
              <w:rPr>
                <w:ins w:id="1227" w:author="Karim Anaya-Izquierdo" w:date="2024-09-19T14:40:00Z" w16du:dateUtc="2024-09-19T13:40:00Z"/>
                <w:rFonts w:ascii="Calibri" w:hAnsi="Calibri" w:cs="Calibri"/>
                <w:color w:val="000000"/>
                <w:sz w:val="20"/>
                <w:szCs w:val="20"/>
              </w:rPr>
            </w:pPr>
            <w:ins w:id="1228" w:author="Karim Anaya-Izquierdo" w:date="2024-09-19T14:40:00Z" w16du:dateUtc="2024-09-19T13:40:00Z">
              <w:r>
                <w:rPr>
                  <w:rFonts w:ascii="Calibri" w:hAnsi="Calibri" w:cs="Calibri"/>
                  <w:color w:val="000000"/>
                  <w:sz w:val="20"/>
                  <w:szCs w:val="20"/>
                </w:rPr>
                <w:t>0.0045</w:t>
              </w:r>
            </w:ins>
          </w:p>
        </w:tc>
        <w:tc>
          <w:tcPr>
            <w:tcW w:w="898" w:type="dxa"/>
            <w:tcBorders>
              <w:top w:val="nil"/>
              <w:left w:val="nil"/>
              <w:bottom w:val="single" w:sz="8" w:space="0" w:color="auto"/>
              <w:right w:val="nil"/>
            </w:tcBorders>
            <w:vAlign w:val="center"/>
            <w:hideMark/>
          </w:tcPr>
          <w:p w14:paraId="2E068D03" w14:textId="77777777" w:rsidR="006376AF" w:rsidRDefault="006376AF">
            <w:pPr>
              <w:jc w:val="center"/>
              <w:rPr>
                <w:ins w:id="1229" w:author="Karim Anaya-Izquierdo" w:date="2024-09-19T14:40:00Z" w16du:dateUtc="2024-09-19T13:40:00Z"/>
                <w:rFonts w:ascii="Calibri" w:hAnsi="Calibri" w:cs="Calibri"/>
                <w:color w:val="000000"/>
                <w:sz w:val="20"/>
                <w:szCs w:val="20"/>
              </w:rPr>
            </w:pPr>
            <w:ins w:id="1230" w:author="Karim Anaya-Izquierdo" w:date="2024-09-19T14:40:00Z" w16du:dateUtc="2024-09-19T13:40:00Z">
              <w:r>
                <w:rPr>
                  <w:rFonts w:ascii="Calibri" w:hAnsi="Calibri" w:cs="Calibri"/>
                  <w:color w:val="000000"/>
                  <w:sz w:val="20"/>
                  <w:szCs w:val="20"/>
                </w:rPr>
                <w:t>98%</w:t>
              </w:r>
            </w:ins>
          </w:p>
        </w:tc>
        <w:tc>
          <w:tcPr>
            <w:tcW w:w="36" w:type="dxa"/>
            <w:vAlign w:val="center"/>
            <w:hideMark/>
          </w:tcPr>
          <w:p w14:paraId="4C5C86D4" w14:textId="77777777" w:rsidR="006376AF" w:rsidRDefault="006376AF">
            <w:pPr>
              <w:rPr>
                <w:ins w:id="1231" w:author="Karim Anaya-Izquierdo" w:date="2024-09-19T14:40:00Z" w16du:dateUtc="2024-09-19T13:40:00Z"/>
                <w:sz w:val="20"/>
                <w:szCs w:val="20"/>
              </w:rPr>
            </w:pPr>
          </w:p>
        </w:tc>
      </w:tr>
      <w:tr w:rsidR="00BD36A8" w14:paraId="6C4AC88E" w14:textId="77777777" w:rsidTr="00BD36A8">
        <w:trPr>
          <w:trHeight w:val="320"/>
          <w:jc w:val="center"/>
          <w:ins w:id="1232" w:author="Karim Anaya-Izquierdo" w:date="2024-09-19T14:40:00Z"/>
        </w:trPr>
        <w:tc>
          <w:tcPr>
            <w:tcW w:w="740" w:type="dxa"/>
            <w:vMerge w:val="restart"/>
            <w:tcBorders>
              <w:top w:val="nil"/>
              <w:left w:val="nil"/>
              <w:bottom w:val="single" w:sz="8" w:space="0" w:color="000000"/>
              <w:right w:val="nil"/>
            </w:tcBorders>
            <w:vAlign w:val="center"/>
            <w:hideMark/>
          </w:tcPr>
          <w:p w14:paraId="5739616E" w14:textId="77777777" w:rsidR="006376AF" w:rsidRDefault="006376AF">
            <w:pPr>
              <w:jc w:val="center"/>
              <w:rPr>
                <w:ins w:id="1233" w:author="Karim Anaya-Izquierdo" w:date="2024-09-19T14:40:00Z" w16du:dateUtc="2024-09-19T13:40:00Z"/>
                <w:rFonts w:ascii="Calibri" w:hAnsi="Calibri" w:cs="Calibri"/>
                <w:color w:val="000000"/>
                <w:sz w:val="20"/>
                <w:szCs w:val="20"/>
              </w:rPr>
            </w:pPr>
            <w:ins w:id="1234" w:author="Karim Anaya-Izquierdo" w:date="2024-09-19T14:40:00Z" w16du:dateUtc="2024-09-19T13:40:00Z">
              <w:r>
                <w:rPr>
                  <w:rFonts w:ascii="Calibri" w:hAnsi="Calibri" w:cs="Calibri"/>
                  <w:color w:val="000000"/>
                  <w:sz w:val="20"/>
                  <w:szCs w:val="20"/>
                </w:rPr>
                <w:t>135°</w:t>
              </w:r>
            </w:ins>
          </w:p>
        </w:tc>
        <w:tc>
          <w:tcPr>
            <w:tcW w:w="993" w:type="dxa"/>
            <w:tcBorders>
              <w:top w:val="nil"/>
              <w:left w:val="nil"/>
              <w:bottom w:val="nil"/>
              <w:right w:val="nil"/>
            </w:tcBorders>
            <w:vAlign w:val="center"/>
            <w:hideMark/>
          </w:tcPr>
          <w:p w14:paraId="4F5B8BAE" w14:textId="77777777" w:rsidR="006376AF" w:rsidRDefault="006376AF">
            <w:pPr>
              <w:jc w:val="center"/>
              <w:rPr>
                <w:ins w:id="1235" w:author="Karim Anaya-Izquierdo" w:date="2024-09-19T14:40:00Z" w16du:dateUtc="2024-09-19T13:40:00Z"/>
                <w:rFonts w:ascii="Calibri" w:hAnsi="Calibri" w:cs="Calibri"/>
                <w:color w:val="000000"/>
                <w:sz w:val="20"/>
                <w:szCs w:val="20"/>
              </w:rPr>
            </w:pPr>
            <w:ins w:id="1236" w:author="Karim Anaya-Izquierdo" w:date="2024-09-19T14:40:00Z" w16du:dateUtc="2024-09-19T13:40: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060A806F" w14:textId="6515E385" w:rsidR="006376AF" w:rsidRDefault="006376AF">
            <w:pPr>
              <w:jc w:val="center"/>
              <w:rPr>
                <w:ins w:id="1237" w:author="Karim Anaya-Izquierdo" w:date="2024-09-19T14:40:00Z" w16du:dateUtc="2024-09-19T13:40:00Z"/>
                <w:rFonts w:ascii="Calibri" w:hAnsi="Calibri" w:cs="Calibri"/>
                <w:color w:val="000000"/>
                <w:sz w:val="20"/>
                <w:szCs w:val="20"/>
              </w:rPr>
            </w:pPr>
            <w:ins w:id="1238" w:author="Karim Anaya-Izquierdo" w:date="2024-09-19T14:40:00Z" w16du:dateUtc="2024-09-19T13:40:00Z">
              <w:r>
                <w:rPr>
                  <w:rFonts w:ascii="Calibri" w:hAnsi="Calibri" w:cs="Calibri"/>
                  <w:color w:val="000000"/>
                  <w:sz w:val="20"/>
                  <w:szCs w:val="20"/>
                </w:rPr>
                <w:t>0.0</w:t>
              </w:r>
            </w:ins>
            <w:ins w:id="1239" w:author="Karim Anaya-Izquierdo" w:date="2024-11-21T22:54:00Z" w16du:dateUtc="2024-11-21T22:54:00Z">
              <w:r w:rsidR="00963F13">
                <w:rPr>
                  <w:rFonts w:ascii="Calibri" w:hAnsi="Calibri" w:cs="Calibri"/>
                  <w:color w:val="000000"/>
                  <w:sz w:val="20"/>
                  <w:szCs w:val="20"/>
                </w:rPr>
                <w:t>059</w:t>
              </w:r>
            </w:ins>
          </w:p>
        </w:tc>
        <w:tc>
          <w:tcPr>
            <w:tcW w:w="1052" w:type="dxa"/>
            <w:tcBorders>
              <w:top w:val="nil"/>
              <w:left w:val="nil"/>
              <w:bottom w:val="nil"/>
              <w:right w:val="nil"/>
            </w:tcBorders>
            <w:vAlign w:val="center"/>
            <w:hideMark/>
          </w:tcPr>
          <w:p w14:paraId="5BEDDD37" w14:textId="625351A5" w:rsidR="006376AF" w:rsidRDefault="006376AF">
            <w:pPr>
              <w:jc w:val="center"/>
              <w:rPr>
                <w:ins w:id="1240" w:author="Karim Anaya-Izquierdo" w:date="2024-09-19T14:40:00Z" w16du:dateUtc="2024-09-19T13:40:00Z"/>
                <w:rFonts w:ascii="Calibri" w:hAnsi="Calibri" w:cs="Calibri"/>
                <w:color w:val="000000"/>
                <w:sz w:val="20"/>
                <w:szCs w:val="20"/>
              </w:rPr>
            </w:pPr>
            <w:ins w:id="1241" w:author="Karim Anaya-Izquierdo" w:date="2024-09-19T14:40:00Z" w16du:dateUtc="2024-09-19T13:40:00Z">
              <w:r>
                <w:rPr>
                  <w:rFonts w:ascii="Calibri" w:hAnsi="Calibri" w:cs="Calibri"/>
                  <w:color w:val="000000"/>
                  <w:sz w:val="20"/>
                  <w:szCs w:val="20"/>
                </w:rPr>
                <w:t>0.003</w:t>
              </w:r>
            </w:ins>
            <w:ins w:id="1242" w:author="Karim Anaya-Izquierdo" w:date="2024-11-21T22:54:00Z" w16du:dateUtc="2024-11-21T22:54:00Z">
              <w:r w:rsidR="00963F13">
                <w:rPr>
                  <w:rFonts w:ascii="Calibri" w:hAnsi="Calibri" w:cs="Calibri"/>
                  <w:color w:val="000000"/>
                  <w:sz w:val="20"/>
                  <w:szCs w:val="20"/>
                </w:rPr>
                <w:t>9</w:t>
              </w:r>
            </w:ins>
          </w:p>
        </w:tc>
        <w:tc>
          <w:tcPr>
            <w:tcW w:w="1091" w:type="dxa"/>
            <w:tcBorders>
              <w:top w:val="nil"/>
              <w:left w:val="nil"/>
              <w:bottom w:val="nil"/>
              <w:right w:val="single" w:sz="4" w:space="0" w:color="auto"/>
            </w:tcBorders>
            <w:vAlign w:val="center"/>
            <w:hideMark/>
          </w:tcPr>
          <w:p w14:paraId="4F4C7E57" w14:textId="0F0414C4" w:rsidR="006376AF" w:rsidRDefault="00963F13">
            <w:pPr>
              <w:jc w:val="center"/>
              <w:rPr>
                <w:ins w:id="1243" w:author="Karim Anaya-Izquierdo" w:date="2024-09-19T14:40:00Z" w16du:dateUtc="2024-09-19T13:40:00Z"/>
                <w:rFonts w:ascii="Calibri" w:hAnsi="Calibri" w:cs="Calibri"/>
                <w:color w:val="000000"/>
                <w:sz w:val="20"/>
                <w:szCs w:val="20"/>
              </w:rPr>
            </w:pPr>
            <w:ins w:id="1244" w:author="Karim Anaya-Izquierdo" w:date="2024-11-21T22:54:00Z" w16du:dateUtc="2024-11-21T22:54:00Z">
              <w:r>
                <w:rPr>
                  <w:rFonts w:ascii="Calibri" w:hAnsi="Calibri" w:cs="Calibri"/>
                  <w:color w:val="000000"/>
                  <w:sz w:val="20"/>
                  <w:szCs w:val="20"/>
                </w:rPr>
                <w:t>34</w:t>
              </w:r>
            </w:ins>
            <w:ins w:id="1245" w:author="Karim Anaya-Izquierdo" w:date="2024-09-19T14:40:00Z" w16du:dateUtc="2024-09-19T13:40:00Z">
              <w:r w:rsidR="006376AF">
                <w:rPr>
                  <w:rFonts w:ascii="Calibri" w:hAnsi="Calibri" w:cs="Calibri"/>
                  <w:color w:val="000000"/>
                  <w:sz w:val="20"/>
                  <w:szCs w:val="20"/>
                </w:rPr>
                <w:t>%</w:t>
              </w:r>
            </w:ins>
          </w:p>
        </w:tc>
        <w:tc>
          <w:tcPr>
            <w:tcW w:w="956" w:type="dxa"/>
            <w:tcBorders>
              <w:top w:val="nil"/>
              <w:left w:val="nil"/>
              <w:bottom w:val="nil"/>
              <w:right w:val="nil"/>
            </w:tcBorders>
            <w:vAlign w:val="center"/>
            <w:hideMark/>
          </w:tcPr>
          <w:p w14:paraId="4497B702" w14:textId="39CDD040" w:rsidR="006376AF" w:rsidRDefault="006376AF">
            <w:pPr>
              <w:jc w:val="center"/>
              <w:rPr>
                <w:ins w:id="1246" w:author="Karim Anaya-Izquierdo" w:date="2024-09-19T14:40:00Z" w16du:dateUtc="2024-09-19T13:40:00Z"/>
                <w:rFonts w:ascii="Calibri" w:hAnsi="Calibri" w:cs="Calibri"/>
                <w:color w:val="000000"/>
                <w:sz w:val="20"/>
                <w:szCs w:val="20"/>
              </w:rPr>
            </w:pPr>
            <w:ins w:id="1247" w:author="Karim Anaya-Izquierdo" w:date="2024-09-19T14:40:00Z" w16du:dateUtc="2024-09-19T13:40:00Z">
              <w:r>
                <w:rPr>
                  <w:rFonts w:ascii="Calibri" w:hAnsi="Calibri" w:cs="Calibri"/>
                  <w:color w:val="000000"/>
                  <w:sz w:val="20"/>
                  <w:szCs w:val="20"/>
                </w:rPr>
                <w:t>0.</w:t>
              </w:r>
            </w:ins>
            <w:ins w:id="1248" w:author="Karim Anaya-Izquierdo" w:date="2024-11-21T22:54:00Z" w16du:dateUtc="2024-11-21T22:54:00Z">
              <w:r w:rsidR="00963F13">
                <w:rPr>
                  <w:rFonts w:ascii="Calibri" w:hAnsi="Calibri" w:cs="Calibri"/>
                  <w:color w:val="000000"/>
                  <w:sz w:val="20"/>
                  <w:szCs w:val="20"/>
                </w:rPr>
                <w:t>0905</w:t>
              </w:r>
            </w:ins>
          </w:p>
        </w:tc>
        <w:tc>
          <w:tcPr>
            <w:tcW w:w="899" w:type="dxa"/>
            <w:tcBorders>
              <w:top w:val="nil"/>
              <w:left w:val="nil"/>
              <w:bottom w:val="nil"/>
              <w:right w:val="nil"/>
            </w:tcBorders>
            <w:vAlign w:val="center"/>
            <w:hideMark/>
          </w:tcPr>
          <w:p w14:paraId="0B5494AE" w14:textId="52E46FBA" w:rsidR="006376AF" w:rsidRDefault="006376AF">
            <w:pPr>
              <w:jc w:val="center"/>
              <w:rPr>
                <w:ins w:id="1249" w:author="Karim Anaya-Izquierdo" w:date="2024-09-19T14:40:00Z" w16du:dateUtc="2024-09-19T13:40:00Z"/>
                <w:rFonts w:ascii="Calibri" w:hAnsi="Calibri" w:cs="Calibri"/>
                <w:color w:val="000000"/>
                <w:sz w:val="20"/>
                <w:szCs w:val="20"/>
              </w:rPr>
            </w:pPr>
            <w:ins w:id="1250" w:author="Karim Anaya-Izquierdo" w:date="2024-09-19T14:40:00Z" w16du:dateUtc="2024-09-19T13:40:00Z">
              <w:r>
                <w:rPr>
                  <w:rFonts w:ascii="Calibri" w:hAnsi="Calibri" w:cs="Calibri"/>
                  <w:color w:val="000000"/>
                  <w:sz w:val="20"/>
                  <w:szCs w:val="20"/>
                </w:rPr>
                <w:t>0.01</w:t>
              </w:r>
            </w:ins>
            <w:ins w:id="1251" w:author="Karim Anaya-Izquierdo" w:date="2024-11-21T22:54:00Z" w16du:dateUtc="2024-11-21T22:54:00Z">
              <w:r w:rsidR="00963F13">
                <w:rPr>
                  <w:rFonts w:ascii="Calibri" w:hAnsi="Calibri" w:cs="Calibri"/>
                  <w:color w:val="000000"/>
                  <w:sz w:val="20"/>
                  <w:szCs w:val="20"/>
                </w:rPr>
                <w:t>3</w:t>
              </w:r>
            </w:ins>
            <w:ins w:id="1252" w:author="Karim Anaya-Izquierdo" w:date="2024-11-21T22:55:00Z" w16du:dateUtc="2024-11-21T22:55:00Z">
              <w:r w:rsidR="00963F13">
                <w:rPr>
                  <w:rFonts w:ascii="Calibri" w:hAnsi="Calibri" w:cs="Calibri"/>
                  <w:color w:val="000000"/>
                  <w:sz w:val="20"/>
                  <w:szCs w:val="20"/>
                </w:rPr>
                <w:t>3</w:t>
              </w:r>
            </w:ins>
          </w:p>
        </w:tc>
        <w:tc>
          <w:tcPr>
            <w:tcW w:w="898" w:type="dxa"/>
            <w:tcBorders>
              <w:top w:val="nil"/>
              <w:left w:val="nil"/>
              <w:bottom w:val="nil"/>
              <w:right w:val="nil"/>
            </w:tcBorders>
            <w:vAlign w:val="center"/>
            <w:hideMark/>
          </w:tcPr>
          <w:p w14:paraId="46D89F97" w14:textId="12F3644E" w:rsidR="006376AF" w:rsidRDefault="00963F13">
            <w:pPr>
              <w:jc w:val="center"/>
              <w:rPr>
                <w:ins w:id="1253" w:author="Karim Anaya-Izquierdo" w:date="2024-09-19T14:40:00Z" w16du:dateUtc="2024-09-19T13:40:00Z"/>
                <w:rFonts w:ascii="Calibri" w:hAnsi="Calibri" w:cs="Calibri"/>
                <w:color w:val="000000"/>
                <w:sz w:val="20"/>
                <w:szCs w:val="20"/>
              </w:rPr>
            </w:pPr>
            <w:ins w:id="1254" w:author="Karim Anaya-Izquierdo" w:date="2024-11-21T22:55:00Z" w16du:dateUtc="2024-11-21T22:55:00Z">
              <w:r>
                <w:rPr>
                  <w:rFonts w:ascii="Calibri" w:hAnsi="Calibri" w:cs="Calibri"/>
                  <w:color w:val="000000"/>
                  <w:sz w:val="20"/>
                  <w:szCs w:val="20"/>
                </w:rPr>
                <w:t>85</w:t>
              </w:r>
            </w:ins>
            <w:ins w:id="1255" w:author="Karim Anaya-Izquierdo" w:date="2024-09-19T14:40:00Z" w16du:dateUtc="2024-09-19T13:40:00Z">
              <w:r w:rsidR="006376AF">
                <w:rPr>
                  <w:rFonts w:ascii="Calibri" w:hAnsi="Calibri" w:cs="Calibri"/>
                  <w:color w:val="000000"/>
                  <w:sz w:val="20"/>
                  <w:szCs w:val="20"/>
                </w:rPr>
                <w:t>%</w:t>
              </w:r>
            </w:ins>
          </w:p>
        </w:tc>
        <w:tc>
          <w:tcPr>
            <w:tcW w:w="36" w:type="dxa"/>
            <w:vAlign w:val="center"/>
            <w:hideMark/>
          </w:tcPr>
          <w:p w14:paraId="7F6F4F86" w14:textId="77777777" w:rsidR="006376AF" w:rsidRDefault="006376AF">
            <w:pPr>
              <w:rPr>
                <w:ins w:id="1256" w:author="Karim Anaya-Izquierdo" w:date="2024-09-19T14:40:00Z" w16du:dateUtc="2024-09-19T13:40:00Z"/>
                <w:sz w:val="20"/>
                <w:szCs w:val="20"/>
              </w:rPr>
            </w:pPr>
          </w:p>
        </w:tc>
      </w:tr>
      <w:tr w:rsidR="00BD36A8" w14:paraId="7865D362" w14:textId="77777777" w:rsidTr="00BD36A8">
        <w:trPr>
          <w:trHeight w:val="340"/>
          <w:jc w:val="center"/>
          <w:ins w:id="1257" w:author="Karim Anaya-Izquierdo" w:date="2024-09-19T14:40:00Z"/>
        </w:trPr>
        <w:tc>
          <w:tcPr>
            <w:tcW w:w="740" w:type="dxa"/>
            <w:vMerge/>
            <w:tcBorders>
              <w:top w:val="nil"/>
              <w:left w:val="nil"/>
              <w:bottom w:val="single" w:sz="8" w:space="0" w:color="000000"/>
              <w:right w:val="nil"/>
            </w:tcBorders>
            <w:vAlign w:val="center"/>
            <w:hideMark/>
          </w:tcPr>
          <w:p w14:paraId="0BFCD99D" w14:textId="77777777" w:rsidR="006376AF" w:rsidRDefault="006376AF">
            <w:pPr>
              <w:rPr>
                <w:ins w:id="1258" w:author="Karim Anaya-Izquierdo" w:date="2024-09-19T14:40:00Z" w16du:dateUtc="2024-09-19T13:40: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7E351068" w14:textId="77777777" w:rsidR="006376AF" w:rsidRDefault="006376AF">
            <w:pPr>
              <w:jc w:val="center"/>
              <w:rPr>
                <w:ins w:id="1259" w:author="Karim Anaya-Izquierdo" w:date="2024-09-19T14:40:00Z" w16du:dateUtc="2024-09-19T13:40:00Z"/>
                <w:rFonts w:ascii="Calibri" w:hAnsi="Calibri" w:cs="Calibri"/>
                <w:color w:val="000000"/>
                <w:sz w:val="20"/>
                <w:szCs w:val="20"/>
              </w:rPr>
            </w:pPr>
            <w:ins w:id="1260" w:author="Karim Anaya-Izquierdo" w:date="2024-09-19T14:40:00Z" w16du:dateUtc="2024-09-19T13:40: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54C364B5" w14:textId="77777777" w:rsidR="006376AF" w:rsidRDefault="006376AF">
            <w:pPr>
              <w:jc w:val="center"/>
              <w:rPr>
                <w:ins w:id="1261" w:author="Karim Anaya-Izquierdo" w:date="2024-09-19T14:40:00Z" w16du:dateUtc="2024-09-19T13:40:00Z"/>
                <w:rFonts w:ascii="Calibri" w:hAnsi="Calibri" w:cs="Calibri"/>
                <w:color w:val="000000"/>
                <w:sz w:val="20"/>
                <w:szCs w:val="20"/>
              </w:rPr>
            </w:pPr>
            <w:ins w:id="1262" w:author="Karim Anaya-Izquierdo" w:date="2024-09-19T14:40:00Z" w16du:dateUtc="2024-09-19T13:40:00Z">
              <w:r>
                <w:rPr>
                  <w:rFonts w:ascii="Calibri" w:hAnsi="Calibri" w:cs="Calibri"/>
                  <w:color w:val="000000"/>
                  <w:sz w:val="20"/>
                  <w:szCs w:val="20"/>
                </w:rPr>
                <w:t>0.0348</w:t>
              </w:r>
            </w:ins>
          </w:p>
        </w:tc>
        <w:tc>
          <w:tcPr>
            <w:tcW w:w="1052" w:type="dxa"/>
            <w:tcBorders>
              <w:top w:val="nil"/>
              <w:left w:val="nil"/>
              <w:bottom w:val="single" w:sz="8" w:space="0" w:color="auto"/>
              <w:right w:val="nil"/>
            </w:tcBorders>
            <w:vAlign w:val="center"/>
            <w:hideMark/>
          </w:tcPr>
          <w:p w14:paraId="66FB686A" w14:textId="77777777" w:rsidR="006376AF" w:rsidRDefault="006376AF">
            <w:pPr>
              <w:jc w:val="center"/>
              <w:rPr>
                <w:ins w:id="1263" w:author="Karim Anaya-Izquierdo" w:date="2024-09-19T14:40:00Z" w16du:dateUtc="2024-09-19T13:40:00Z"/>
                <w:rFonts w:ascii="Calibri" w:hAnsi="Calibri" w:cs="Calibri"/>
                <w:color w:val="000000"/>
                <w:sz w:val="20"/>
                <w:szCs w:val="20"/>
              </w:rPr>
            </w:pPr>
            <w:ins w:id="1264" w:author="Karim Anaya-Izquierdo" w:date="2024-09-19T14:40:00Z" w16du:dateUtc="2024-09-19T13:40:00Z">
              <w:r>
                <w:rPr>
                  <w:rFonts w:ascii="Calibri" w:hAnsi="Calibri" w:cs="Calibri"/>
                  <w:color w:val="000000"/>
                  <w:sz w:val="20"/>
                  <w:szCs w:val="20"/>
                </w:rPr>
                <w:t>0.0058</w:t>
              </w:r>
            </w:ins>
          </w:p>
        </w:tc>
        <w:tc>
          <w:tcPr>
            <w:tcW w:w="1091" w:type="dxa"/>
            <w:tcBorders>
              <w:top w:val="nil"/>
              <w:left w:val="nil"/>
              <w:bottom w:val="single" w:sz="8" w:space="0" w:color="auto"/>
              <w:right w:val="single" w:sz="4" w:space="0" w:color="auto"/>
            </w:tcBorders>
            <w:vAlign w:val="center"/>
            <w:hideMark/>
          </w:tcPr>
          <w:p w14:paraId="55E1A397" w14:textId="77777777" w:rsidR="006376AF" w:rsidRDefault="006376AF">
            <w:pPr>
              <w:jc w:val="center"/>
              <w:rPr>
                <w:ins w:id="1265" w:author="Karim Anaya-Izquierdo" w:date="2024-09-19T14:40:00Z" w16du:dateUtc="2024-09-19T13:40:00Z"/>
                <w:rFonts w:ascii="Calibri" w:hAnsi="Calibri" w:cs="Calibri"/>
                <w:color w:val="000000"/>
                <w:sz w:val="20"/>
                <w:szCs w:val="20"/>
              </w:rPr>
            </w:pPr>
            <w:ins w:id="1266" w:author="Karim Anaya-Izquierdo" w:date="2024-09-19T14:40:00Z" w16du:dateUtc="2024-09-19T13:40:00Z">
              <w:r>
                <w:rPr>
                  <w:rFonts w:ascii="Calibri" w:hAnsi="Calibri" w:cs="Calibri"/>
                  <w:color w:val="000000"/>
                  <w:sz w:val="20"/>
                  <w:szCs w:val="20"/>
                </w:rPr>
                <w:t>83%</w:t>
              </w:r>
            </w:ins>
          </w:p>
        </w:tc>
        <w:tc>
          <w:tcPr>
            <w:tcW w:w="956" w:type="dxa"/>
            <w:tcBorders>
              <w:top w:val="nil"/>
              <w:left w:val="nil"/>
              <w:bottom w:val="single" w:sz="8" w:space="0" w:color="auto"/>
              <w:right w:val="nil"/>
            </w:tcBorders>
            <w:vAlign w:val="center"/>
            <w:hideMark/>
          </w:tcPr>
          <w:p w14:paraId="4C4DC613" w14:textId="77777777" w:rsidR="006376AF" w:rsidRDefault="006376AF">
            <w:pPr>
              <w:jc w:val="center"/>
              <w:rPr>
                <w:ins w:id="1267" w:author="Karim Anaya-Izquierdo" w:date="2024-09-19T14:40:00Z" w16du:dateUtc="2024-09-19T13:40:00Z"/>
                <w:rFonts w:ascii="Calibri" w:hAnsi="Calibri" w:cs="Calibri"/>
                <w:color w:val="000000"/>
                <w:sz w:val="20"/>
                <w:szCs w:val="20"/>
              </w:rPr>
            </w:pPr>
            <w:ins w:id="1268" w:author="Karim Anaya-Izquierdo" w:date="2024-09-19T14:40:00Z" w16du:dateUtc="2024-09-19T13:40:00Z">
              <w:r>
                <w:rPr>
                  <w:rFonts w:ascii="Calibri" w:hAnsi="Calibri" w:cs="Calibri"/>
                  <w:color w:val="000000"/>
                  <w:sz w:val="20"/>
                  <w:szCs w:val="20"/>
                </w:rPr>
                <w:t>0.1733</w:t>
              </w:r>
            </w:ins>
          </w:p>
        </w:tc>
        <w:tc>
          <w:tcPr>
            <w:tcW w:w="899" w:type="dxa"/>
            <w:tcBorders>
              <w:top w:val="nil"/>
              <w:left w:val="nil"/>
              <w:bottom w:val="single" w:sz="8" w:space="0" w:color="auto"/>
              <w:right w:val="nil"/>
            </w:tcBorders>
            <w:vAlign w:val="center"/>
            <w:hideMark/>
          </w:tcPr>
          <w:p w14:paraId="5EB4A828" w14:textId="77777777" w:rsidR="006376AF" w:rsidRDefault="006376AF">
            <w:pPr>
              <w:jc w:val="center"/>
              <w:rPr>
                <w:ins w:id="1269" w:author="Karim Anaya-Izquierdo" w:date="2024-09-19T14:40:00Z" w16du:dateUtc="2024-09-19T13:40:00Z"/>
                <w:rFonts w:ascii="Calibri" w:hAnsi="Calibri" w:cs="Calibri"/>
                <w:color w:val="000000"/>
                <w:sz w:val="20"/>
                <w:szCs w:val="20"/>
              </w:rPr>
            </w:pPr>
            <w:ins w:id="1270" w:author="Karim Anaya-Izquierdo" w:date="2024-09-19T14:40:00Z" w16du:dateUtc="2024-09-19T13:40:00Z">
              <w:r>
                <w:rPr>
                  <w:rFonts w:ascii="Calibri" w:hAnsi="Calibri" w:cs="Calibri"/>
                  <w:color w:val="000000"/>
                  <w:sz w:val="20"/>
                  <w:szCs w:val="20"/>
                </w:rPr>
                <w:t>0.0257</w:t>
              </w:r>
            </w:ins>
          </w:p>
        </w:tc>
        <w:tc>
          <w:tcPr>
            <w:tcW w:w="898" w:type="dxa"/>
            <w:tcBorders>
              <w:top w:val="nil"/>
              <w:left w:val="nil"/>
              <w:bottom w:val="single" w:sz="8" w:space="0" w:color="auto"/>
              <w:right w:val="nil"/>
            </w:tcBorders>
            <w:vAlign w:val="center"/>
            <w:hideMark/>
          </w:tcPr>
          <w:p w14:paraId="53A3FDE4" w14:textId="77777777" w:rsidR="006376AF" w:rsidRDefault="006376AF">
            <w:pPr>
              <w:jc w:val="center"/>
              <w:rPr>
                <w:ins w:id="1271" w:author="Karim Anaya-Izquierdo" w:date="2024-09-19T14:40:00Z" w16du:dateUtc="2024-09-19T13:40:00Z"/>
                <w:rFonts w:ascii="Calibri" w:hAnsi="Calibri" w:cs="Calibri"/>
                <w:color w:val="000000"/>
                <w:sz w:val="20"/>
                <w:szCs w:val="20"/>
              </w:rPr>
            </w:pPr>
            <w:ins w:id="1272" w:author="Karim Anaya-Izquierdo" w:date="2024-09-19T14:40:00Z" w16du:dateUtc="2024-09-19T13:40:00Z">
              <w:r>
                <w:rPr>
                  <w:rFonts w:ascii="Calibri" w:hAnsi="Calibri" w:cs="Calibri"/>
                  <w:color w:val="000000"/>
                  <w:sz w:val="20"/>
                  <w:szCs w:val="20"/>
                </w:rPr>
                <w:t>85%</w:t>
              </w:r>
            </w:ins>
          </w:p>
        </w:tc>
        <w:tc>
          <w:tcPr>
            <w:tcW w:w="36" w:type="dxa"/>
            <w:vAlign w:val="center"/>
            <w:hideMark/>
          </w:tcPr>
          <w:p w14:paraId="554FFB3A" w14:textId="77777777" w:rsidR="006376AF" w:rsidRDefault="006376AF">
            <w:pPr>
              <w:rPr>
                <w:ins w:id="1273" w:author="Karim Anaya-Izquierdo" w:date="2024-09-19T14:40:00Z" w16du:dateUtc="2024-09-19T13:40:00Z"/>
                <w:sz w:val="20"/>
                <w:szCs w:val="20"/>
              </w:rPr>
            </w:pPr>
          </w:p>
        </w:tc>
      </w:tr>
      <w:tr w:rsidR="00BD36A8" w14:paraId="1A6E997E" w14:textId="77777777" w:rsidTr="00BD36A8">
        <w:trPr>
          <w:trHeight w:val="340"/>
          <w:jc w:val="center"/>
          <w:ins w:id="1274" w:author="Karim Anaya-Izquierdo" w:date="2024-09-19T14:40:00Z"/>
        </w:trPr>
        <w:tc>
          <w:tcPr>
            <w:tcW w:w="740" w:type="dxa"/>
            <w:tcBorders>
              <w:top w:val="nil"/>
              <w:left w:val="nil"/>
              <w:bottom w:val="single" w:sz="8" w:space="0" w:color="auto"/>
              <w:right w:val="nil"/>
            </w:tcBorders>
            <w:noWrap/>
            <w:vAlign w:val="bottom"/>
            <w:hideMark/>
          </w:tcPr>
          <w:p w14:paraId="756B4558" w14:textId="77777777" w:rsidR="006376AF" w:rsidRDefault="006376AF">
            <w:pPr>
              <w:rPr>
                <w:ins w:id="1275" w:author="Karim Anaya-Izquierdo" w:date="2024-09-19T14:40:00Z" w16du:dateUtc="2024-09-19T13:40:00Z"/>
                <w:rFonts w:ascii="Aptos Narrow" w:hAnsi="Aptos Narrow"/>
                <w:color w:val="000000"/>
              </w:rPr>
            </w:pPr>
            <w:ins w:id="1276" w:author="Karim Anaya-Izquierdo" w:date="2024-09-19T14:40:00Z" w16du:dateUtc="2024-09-19T13:40:00Z">
              <w:r>
                <w:rPr>
                  <w:rFonts w:ascii="Aptos Narrow" w:hAnsi="Aptos Narrow"/>
                  <w:color w:val="000000"/>
                </w:rPr>
                <w:t> </w:t>
              </w:r>
            </w:ins>
          </w:p>
        </w:tc>
        <w:tc>
          <w:tcPr>
            <w:tcW w:w="993" w:type="dxa"/>
            <w:tcBorders>
              <w:top w:val="nil"/>
              <w:left w:val="nil"/>
              <w:bottom w:val="single" w:sz="8" w:space="0" w:color="auto"/>
              <w:right w:val="nil"/>
            </w:tcBorders>
            <w:vAlign w:val="center"/>
            <w:hideMark/>
          </w:tcPr>
          <w:p w14:paraId="2F502CA4" w14:textId="77777777" w:rsidR="006376AF" w:rsidRDefault="006376AF">
            <w:pPr>
              <w:jc w:val="center"/>
              <w:rPr>
                <w:ins w:id="1277" w:author="Karim Anaya-Izquierdo" w:date="2024-09-19T14:40:00Z" w16du:dateUtc="2024-09-19T13:40:00Z"/>
                <w:rFonts w:ascii="Calibri" w:hAnsi="Calibri" w:cs="Calibri"/>
                <w:color w:val="000000"/>
                <w:sz w:val="20"/>
                <w:szCs w:val="20"/>
              </w:rPr>
            </w:pPr>
            <w:ins w:id="1278" w:author="Karim Anaya-Izquierdo" w:date="2024-09-19T14:40:00Z" w16du:dateUtc="2024-09-19T13:40:00Z">
              <w:r>
                <w:rPr>
                  <w:rFonts w:ascii="Calibri" w:hAnsi="Calibri" w:cs="Calibri"/>
                  <w:color w:val="000000"/>
                  <w:sz w:val="20"/>
                  <w:szCs w:val="20"/>
                </w:rPr>
                <w:t>Average</w:t>
              </w:r>
            </w:ins>
          </w:p>
        </w:tc>
        <w:tc>
          <w:tcPr>
            <w:tcW w:w="995" w:type="dxa"/>
            <w:tcBorders>
              <w:top w:val="nil"/>
              <w:left w:val="single" w:sz="4" w:space="0" w:color="auto"/>
              <w:bottom w:val="single" w:sz="8" w:space="0" w:color="auto"/>
              <w:right w:val="nil"/>
            </w:tcBorders>
            <w:noWrap/>
            <w:vAlign w:val="bottom"/>
            <w:hideMark/>
          </w:tcPr>
          <w:p w14:paraId="31CD6A2B" w14:textId="77777777" w:rsidR="006376AF" w:rsidRDefault="006376AF">
            <w:pPr>
              <w:rPr>
                <w:ins w:id="1279" w:author="Karim Anaya-Izquierdo" w:date="2024-09-19T14:40:00Z" w16du:dateUtc="2024-09-19T13:40:00Z"/>
                <w:rFonts w:ascii="Calibri" w:hAnsi="Calibri" w:cs="Calibri"/>
                <w:color w:val="000000"/>
                <w:sz w:val="20"/>
                <w:szCs w:val="20"/>
              </w:rPr>
            </w:pPr>
            <w:ins w:id="1280" w:author="Karim Anaya-Izquierdo" w:date="2024-09-19T14:40:00Z" w16du:dateUtc="2024-09-19T13:40:00Z">
              <w:r>
                <w:rPr>
                  <w:rFonts w:ascii="Calibri" w:hAnsi="Calibri" w:cs="Calibri"/>
                  <w:color w:val="000000"/>
                  <w:sz w:val="20"/>
                  <w:szCs w:val="20"/>
                </w:rPr>
                <w:t> </w:t>
              </w:r>
            </w:ins>
          </w:p>
        </w:tc>
        <w:tc>
          <w:tcPr>
            <w:tcW w:w="1052" w:type="dxa"/>
            <w:tcBorders>
              <w:top w:val="nil"/>
              <w:left w:val="nil"/>
              <w:bottom w:val="single" w:sz="8" w:space="0" w:color="auto"/>
              <w:right w:val="nil"/>
            </w:tcBorders>
            <w:noWrap/>
            <w:vAlign w:val="bottom"/>
            <w:hideMark/>
          </w:tcPr>
          <w:p w14:paraId="306EBE40" w14:textId="77777777" w:rsidR="006376AF" w:rsidRDefault="006376AF">
            <w:pPr>
              <w:rPr>
                <w:ins w:id="1281" w:author="Karim Anaya-Izquierdo" w:date="2024-09-19T14:40:00Z" w16du:dateUtc="2024-09-19T13:40:00Z"/>
                <w:rFonts w:ascii="Calibri" w:hAnsi="Calibri" w:cs="Calibri"/>
                <w:color w:val="000000"/>
                <w:sz w:val="20"/>
                <w:szCs w:val="20"/>
              </w:rPr>
            </w:pPr>
            <w:ins w:id="1282" w:author="Karim Anaya-Izquierdo" w:date="2024-09-19T14:40:00Z" w16du:dateUtc="2024-09-19T13:40:00Z">
              <w:r>
                <w:rPr>
                  <w:rFonts w:ascii="Calibri" w:hAnsi="Calibri" w:cs="Calibri"/>
                  <w:color w:val="000000"/>
                  <w:sz w:val="20"/>
                  <w:szCs w:val="20"/>
                </w:rPr>
                <w:t> </w:t>
              </w:r>
            </w:ins>
          </w:p>
        </w:tc>
        <w:tc>
          <w:tcPr>
            <w:tcW w:w="1091" w:type="dxa"/>
            <w:tcBorders>
              <w:top w:val="nil"/>
              <w:left w:val="nil"/>
              <w:bottom w:val="single" w:sz="8" w:space="0" w:color="auto"/>
              <w:right w:val="single" w:sz="4" w:space="0" w:color="auto"/>
            </w:tcBorders>
            <w:vAlign w:val="center"/>
            <w:hideMark/>
          </w:tcPr>
          <w:p w14:paraId="238573CB" w14:textId="662B0D53" w:rsidR="006376AF" w:rsidRDefault="00963F13">
            <w:pPr>
              <w:jc w:val="center"/>
              <w:rPr>
                <w:ins w:id="1283" w:author="Karim Anaya-Izquierdo" w:date="2024-09-19T14:40:00Z" w16du:dateUtc="2024-09-19T13:40:00Z"/>
                <w:rFonts w:ascii="Calibri" w:hAnsi="Calibri" w:cs="Calibri"/>
                <w:color w:val="000000"/>
                <w:sz w:val="20"/>
                <w:szCs w:val="20"/>
              </w:rPr>
            </w:pPr>
            <w:ins w:id="1284" w:author="Karim Anaya-Izquierdo" w:date="2024-11-21T22:55:00Z" w16du:dateUtc="2024-11-21T22:55:00Z">
              <w:r>
                <w:rPr>
                  <w:rFonts w:ascii="Calibri" w:hAnsi="Calibri" w:cs="Calibri"/>
                  <w:color w:val="000000"/>
                  <w:sz w:val="20"/>
                  <w:szCs w:val="20"/>
                </w:rPr>
                <w:t>63</w:t>
              </w:r>
            </w:ins>
            <w:ins w:id="1285" w:author="Karim Anaya-Izquierdo" w:date="2024-09-19T14:40:00Z" w16du:dateUtc="2024-09-19T13:40:00Z">
              <w:r w:rsidR="006376AF">
                <w:rPr>
                  <w:rFonts w:ascii="Calibri" w:hAnsi="Calibri" w:cs="Calibri"/>
                  <w:color w:val="000000"/>
                  <w:sz w:val="20"/>
                  <w:szCs w:val="20"/>
                </w:rPr>
                <w:t>%</w:t>
              </w:r>
            </w:ins>
          </w:p>
        </w:tc>
        <w:tc>
          <w:tcPr>
            <w:tcW w:w="956" w:type="dxa"/>
            <w:tcBorders>
              <w:top w:val="nil"/>
              <w:left w:val="nil"/>
              <w:bottom w:val="single" w:sz="8" w:space="0" w:color="auto"/>
              <w:right w:val="nil"/>
            </w:tcBorders>
            <w:noWrap/>
            <w:vAlign w:val="bottom"/>
            <w:hideMark/>
          </w:tcPr>
          <w:p w14:paraId="51B804B8" w14:textId="77777777" w:rsidR="006376AF" w:rsidRDefault="006376AF">
            <w:pPr>
              <w:rPr>
                <w:ins w:id="1286" w:author="Karim Anaya-Izquierdo" w:date="2024-09-19T14:40:00Z" w16du:dateUtc="2024-09-19T13:40:00Z"/>
                <w:rFonts w:ascii="Calibri" w:hAnsi="Calibri" w:cs="Calibri"/>
                <w:color w:val="000000"/>
                <w:sz w:val="20"/>
                <w:szCs w:val="20"/>
              </w:rPr>
            </w:pPr>
            <w:ins w:id="1287" w:author="Karim Anaya-Izquierdo" w:date="2024-09-19T14:40:00Z" w16du:dateUtc="2024-09-19T13:40:00Z">
              <w:r>
                <w:rPr>
                  <w:rFonts w:ascii="Calibri" w:hAnsi="Calibri" w:cs="Calibri"/>
                  <w:color w:val="000000"/>
                  <w:sz w:val="20"/>
                  <w:szCs w:val="20"/>
                </w:rPr>
                <w:t> </w:t>
              </w:r>
            </w:ins>
          </w:p>
        </w:tc>
        <w:tc>
          <w:tcPr>
            <w:tcW w:w="899" w:type="dxa"/>
            <w:tcBorders>
              <w:top w:val="nil"/>
              <w:left w:val="nil"/>
              <w:bottom w:val="single" w:sz="8" w:space="0" w:color="auto"/>
              <w:right w:val="nil"/>
            </w:tcBorders>
            <w:noWrap/>
            <w:vAlign w:val="bottom"/>
            <w:hideMark/>
          </w:tcPr>
          <w:p w14:paraId="1B99D5BF" w14:textId="77777777" w:rsidR="006376AF" w:rsidRDefault="006376AF">
            <w:pPr>
              <w:rPr>
                <w:ins w:id="1288" w:author="Karim Anaya-Izquierdo" w:date="2024-09-19T14:40:00Z" w16du:dateUtc="2024-09-19T13:40:00Z"/>
                <w:rFonts w:ascii="Calibri" w:hAnsi="Calibri" w:cs="Calibri"/>
                <w:color w:val="000000"/>
                <w:sz w:val="20"/>
                <w:szCs w:val="20"/>
              </w:rPr>
            </w:pPr>
            <w:ins w:id="1289" w:author="Karim Anaya-Izquierdo" w:date="2024-09-19T14:40:00Z" w16du:dateUtc="2024-09-19T13:40:00Z">
              <w:r>
                <w:rPr>
                  <w:rFonts w:ascii="Calibri" w:hAnsi="Calibri" w:cs="Calibri"/>
                  <w:color w:val="000000"/>
                  <w:sz w:val="20"/>
                  <w:szCs w:val="20"/>
                </w:rPr>
                <w:t> </w:t>
              </w:r>
            </w:ins>
          </w:p>
        </w:tc>
        <w:tc>
          <w:tcPr>
            <w:tcW w:w="898" w:type="dxa"/>
            <w:tcBorders>
              <w:top w:val="nil"/>
              <w:left w:val="nil"/>
              <w:bottom w:val="single" w:sz="8" w:space="0" w:color="auto"/>
              <w:right w:val="nil"/>
            </w:tcBorders>
            <w:vAlign w:val="center"/>
            <w:hideMark/>
          </w:tcPr>
          <w:p w14:paraId="77A9BE20" w14:textId="3EC9C22E" w:rsidR="006376AF" w:rsidRDefault="00963F13">
            <w:pPr>
              <w:jc w:val="center"/>
              <w:rPr>
                <w:ins w:id="1290" w:author="Karim Anaya-Izquierdo" w:date="2024-09-19T14:40:00Z" w16du:dateUtc="2024-09-19T13:40:00Z"/>
                <w:rFonts w:ascii="Calibri" w:hAnsi="Calibri" w:cs="Calibri"/>
                <w:color w:val="000000"/>
                <w:sz w:val="20"/>
                <w:szCs w:val="20"/>
              </w:rPr>
            </w:pPr>
            <w:ins w:id="1291" w:author="Karim Anaya-Izquierdo" w:date="2024-11-21T22:55:00Z" w16du:dateUtc="2024-11-21T22:55:00Z">
              <w:r>
                <w:rPr>
                  <w:rFonts w:ascii="Calibri" w:hAnsi="Calibri" w:cs="Calibri"/>
                  <w:color w:val="000000"/>
                  <w:sz w:val="20"/>
                  <w:szCs w:val="20"/>
                </w:rPr>
                <w:t>89</w:t>
              </w:r>
            </w:ins>
            <w:ins w:id="1292" w:author="Karim Anaya-Izquierdo" w:date="2024-09-19T14:40:00Z" w16du:dateUtc="2024-09-19T13:40:00Z">
              <w:r w:rsidR="006376AF">
                <w:rPr>
                  <w:rFonts w:ascii="Calibri" w:hAnsi="Calibri" w:cs="Calibri"/>
                  <w:color w:val="000000"/>
                  <w:sz w:val="20"/>
                  <w:szCs w:val="20"/>
                </w:rPr>
                <w:t>%</w:t>
              </w:r>
            </w:ins>
          </w:p>
        </w:tc>
        <w:tc>
          <w:tcPr>
            <w:tcW w:w="36" w:type="dxa"/>
            <w:vAlign w:val="center"/>
            <w:hideMark/>
          </w:tcPr>
          <w:p w14:paraId="45EFC53D" w14:textId="77777777" w:rsidR="006376AF" w:rsidRDefault="006376AF">
            <w:pPr>
              <w:rPr>
                <w:ins w:id="1293" w:author="Karim Anaya-Izquierdo" w:date="2024-09-19T14:40:00Z" w16du:dateUtc="2024-09-19T13:40:00Z"/>
                <w:sz w:val="20"/>
                <w:szCs w:val="20"/>
              </w:rPr>
            </w:pPr>
          </w:p>
        </w:tc>
      </w:tr>
    </w:tbl>
    <w:p w14:paraId="4C73F0B0" w14:textId="77777777" w:rsidR="009B2609" w:rsidRPr="009B2609" w:rsidRDefault="009B2609">
      <w:pPr>
        <w:jc w:val="center"/>
        <w:pPrChange w:id="1294" w:author="Karim Anaya-Izquierdo" w:date="2024-09-19T14:41:00Z" w16du:dateUtc="2024-09-19T13:41:00Z">
          <w:pPr/>
        </w:pPrChange>
      </w:pPr>
    </w:p>
    <w:p w14:paraId="6EFA82DB" w14:textId="497FD799" w:rsidR="00666976" w:rsidRDefault="00666976" w:rsidP="006926B4">
      <w:pPr>
        <w:jc w:val="center"/>
      </w:pPr>
      <w:del w:id="1295" w:author="Karim Anaya-Izquierdo" w:date="2024-11-21T22:56:00Z" w16du:dateUtc="2024-11-21T22:56:00Z">
        <w:r w:rsidDel="00452826">
          <w:rPr>
            <w:noProof/>
          </w:rPr>
          <w:lastRenderedPageBreak/>
          <w:drawing>
            <wp:inline distT="0" distB="0" distL="0" distR="0" wp14:anchorId="709F5EE3" wp14:editId="29C864D8">
              <wp:extent cx="4680000" cy="7016889"/>
              <wp:effectExtent l="0" t="0" r="6350" b="0"/>
              <wp:docPr id="540441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80000" cy="7016889"/>
                      </a:xfrm>
                      <a:prstGeom prst="rect">
                        <a:avLst/>
                      </a:prstGeom>
                      <a:noFill/>
                      <a:ln>
                        <a:noFill/>
                      </a:ln>
                    </pic:spPr>
                  </pic:pic>
                </a:graphicData>
              </a:graphic>
            </wp:inline>
          </w:drawing>
        </w:r>
      </w:del>
      <w:ins w:id="1296" w:author="Karim Anaya-Izquierdo" w:date="2024-11-21T22:56:00Z" w16du:dateUtc="2024-11-21T22:56:00Z">
        <w:r w:rsidR="00452826">
          <w:rPr>
            <w:noProof/>
          </w:rPr>
          <w:drawing>
            <wp:inline distT="0" distB="0" distL="0" distR="0" wp14:anchorId="487ED755" wp14:editId="53109C30">
              <wp:extent cx="3772684" cy="5659027"/>
              <wp:effectExtent l="0" t="0" r="0" b="5715"/>
              <wp:docPr id="1070640483" name="Picture 20" descr="A comparison of different statistical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0483" name="Picture 20" descr="A comparison of different statistical data&#10;&#10;Description automatically generated with medium confidenc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04528" cy="5706794"/>
                      </a:xfrm>
                      <a:prstGeom prst="rect">
                        <a:avLst/>
                      </a:prstGeom>
                    </pic:spPr>
                  </pic:pic>
                </a:graphicData>
              </a:graphic>
            </wp:inline>
          </w:drawing>
        </w:r>
      </w:ins>
    </w:p>
    <w:p w14:paraId="42BFDDA2" w14:textId="1C756B9C" w:rsidR="0011113A" w:rsidRDefault="008E67D0" w:rsidP="00332F86">
      <w:pPr>
        <w:pStyle w:val="Caption"/>
      </w:pPr>
      <w:bookmarkStart w:id="1297" w:name="_Ref148950816"/>
      <w:bookmarkStart w:id="1298" w:name="_Ref148950813"/>
      <w:r>
        <w:t xml:space="preserve">Figure </w:t>
      </w:r>
      <w:fldSimple w:instr=" SEQ Figure \* ARABIC ">
        <w:ins w:id="1299" w:author="Tobias Laux" w:date="2024-09-09T14:37:00Z" w16du:dateUtc="2024-09-09T13:37:00Z">
          <w:r w:rsidR="00F14821">
            <w:rPr>
              <w:noProof/>
            </w:rPr>
            <w:t>15</w:t>
          </w:r>
        </w:ins>
        <w:del w:id="1300" w:author="Tobias Laux" w:date="2024-09-09T12:06:00Z" w16du:dateUtc="2024-09-09T11:06:00Z">
          <w:r w:rsidR="003A15B7" w:rsidDel="00154F33">
            <w:rPr>
              <w:noProof/>
            </w:rPr>
            <w:delText>13</w:delText>
          </w:r>
        </w:del>
      </w:fldSimple>
      <w:bookmarkEnd w:id="1297"/>
      <w:r w:rsidR="006E1A6D">
        <w:t>. Prediction of loa</w:t>
      </w:r>
      <w:r w:rsidR="00AC1784">
        <w:t>d-</w:t>
      </w:r>
      <w:r w:rsidR="006E1A6D">
        <w:t xml:space="preserve">extension curves with </w:t>
      </w:r>
      <w:r w:rsidR="00A3042B">
        <w:t>latent bias</w:t>
      </w:r>
      <w:r w:rsidR="006E1A6D">
        <w:t xml:space="preserve"> </w:t>
      </w:r>
      <m:oMath>
        <m:sSub>
          <m:sSubPr>
            <m:ctrlPr>
              <w:rPr>
                <w:rFonts w:ascii="Cambria Math" w:hAnsi="Cambria Math"/>
                <w:i/>
              </w:rPr>
            </m:ctrlPr>
          </m:sSubPr>
          <m:e>
            <m:r>
              <w:rPr>
                <w:rFonts w:ascii="Cambria Math" w:hAnsi="Cambria Math"/>
              </w:rPr>
              <m:t>b</m:t>
            </m:r>
          </m:e>
          <m:sub>
            <m:r>
              <w:rPr>
                <w:rFonts w:ascii="Cambria Math" w:hAnsi="Cambria Math"/>
              </w:rPr>
              <m:t>α</m:t>
            </m:r>
          </m:sub>
        </m:sSub>
      </m:oMath>
      <w:r w:rsidR="006E1A6D">
        <w:t>.</w:t>
      </w:r>
      <w:bookmarkEnd w:id="1298"/>
    </w:p>
    <w:p w14:paraId="6749D5AD" w14:textId="0A6F6CBB" w:rsidR="00D07994" w:rsidRDefault="00D07994" w:rsidP="00C468A3">
      <w:del w:id="1301" w:author="Karim Anaya-Izquierdo" w:date="2024-09-18T18:49:00Z" w16du:dateUtc="2024-09-18T17:49:00Z">
        <w:r w:rsidDel="00BE1D35">
          <w:delText>Again</w:delText>
        </w:r>
      </w:del>
      <w:ins w:id="1302" w:author="Karim Anaya-Izquierdo" w:date="2024-09-19T11:52:00Z" w16du:dateUtc="2024-09-19T10:52:00Z">
        <w:r w:rsidR="00614D58">
          <w:t>P</w:t>
        </w:r>
      </w:ins>
      <w:del w:id="1303" w:author="Karim Anaya-Izquierdo" w:date="2024-09-19T11:52:00Z" w16du:dateUtc="2024-09-19T10:52:00Z">
        <w:r w:rsidDel="00614D58">
          <w:delText xml:space="preserve">, </w:delText>
        </w:r>
      </w:del>
      <w:del w:id="1304" w:author="Karim Anaya-Izquierdo" w:date="2024-09-18T18:49:00Z" w16du:dateUtc="2024-09-18T17:49:00Z">
        <w:r w:rsidDel="00BE1D35">
          <w:delText xml:space="preserve">the </w:delText>
        </w:r>
      </w:del>
      <w:del w:id="1305" w:author="Karim Anaya-Izquierdo" w:date="2024-09-19T11:52:00Z" w16du:dateUtc="2024-09-19T10:52:00Z">
        <w:r w:rsidDel="00614D58">
          <w:delText>p</w:delText>
        </w:r>
      </w:del>
      <w:r>
        <w:t xml:space="preserve">osterior predictions of </w:t>
      </w:r>
      <w:del w:id="1306" w:author="Karim Anaya-Izquierdo" w:date="2024-09-18T18:49:00Z" w16du:dateUtc="2024-09-18T17:49:00Z">
        <w:r w:rsidDel="00BE1D35">
          <w:delText>the</w:delText>
        </w:r>
      </w:del>
      <w:r>
        <w:t xml:space="preserve"> load-extension curves</w:t>
      </w:r>
      <w:ins w:id="1307" w:author="Janice Barton" w:date="2024-09-22T13:09:00Z" w16du:dateUtc="2024-09-22T12:09:00Z">
        <w:r w:rsidR="00553D42">
          <w:t xml:space="preserve"> </w:t>
        </w:r>
      </w:ins>
      <w:ins w:id="1308" w:author="Karim Anaya-Izquierdo" w:date="2024-09-19T11:56:00Z" w16du:dateUtc="2024-09-19T10:56:00Z">
        <w:del w:id="1309" w:author="Janice Barton" w:date="2024-09-22T13:09:00Z" w16du:dateUtc="2024-09-22T12:09:00Z">
          <w:r w:rsidR="007849FB" w:rsidDel="00553D42">
            <w:delText>, now accounting</w:delText>
          </w:r>
        </w:del>
      </w:ins>
      <w:ins w:id="1310" w:author="Janice Barton" w:date="2024-09-22T13:09:00Z" w16du:dateUtc="2024-09-22T12:09:00Z">
        <w:r w:rsidR="00553D42">
          <w:t xml:space="preserve">that account </w:t>
        </w:r>
      </w:ins>
      <w:ins w:id="1311" w:author="Karim Anaya-Izquierdo" w:date="2024-09-19T11:56:00Z" w16du:dateUtc="2024-09-19T10:56:00Z">
        <w:r w:rsidR="007849FB">
          <w:t xml:space="preserve"> for </w:t>
        </w:r>
      </w:ins>
      <w:ins w:id="1312" w:author="Karim Anaya-Izquierdo" w:date="2024-09-19T11:57:00Z" w16du:dateUtc="2024-09-19T10:57:00Z">
        <w:r w:rsidR="007849FB">
          <w:t xml:space="preserve">loading angle bias </w:t>
        </w:r>
      </w:ins>
      <m:oMath>
        <m:sSub>
          <m:sSubPr>
            <m:ctrlPr>
              <w:ins w:id="1313" w:author="Karim Anaya-Izquierdo" w:date="2024-09-19T11:57:00Z" w16du:dateUtc="2024-09-19T10:57:00Z">
                <w:rPr>
                  <w:rFonts w:ascii="Cambria Math" w:hAnsi="Cambria Math"/>
                </w:rPr>
              </w:ins>
            </m:ctrlPr>
          </m:sSubPr>
          <m:e>
            <m:r>
              <w:ins w:id="1314" w:author="Karim Anaya-Izquierdo" w:date="2024-09-19T11:57:00Z" w16du:dateUtc="2024-09-19T10:57:00Z">
                <w:rPr>
                  <w:rFonts w:ascii="Cambria Math" w:hAnsi="Cambria Math"/>
                </w:rPr>
                <m:t>b</m:t>
              </w:ins>
            </m:r>
          </m:e>
          <m:sub>
            <m:r>
              <w:ins w:id="1315" w:author="Karim Anaya-Izquierdo" w:date="2024-09-19T11:57:00Z" w16du:dateUtc="2024-09-19T10:57:00Z">
                <w:rPr>
                  <w:rFonts w:ascii="Cambria Math" w:hAnsi="Cambria Math"/>
                </w:rPr>
                <m:t>α</m:t>
              </w:ins>
            </m:r>
          </m:sub>
        </m:sSub>
      </m:oMath>
      <w:ins w:id="1316" w:author="Karim Anaya-Izquierdo" w:date="2024-09-19T11:56:00Z" w16du:dateUtc="2024-09-19T10:56:00Z">
        <w:del w:id="1317" w:author="Janice Barton" w:date="2024-09-22T13:09:00Z" w16du:dateUtc="2024-09-22T12:09:00Z">
          <w:r w:rsidR="007849FB" w:rsidDel="00553D42">
            <w:delText>,</w:delText>
          </w:r>
        </w:del>
      </w:ins>
      <w:r>
        <w:t xml:space="preserve"> are shown in </w:t>
      </w:r>
      <w:r>
        <w:fldChar w:fldCharType="begin"/>
      </w:r>
      <w:r>
        <w:instrText xml:space="preserve"> REF _Ref148950816 \h </w:instrText>
      </w:r>
      <w:r>
        <w:fldChar w:fldCharType="separate"/>
      </w:r>
      <w:ins w:id="1318" w:author="Tobias Laux" w:date="2024-09-09T22:43:00Z" w16du:dateUtc="2024-09-09T21:43:00Z">
        <w:r w:rsidR="00A0233C">
          <w:t xml:space="preserve">Figure </w:t>
        </w:r>
        <w:r w:rsidR="00A0233C">
          <w:rPr>
            <w:noProof/>
          </w:rPr>
          <w:t>15</w:t>
        </w:r>
      </w:ins>
      <w:del w:id="1319" w:author="Tobias Laux" w:date="2024-09-09T22:43:00Z" w16du:dateUtc="2024-09-09T21:43:00Z">
        <w:r w:rsidR="003A15B7" w:rsidDel="00A0233C">
          <w:delText xml:space="preserve">Figure </w:delText>
        </w:r>
        <w:r w:rsidR="003A15B7" w:rsidDel="00A0233C">
          <w:rPr>
            <w:noProof/>
          </w:rPr>
          <w:delText>13</w:delText>
        </w:r>
      </w:del>
      <w:r>
        <w:fldChar w:fldCharType="end"/>
      </w:r>
      <w:ins w:id="1320" w:author="Karim Anaya-Izquierdo" w:date="2024-09-19T11:57:00Z" w16du:dateUtc="2024-09-19T10:57:00Z">
        <w:r w:rsidR="007849FB">
          <w:t>,</w:t>
        </w:r>
      </w:ins>
      <w:r w:rsidR="00C63BAE">
        <w:t xml:space="preserve"> </w:t>
      </w:r>
      <w:del w:id="1321" w:author="Karim Anaya-Izquierdo" w:date="2024-09-19T11:57:00Z" w16du:dateUtc="2024-09-19T10:57:00Z">
        <w:r w:rsidR="00C63BAE" w:rsidDel="00DF729B">
          <w:delText>and the</w:delText>
        </w:r>
      </w:del>
      <w:ins w:id="1322" w:author="Karim Anaya-Izquierdo" w:date="2024-09-19T11:57:00Z" w16du:dateUtc="2024-09-19T10:57:00Z">
        <w:r w:rsidR="00DF729B">
          <w:t>with</w:t>
        </w:r>
      </w:ins>
      <w:r w:rsidR="00C63BAE">
        <w:t xml:space="preserve"> corresponding </w:t>
      </w:r>
      <w:r w:rsidR="00E92A22">
        <w:t>quantitative</w:t>
      </w:r>
      <w:r w:rsidR="00C63BAE">
        <w:t xml:space="preserve"> values</w:t>
      </w:r>
      <w:ins w:id="1323" w:author="Karim Anaya-Izquierdo" w:date="2024-09-18T18:49:00Z" w16du:dateUtc="2024-09-18T17:49:00Z">
        <w:r w:rsidR="00490E34">
          <w:t xml:space="preserve"> of the differences between posterior and p</w:t>
        </w:r>
      </w:ins>
      <w:ins w:id="1324" w:author="Karim Anaya-Izquierdo" w:date="2024-09-19T11:57:00Z" w16du:dateUtc="2024-09-19T10:57:00Z">
        <w:r w:rsidR="00DF729B">
          <w:t>r</w:t>
        </w:r>
      </w:ins>
      <w:ins w:id="1325" w:author="Karim Anaya-Izquierdo" w:date="2024-09-18T18:49:00Z" w16du:dateUtc="2024-09-18T17:49:00Z">
        <w:r w:rsidR="00490E34">
          <w:t>ior predictions</w:t>
        </w:r>
      </w:ins>
      <w:ins w:id="1326" w:author="Karim Anaya-Izquierdo" w:date="2024-09-19T11:57:00Z" w16du:dateUtc="2024-09-19T10:57:00Z">
        <w:r w:rsidR="00DF729B">
          <w:t xml:space="preserve"> </w:t>
        </w:r>
      </w:ins>
      <w:del w:id="1327" w:author="Karim Anaya-Izquierdo" w:date="2024-09-19T11:57:00Z" w16du:dateUtc="2024-09-19T10:57:00Z">
        <w:r w:rsidR="00C63BAE" w:rsidDel="00DF729B">
          <w:delText xml:space="preserve"> are </w:delText>
        </w:r>
      </w:del>
      <w:r w:rsidR="00C63BAE">
        <w:t xml:space="preserve">shown in </w:t>
      </w:r>
      <w:r w:rsidR="004F4242">
        <w:fldChar w:fldCharType="begin"/>
      </w:r>
      <w:r w:rsidR="004F4242">
        <w:instrText xml:space="preserve"> REF _Ref175758898 \h </w:instrText>
      </w:r>
      <w:r w:rsidR="004F4242">
        <w:fldChar w:fldCharType="separate"/>
      </w:r>
      <w:r w:rsidR="003A15B7">
        <w:t xml:space="preserve">Table </w:t>
      </w:r>
      <w:r w:rsidR="003A15B7">
        <w:rPr>
          <w:noProof/>
        </w:rPr>
        <w:t>9</w:t>
      </w:r>
      <w:r w:rsidR="004F4242">
        <w:fldChar w:fldCharType="end"/>
      </w:r>
      <w:r>
        <w:t xml:space="preserve">. The results are similar to those in </w:t>
      </w:r>
      <w:del w:id="1328" w:author="Karim Anaya-Izquierdo" w:date="2024-09-19T11:58:00Z" w16du:dateUtc="2024-09-19T10:58:00Z">
        <w:r w:rsidDel="00DF729B">
          <w:fldChar w:fldCharType="begin"/>
        </w:r>
        <w:r w:rsidDel="00DF729B">
          <w:delInstrText xml:space="preserve"> REF _Ref148885565 \h </w:delInstrText>
        </w:r>
        <w:r w:rsidDel="00DF729B">
          <w:fldChar w:fldCharType="separate"/>
        </w:r>
      </w:del>
      <w:ins w:id="1329" w:author="Tobias Laux" w:date="2024-09-09T22:43:00Z" w16du:dateUtc="2024-09-09T21:43:00Z">
        <w:del w:id="1330" w:author="Karim Anaya-Izquierdo" w:date="2024-09-19T11:58:00Z" w16du:dateUtc="2024-09-19T10:58:00Z">
          <w:r w:rsidR="00A0233C" w:rsidDel="00DF729B">
            <w:delText xml:space="preserve">Figure </w:delText>
          </w:r>
          <w:r w:rsidR="00A0233C" w:rsidDel="00DF729B">
            <w:rPr>
              <w:noProof/>
            </w:rPr>
            <w:delText>9</w:delText>
          </w:r>
        </w:del>
      </w:ins>
      <w:del w:id="1331" w:author="Karim Anaya-Izquierdo" w:date="2024-09-19T11:58:00Z" w16du:dateUtc="2024-09-19T10:58:00Z">
        <w:r w:rsidR="003A15B7" w:rsidDel="00DF729B">
          <w:delText xml:space="preserve">Figure </w:delText>
        </w:r>
        <w:r w:rsidR="003A15B7" w:rsidDel="00DF729B">
          <w:rPr>
            <w:noProof/>
          </w:rPr>
          <w:delText>7</w:delText>
        </w:r>
        <w:r w:rsidDel="00DF729B">
          <w:fldChar w:fldCharType="end"/>
        </w:r>
        <w:r w:rsidDel="00DF729B">
          <w:delText xml:space="preserve"> </w:delText>
        </w:r>
        <w:r w:rsidDel="00BF5EC3">
          <w:delText xml:space="preserve">and </w:delText>
        </w:r>
      </w:del>
      <w:r>
        <w:fldChar w:fldCharType="begin"/>
      </w:r>
      <w:r>
        <w:instrText xml:space="preserve"> REF _Ref148946705 \h </w:instrText>
      </w:r>
      <w:r>
        <w:fldChar w:fldCharType="separate"/>
      </w:r>
      <w:ins w:id="1332" w:author="Tobias Laux" w:date="2024-09-09T22:43:00Z" w16du:dateUtc="2024-09-09T21:43:00Z">
        <w:r w:rsidR="00A0233C">
          <w:t xml:space="preserve">Figure </w:t>
        </w:r>
        <w:r w:rsidR="00A0233C">
          <w:rPr>
            <w:noProof/>
          </w:rPr>
          <w:t>12</w:t>
        </w:r>
      </w:ins>
      <w:del w:id="1333" w:author="Tobias Laux" w:date="2024-09-09T22:43:00Z" w16du:dateUtc="2024-09-09T21:43:00Z">
        <w:r w:rsidR="003A15B7" w:rsidDel="00A0233C">
          <w:delText xml:space="preserve">Figure </w:delText>
        </w:r>
        <w:r w:rsidR="003A15B7" w:rsidDel="00A0233C">
          <w:rPr>
            <w:noProof/>
          </w:rPr>
          <w:delText>10</w:delText>
        </w:r>
      </w:del>
      <w:r>
        <w:fldChar w:fldCharType="end"/>
      </w:r>
      <w:ins w:id="1334" w:author="Karim Anaya-Izquierdo" w:date="2024-09-19T11:58:00Z" w16du:dateUtc="2024-09-19T10:58:00Z">
        <w:r w:rsidR="00BF5EC3">
          <w:t xml:space="preserve">. </w:t>
        </w:r>
      </w:ins>
      <w:del w:id="1335" w:author="Karim Anaya-Izquierdo" w:date="2024-09-19T11:58:00Z" w16du:dateUtc="2024-09-19T10:58:00Z">
        <w:r w:rsidDel="00BF5EC3">
          <w:delText xml:space="preserve">, but with larger variance in general. </w:delText>
        </w:r>
      </w:del>
      <w:r>
        <w:t xml:space="preserve">The posterior prediction of </w:t>
      </w:r>
      <w:del w:id="1336" w:author="Tobias Laux" w:date="2024-09-09T22:44:00Z" w16du:dateUtc="2024-09-09T21:44:00Z">
        <w:r w:rsidDel="00470305">
          <w:delText xml:space="preserve">load </w:delText>
        </w:r>
        <w:r w:rsidR="004A3A02" w:rsidDel="00470305">
          <w:delText>shear</w:delText>
        </w:r>
        <w:r w:rsidDel="00470305">
          <w:delText>-extension curves</w:delText>
        </w:r>
      </w:del>
      <w:ins w:id="1337" w:author="Tobias Laux" w:date="2024-09-09T22:44:00Z" w16du:dateUtc="2024-09-09T21:44:00Z">
        <w:r w:rsidR="00470305">
          <w:t>shear response</w:t>
        </w:r>
      </w:ins>
      <w:r>
        <w:t xml:space="preserve"> for </w:t>
      </w:r>
      <m:oMath>
        <m:r>
          <w:rPr>
            <w:rFonts w:ascii="Cambria Math" w:hAnsi="Cambria Math"/>
          </w:rPr>
          <m:t>α=</m:t>
        </m:r>
        <m:sSup>
          <m:sSupPr>
            <m:ctrlPr>
              <w:rPr>
                <w:rFonts w:ascii="Cambria Math" w:hAnsi="Cambria Math"/>
                <w:i/>
              </w:rPr>
            </m:ctrlPr>
          </m:sSupPr>
          <m:e>
            <m:r>
              <w:rPr>
                <w:rFonts w:ascii="Cambria Math" w:hAnsi="Cambria Math"/>
              </w:rPr>
              <m:t>90</m:t>
            </m:r>
          </m:e>
          <m:sup>
            <m:r>
              <w:rPr>
                <w:rFonts w:ascii="Cambria Math" w:hAnsi="Cambria Math"/>
              </w:rPr>
              <m:t>∘</m:t>
            </m:r>
          </m:sup>
        </m:sSup>
      </m:oMath>
      <w:r>
        <w:t xml:space="preserve"> has similar variance compared to that in </w:t>
      </w:r>
      <w:r>
        <w:fldChar w:fldCharType="begin"/>
      </w:r>
      <w:r>
        <w:instrText xml:space="preserve"> REF _Ref148885565 \h </w:instrText>
      </w:r>
      <w:r>
        <w:fldChar w:fldCharType="separate"/>
      </w:r>
      <w:r w:rsidR="003A15B7">
        <w:t xml:space="preserve">Figure </w:t>
      </w:r>
      <w:r w:rsidR="003A15B7">
        <w:rPr>
          <w:noProof/>
        </w:rPr>
        <w:t>7</w:t>
      </w:r>
      <w:r>
        <w:fldChar w:fldCharType="end"/>
      </w:r>
      <w:r>
        <w:t xml:space="preserve">. This is because the effective load for </w:t>
      </w:r>
      <w:r w:rsidR="00D37527">
        <w:t>shear</w:t>
      </w:r>
      <w:r>
        <w:t xml:space="preserve"> extension is </w:t>
      </w:r>
      <m:oMath>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=P</m:t>
        </m:r>
        <m:r>
          <m:rPr>
            <m:sty m:val="p"/>
          </m:rPr>
          <w:rPr>
            <w:rFonts w:ascii="Cambria Math" w:hAnsi="Cambria Math"/>
          </w:rPr>
          <m:t>sin</m:t>
        </m:r>
        <m:r>
          <w:rPr>
            <w:rFonts w:ascii="Cambria Math" w:hAnsi="Cambria Math"/>
          </w:rPr>
          <m:t>(α)</m:t>
        </m:r>
      </m:oMath>
      <w:r>
        <w:t xml:space="preserve">. When </w:t>
      </w:r>
      <m:oMath>
        <m:r>
          <w:rPr>
            <w:rFonts w:ascii="Cambria Math" w:hAnsi="Cambria Math"/>
          </w:rPr>
          <m:t>α=</m:t>
        </m:r>
        <m:sSup>
          <m:sSupPr>
            <m:ctrlPr>
              <w:rPr>
                <w:rFonts w:ascii="Cambria Math" w:hAnsi="Cambria Math"/>
                <w:i/>
              </w:rPr>
            </m:ctrlPr>
          </m:sSupPr>
          <m:e>
            <m:r>
              <w:rPr>
                <w:rFonts w:ascii="Cambria Math" w:hAnsi="Cambria Math"/>
              </w:rPr>
              <m:t>90</m:t>
            </m:r>
          </m:e>
          <m:sup>
            <m:r>
              <w:rPr>
                <w:rFonts w:ascii="Cambria Math" w:hAnsi="Cambria Math"/>
              </w:rPr>
              <m:t>∘</m:t>
            </m:r>
          </m:sup>
        </m:sSup>
      </m:oMath>
      <w:r>
        <w:t xml:space="preserve">, a small bias in </w:t>
      </w:r>
      <m:oMath>
        <m:r>
          <w:rPr>
            <w:rFonts w:ascii="Cambria Math" w:hAnsi="Cambria Math"/>
          </w:rPr>
          <m:t>α</m:t>
        </m:r>
      </m:oMath>
      <w:r>
        <w:t xml:space="preserve"> has much less effect on the effective load compared to </w:t>
      </w:r>
      <m:oMath>
        <m:r>
          <w:rPr>
            <w:rFonts w:ascii="Cambria Math" w:hAnsi="Cambria Math"/>
          </w:rPr>
          <m:t>α=</m:t>
        </m:r>
        <m:sSup>
          <m:sSupPr>
            <m:ctrlPr>
              <w:rPr>
                <w:rFonts w:ascii="Cambria Math" w:hAnsi="Cambria Math"/>
                <w:i/>
              </w:rPr>
            </m:ctrlPr>
          </m:sSupPr>
          <m:e>
            <m:r>
              <w:rPr>
                <w:rFonts w:ascii="Cambria Math" w:hAnsi="Cambria Math"/>
              </w:rPr>
              <m:t>45</m:t>
            </m:r>
          </m:e>
          <m:sup>
            <m:r>
              <w:rPr>
                <w:rFonts w:ascii="Cambria Math" w:hAnsi="Cambria Math"/>
              </w:rPr>
              <m:t>∘</m:t>
            </m:r>
          </m:sup>
        </m:sSup>
      </m:oMath>
      <w:r>
        <w:t xml:space="preserve"> and </w:t>
      </w:r>
      <m:oMath>
        <m:r>
          <w:rPr>
            <w:rFonts w:ascii="Cambria Math" w:hAnsi="Cambria Math"/>
          </w:rPr>
          <m:t>α=</m:t>
        </m:r>
        <m:sSup>
          <m:sSupPr>
            <m:ctrlPr>
              <w:rPr>
                <w:rFonts w:ascii="Cambria Math" w:hAnsi="Cambria Math"/>
                <w:i/>
              </w:rPr>
            </m:ctrlPr>
          </m:sSupPr>
          <m:e>
            <m:r>
              <w:rPr>
                <w:rFonts w:ascii="Cambria Math" w:hAnsi="Cambria Math"/>
              </w:rPr>
              <m:t>135</m:t>
            </m:r>
          </m:e>
          <m:sup>
            <m:r>
              <w:rPr>
                <w:rFonts w:ascii="Cambria Math" w:hAnsi="Cambria Math"/>
              </w:rPr>
              <m:t>∘</m:t>
            </m:r>
          </m:sup>
        </m:sSup>
      </m:oMath>
      <w:r>
        <w:t xml:space="preserve">. </w:t>
      </w:r>
    </w:p>
    <w:p w14:paraId="418C706F" w14:textId="77777777" w:rsidR="00C468A3" w:rsidRDefault="00C468A3" w:rsidP="00C468A3"/>
    <w:p w14:paraId="6E439BE4" w14:textId="34B1A2DB" w:rsidR="00374BE6" w:rsidRDefault="005B5AC6" w:rsidP="002D5289">
      <w:pPr>
        <w:pStyle w:val="subsection"/>
        <w:outlineLvl w:val="1"/>
      </w:pPr>
      <w:r>
        <w:t>L</w:t>
      </w:r>
      <w:r w:rsidR="004E3226">
        <w:t>eave</w:t>
      </w:r>
      <w:r>
        <w:t>-</w:t>
      </w:r>
      <w:r w:rsidR="004E3226">
        <w:t>one</w:t>
      </w:r>
      <w:r>
        <w:t>-</w:t>
      </w:r>
      <w:r w:rsidR="004E3226">
        <w:t>out</w:t>
      </w:r>
      <w:r>
        <w:t xml:space="preserve"> prediction</w:t>
      </w:r>
    </w:p>
    <w:p w14:paraId="3819F88D" w14:textId="2343238C" w:rsidR="001F2BB4" w:rsidRPr="001F2BB4" w:rsidRDefault="00B0591C" w:rsidP="00DC0EFF">
      <w:r>
        <w:t>The prediction</w:t>
      </w:r>
      <w:r w:rsidR="00E0784F">
        <w:t>s</w:t>
      </w:r>
      <w:r>
        <w:t xml:space="preserve"> obtained in </w:t>
      </w:r>
      <w:r w:rsidR="0028027F">
        <w:t>previous sub</w:t>
      </w:r>
      <w:r w:rsidR="009672FF">
        <w:t>s</w:t>
      </w:r>
      <w:r w:rsidR="0028027F">
        <w:t>e</w:t>
      </w:r>
      <w:r w:rsidR="009672FF">
        <w:t>c</w:t>
      </w:r>
      <w:r w:rsidR="0028027F">
        <w:t xml:space="preserve">tions </w:t>
      </w:r>
      <w:r w:rsidR="00E0784F">
        <w:t xml:space="preserve">are for cases where </w:t>
      </w:r>
      <w:r w:rsidR="00DC0EFF">
        <w:t>experimental</w:t>
      </w:r>
      <w:r w:rsidR="00E0784F">
        <w:t xml:space="preserve"> data</w:t>
      </w:r>
      <w:r w:rsidR="00A40D83">
        <w:t xml:space="preserve"> </w:t>
      </w:r>
      <w:r w:rsidR="00DC0EFF">
        <w:t>has been obtained</w:t>
      </w:r>
      <w:r w:rsidR="00E0784F">
        <w:t xml:space="preserve">. </w:t>
      </w:r>
      <w:r w:rsidR="008111FA">
        <w:t>In practice</w:t>
      </w:r>
      <w:r w:rsidR="001F2BB4">
        <w:t xml:space="preserve">, </w:t>
      </w:r>
      <w:r w:rsidR="00DC0EFF">
        <w:t xml:space="preserve">it </w:t>
      </w:r>
      <w:del w:id="1338" w:author="Karim Anaya-Izquierdo" w:date="2024-09-19T12:13:00Z" w16du:dateUtc="2024-09-19T11:13:00Z">
        <w:r w:rsidR="00DC0EFF" w:rsidDel="00D571D6">
          <w:delText>would be</w:delText>
        </w:r>
      </w:del>
      <w:ins w:id="1339" w:author="Karim Anaya-Izquierdo" w:date="2024-09-19T12:13:00Z" w16du:dateUtc="2024-09-19T11:13:00Z">
        <w:r w:rsidR="00D571D6">
          <w:t>is</w:t>
        </w:r>
      </w:ins>
      <w:r w:rsidR="00DC0EFF">
        <w:t xml:space="preserve"> preferable</w:t>
      </w:r>
      <w:r w:rsidR="00F11592">
        <w:t xml:space="preserve"> to </w:t>
      </w:r>
      <w:r w:rsidR="00304EF1">
        <w:t xml:space="preserve">make predictions where no </w:t>
      </w:r>
      <w:ins w:id="1340" w:author="Tobias Laux" w:date="2024-09-09T22:44:00Z" w16du:dateUtc="2024-09-09T21:44:00Z">
        <w:r w:rsidR="00470305">
          <w:t xml:space="preserve">experimental </w:t>
        </w:r>
      </w:ins>
      <w:r w:rsidR="00304EF1">
        <w:t>data is available</w:t>
      </w:r>
      <w:r w:rsidR="00C51EB9">
        <w:t xml:space="preserve">, </w:t>
      </w:r>
      <w:r w:rsidR="00DC0EFF">
        <w:t>i.e.</w:t>
      </w:r>
      <w:r w:rsidR="00304EF1">
        <w:t>,</w:t>
      </w:r>
      <w:r w:rsidR="00C51EB9">
        <w:t xml:space="preserve"> </w:t>
      </w:r>
      <w:r w:rsidR="00F34425">
        <w:t xml:space="preserve">predict the results of experiments that had not been </w:t>
      </w:r>
      <w:r w:rsidR="002D5750">
        <w:t>conducted</w:t>
      </w:r>
      <w:r w:rsidR="00DC0EFF">
        <w:t>,</w:t>
      </w:r>
      <w:r w:rsidR="00F34425">
        <w:t xml:space="preserve"> </w:t>
      </w:r>
      <w:r w:rsidR="00D52497">
        <w:t>which is</w:t>
      </w:r>
      <w:r w:rsidR="00F34425">
        <w:t xml:space="preserve"> essential </w:t>
      </w:r>
      <w:r w:rsidR="00DC0EFF">
        <w:t>to progress the concept of</w:t>
      </w:r>
      <w:r w:rsidR="00F34425">
        <w:t xml:space="preserve"> v</w:t>
      </w:r>
      <w:r w:rsidR="00D511F0">
        <w:t xml:space="preserve">irtual testing. </w:t>
      </w:r>
      <w:r w:rsidR="00CC1DFE">
        <w:t>To test the performance of the posterior prediction</w:t>
      </w:r>
      <w:r w:rsidR="00CC1DFE" w:rsidRPr="00CC1DFE">
        <w:t xml:space="preserve"> </w:t>
      </w:r>
      <w:r w:rsidR="00CC1DFE">
        <w:t xml:space="preserve">for </w:t>
      </w:r>
      <w:r w:rsidR="00CC1DFE" w:rsidRPr="00CC1DFE">
        <w:t>an</w:t>
      </w:r>
      <w:r w:rsidR="00233605">
        <w:t xml:space="preserve"> unobserved</w:t>
      </w:r>
      <w:r w:rsidR="00CC1DFE" w:rsidRPr="00CC1DFE">
        <w:t xml:space="preserve"> </w:t>
      </w:r>
      <w:r w:rsidR="00233605">
        <w:t>experimental setting</w:t>
      </w:r>
      <w:r w:rsidR="00CC1DFE">
        <w:t xml:space="preserve">, the </w:t>
      </w:r>
      <w:r w:rsidR="00CC1DFE" w:rsidRPr="00541BFE">
        <w:rPr>
          <w:i/>
          <w:iCs/>
        </w:rPr>
        <w:t>leave-one-out</w:t>
      </w:r>
      <w:r w:rsidR="00CC1DFE">
        <w:t xml:space="preserve"> prediction</w:t>
      </w:r>
      <w:ins w:id="1341" w:author="Karim Anaya-Izquierdo" w:date="2024-09-19T12:14:00Z" w16du:dateUtc="2024-09-19T11:14:00Z">
        <w:r w:rsidR="00E80F6D">
          <w:t xml:space="preserve"> approach</w:t>
        </w:r>
      </w:ins>
      <w:r w:rsidR="00893B6A">
        <w:t xml:space="preserve"> is adopted</w:t>
      </w:r>
      <w:r w:rsidR="00CC1DFE">
        <w:t xml:space="preserve">. </w:t>
      </w:r>
      <w:r w:rsidR="006C3519">
        <w:t>This means that</w:t>
      </w:r>
      <w:r w:rsidR="00373922">
        <w:t xml:space="preserve"> one specific set of </w:t>
      </w:r>
      <w:ins w:id="1342" w:author="Tobias Laux" w:date="2024-09-09T22:45:00Z" w16du:dateUtc="2024-09-09T21:45:00Z">
        <w:r w:rsidR="00470305">
          <w:t xml:space="preserve">experimental </w:t>
        </w:r>
      </w:ins>
      <w:r w:rsidR="00373922">
        <w:t xml:space="preserve">data will not be </w:t>
      </w:r>
      <w:del w:id="1343" w:author="Tobias Laux" w:date="2024-09-09T22:45:00Z" w16du:dateUtc="2024-09-09T21:45:00Z">
        <w:r w:rsidR="00373922" w:rsidDel="003C7090">
          <w:delText xml:space="preserve">used </w:delText>
        </w:r>
      </w:del>
      <w:ins w:id="1344" w:author="Tobias Laux" w:date="2024-09-09T22:45:00Z" w16du:dateUtc="2024-09-09T21:45:00Z">
        <w:r w:rsidR="003C7090">
          <w:t xml:space="preserve">included in </w:t>
        </w:r>
        <w:del w:id="1345" w:author="Karim Anaya-Izquierdo" w:date="2024-09-19T12:14:00Z" w16du:dateUtc="2024-09-19T11:14:00Z">
          <w:r w:rsidR="003C7090" w:rsidDel="00DE097F">
            <w:delText>the</w:delText>
          </w:r>
        </w:del>
      </w:ins>
      <w:ins w:id="1346" w:author="Karim Anaya-Izquierdo" w:date="2024-09-19T12:14:00Z" w16du:dateUtc="2024-09-19T11:14:00Z">
        <w:r w:rsidR="00DE097F">
          <w:t xml:space="preserve">any of </w:t>
        </w:r>
      </w:ins>
      <w:ins w:id="1347" w:author="Tobias Laux" w:date="2024-09-09T22:45:00Z" w16du:dateUtc="2024-09-09T21:45:00Z">
        <w:r w:rsidR="003C7090">
          <w:t xml:space="preserve"> </w:t>
        </w:r>
      </w:ins>
      <w:del w:id="1348" w:author="Tobias Laux" w:date="2024-09-09T22:45:00Z" w16du:dateUtc="2024-09-09T21:45:00Z">
        <w:r w:rsidR="00373922" w:rsidDel="003C7090">
          <w:lastRenderedPageBreak/>
          <w:delText xml:space="preserve">when performing </w:delText>
        </w:r>
      </w:del>
      <w:r w:rsidR="00373922">
        <w:t>Bayesian</w:t>
      </w:r>
      <w:ins w:id="1349" w:author="Karim Anaya-Izquierdo" w:date="2024-09-19T12:15:00Z" w16du:dateUtc="2024-09-19T11:15:00Z">
        <w:r w:rsidR="00DE097F">
          <w:t xml:space="preserve"> inferential frameworks described</w:t>
        </w:r>
      </w:ins>
      <w:ins w:id="1350" w:author="Janice Barton" w:date="2024-09-22T13:22:00Z" w16du:dateUtc="2024-09-22T12:22:00Z">
        <w:r w:rsidR="00A9240A">
          <w:t xml:space="preserve"> below</w:t>
        </w:r>
      </w:ins>
      <w:ins w:id="1351" w:author="Karim Anaya-Izquierdo" w:date="2024-09-19T12:15:00Z" w16du:dateUtc="2024-09-19T11:15:00Z">
        <w:del w:id="1352" w:author="Janice Barton" w:date="2024-09-22T13:22:00Z" w16du:dateUtc="2024-09-22T12:22:00Z">
          <w:r w:rsidR="00DE097F" w:rsidDel="00A9240A">
            <w:delText xml:space="preserve"> in this paper</w:delText>
          </w:r>
        </w:del>
      </w:ins>
      <w:del w:id="1353" w:author="Karim Anaya-Izquierdo" w:date="2024-09-19T12:15:00Z" w16du:dateUtc="2024-09-19T11:15:00Z">
        <w:r w:rsidR="00373922" w:rsidDel="00DE097F">
          <w:delText xml:space="preserve"> </w:delText>
        </w:r>
        <w:r w:rsidR="00D95E4C" w:rsidDel="00DE097F">
          <w:delText>analysis</w:delText>
        </w:r>
      </w:del>
      <w:r w:rsidR="00A86EBE">
        <w:t xml:space="preserve">. </w:t>
      </w:r>
      <w:ins w:id="1354" w:author="Janice Barton" w:date="2024-09-22T13:23:00Z" w16du:dateUtc="2024-09-22T12:23:00Z">
        <w:r w:rsidR="00A9240A">
          <w:t>To qualify the performance of the prediction, p</w:t>
        </w:r>
      </w:ins>
      <w:ins w:id="1355" w:author="Karim Anaya-Izquierdo" w:date="2024-09-19T12:15:00Z" w16du:dateUtc="2024-09-19T11:15:00Z">
        <w:del w:id="1356" w:author="Janice Barton" w:date="2024-09-22T13:23:00Z" w16du:dateUtc="2024-09-22T12:23:00Z">
          <w:r w:rsidR="001777B4" w:rsidDel="00A9240A">
            <w:delText>P</w:delText>
          </w:r>
        </w:del>
      </w:ins>
      <w:del w:id="1357" w:author="Karim Anaya-Izquierdo" w:date="2024-09-19T12:15:00Z" w16du:dateUtc="2024-09-19T11:15:00Z">
        <w:r w:rsidR="00A86EBE" w:rsidDel="001777B4">
          <w:delText>Then, p</w:delText>
        </w:r>
      </w:del>
      <w:r w:rsidR="00A86EBE">
        <w:t xml:space="preserve">osterior predictions </w:t>
      </w:r>
      <w:del w:id="1358" w:author="Janice Barton" w:date="2024-09-22T13:23:00Z" w16du:dateUtc="2024-09-22T12:23:00Z">
        <w:r w:rsidR="00A86EBE" w:rsidDel="00A9240A">
          <w:delText>can be</w:delText>
        </w:r>
      </w:del>
      <w:ins w:id="1359" w:author="Janice Barton" w:date="2024-09-22T13:23:00Z" w16du:dateUtc="2024-09-22T12:23:00Z">
        <w:r w:rsidR="00A9240A">
          <w:t>are</w:t>
        </w:r>
      </w:ins>
      <w:r w:rsidR="00A86EBE">
        <w:t xml:space="preserve"> </w:t>
      </w:r>
      <w:ins w:id="1360" w:author="Karim Anaya-Izquierdo" w:date="2024-09-19T12:15:00Z" w16du:dateUtc="2024-09-19T11:15:00Z">
        <w:r w:rsidR="001777B4">
          <w:t>obtained</w:t>
        </w:r>
      </w:ins>
      <w:del w:id="1361" w:author="Karim Anaya-Izquierdo" w:date="2024-09-19T12:15:00Z" w16du:dateUtc="2024-09-19T11:15:00Z">
        <w:r w:rsidR="00A86EBE" w:rsidDel="001777B4">
          <w:delText>made</w:delText>
        </w:r>
      </w:del>
      <w:r w:rsidR="00A86EBE">
        <w:t xml:space="preserve"> </w:t>
      </w:r>
      <w:r w:rsidR="00966777">
        <w:t>and compared to the</w:t>
      </w:r>
      <w:r w:rsidR="00A86EBE">
        <w:t xml:space="preserve"> specific set of data</w:t>
      </w:r>
      <w:r w:rsidR="00792441">
        <w:t xml:space="preserve"> that has been </w:t>
      </w:r>
      <w:ins w:id="1362" w:author="Janice Barton" w:date="2024-09-22T13:24:00Z" w16du:dateUtc="2024-09-22T12:24:00Z">
        <w:r w:rsidR="00A9240A">
          <w:t>left out of the</w:t>
        </w:r>
      </w:ins>
      <w:ins w:id="1363" w:author="Janice Barton" w:date="2024-09-22T13:26:00Z" w16du:dateUtc="2024-09-22T12:26:00Z">
        <w:r w:rsidR="00A9240A">
          <w:t xml:space="preserve"> Bayesian analysis</w:t>
        </w:r>
      </w:ins>
      <w:ins w:id="1364" w:author="Janice Barton" w:date="2024-09-22T13:25:00Z" w16du:dateUtc="2024-09-22T12:25:00Z">
        <w:r w:rsidR="00A9240A">
          <w:t xml:space="preserve">. </w:t>
        </w:r>
      </w:ins>
      <w:del w:id="1365" w:author="Janice Barton" w:date="2024-09-22T13:24:00Z" w16du:dateUtc="2024-09-22T12:24:00Z">
        <w:r w:rsidR="00792441" w:rsidDel="00A9240A">
          <w:delText>held-out</w:delText>
        </w:r>
      </w:del>
      <w:r w:rsidR="00792441">
        <w:t xml:space="preserve"> </w:t>
      </w:r>
      <w:ins w:id="1366" w:author="Karim Anaya-Izquierdo" w:date="2024-09-19T12:16:00Z" w16du:dateUtc="2024-09-19T11:16:00Z">
        <w:del w:id="1367" w:author="Janice Barton" w:date="2024-09-22T13:25:00Z" w16du:dateUtc="2024-09-22T12:25:00Z">
          <w:r w:rsidR="001777B4" w:rsidDel="00A9240A">
            <w:delText xml:space="preserve">in order </w:delText>
          </w:r>
        </w:del>
      </w:ins>
      <w:del w:id="1368" w:author="Janice Barton" w:date="2024-09-22T13:25:00Z" w16du:dateUtc="2024-09-22T12:25:00Z">
        <w:r w:rsidR="00792441" w:rsidDel="00A9240A">
          <w:delText xml:space="preserve">to </w:delText>
        </w:r>
      </w:del>
      <w:del w:id="1369" w:author="Karim Anaya-Izquierdo" w:date="2024-09-19T12:16:00Z" w16du:dateUtc="2024-09-19T11:16:00Z">
        <w:r w:rsidR="007A6313" w:rsidDel="00877E16">
          <w:delText>judge</w:delText>
        </w:r>
      </w:del>
      <w:ins w:id="1370" w:author="Karim Anaya-Izquierdo" w:date="2024-09-19T12:16:00Z" w16du:dateUtc="2024-09-19T11:16:00Z">
        <w:del w:id="1371" w:author="Janice Barton" w:date="2024-09-22T13:25:00Z" w16du:dateUtc="2024-09-22T12:25:00Z">
          <w:r w:rsidR="00877E16" w:rsidDel="00A9240A">
            <w:delText xml:space="preserve"> qualify</w:delText>
          </w:r>
        </w:del>
      </w:ins>
      <w:del w:id="1372" w:author="Karim Anaya-Izquierdo" w:date="2024-09-19T12:16:00Z" w16du:dateUtc="2024-09-19T11:16:00Z">
        <w:r w:rsidR="007A6313" w:rsidDel="00877E16">
          <w:delText xml:space="preserve"> </w:delText>
        </w:r>
      </w:del>
      <w:ins w:id="1373" w:author="Karim Anaya-Izquierdo" w:date="2024-09-19T12:16:00Z" w16du:dateUtc="2024-09-19T11:16:00Z">
        <w:del w:id="1374" w:author="Janice Barton" w:date="2024-09-22T13:25:00Z" w16du:dateUtc="2024-09-22T12:25:00Z">
          <w:r w:rsidR="00877E16" w:rsidDel="00A9240A">
            <w:delText xml:space="preserve"> </w:delText>
          </w:r>
        </w:del>
      </w:ins>
      <w:del w:id="1375" w:author="Karim Anaya-Izquierdo" w:date="2024-09-19T12:16:00Z" w16du:dateUtc="2024-09-19T11:16:00Z">
        <w:r w:rsidR="007A6313" w:rsidDel="00877E16">
          <w:delText>the model</w:delText>
        </w:r>
      </w:del>
      <w:ins w:id="1376" w:author="Karim Anaya-Izquierdo" w:date="2024-09-19T12:16:00Z" w16du:dateUtc="2024-09-19T11:16:00Z">
        <w:del w:id="1377" w:author="Janice Barton" w:date="2024-09-22T13:25:00Z" w16du:dateUtc="2024-09-22T12:25:00Z">
          <w:r w:rsidR="00877E16" w:rsidDel="00A9240A">
            <w:delText>prediction</w:delText>
          </w:r>
        </w:del>
      </w:ins>
      <w:del w:id="1378" w:author="Janice Barton" w:date="2024-09-22T13:25:00Z" w16du:dateUtc="2024-09-22T12:25:00Z">
        <w:r w:rsidR="007A6313" w:rsidDel="00A9240A">
          <w:delText xml:space="preserve"> performance</w:delText>
        </w:r>
        <w:r w:rsidR="00CA34D9" w:rsidDel="00A9240A">
          <w:delText>.</w:delText>
        </w:r>
      </w:del>
      <w:r w:rsidR="00CA34D9">
        <w:t xml:space="preserve"> </w:t>
      </w:r>
      <w:r w:rsidR="00DC0EFF">
        <w:t>T</w:t>
      </w:r>
      <w:r w:rsidR="00DC0EFF" w:rsidRPr="00DC0EFF">
        <w:t xml:space="preserve">hree different </w:t>
      </w:r>
      <w:del w:id="1379" w:author="Tobias Laux" w:date="2024-09-09T22:46:00Z" w16du:dateUtc="2024-09-09T21:46:00Z">
        <w:r w:rsidR="00DC0EFF" w:rsidRPr="00DC0EFF" w:rsidDel="00F9369A">
          <w:delText>combinations of the</w:delText>
        </w:r>
      </w:del>
      <w:ins w:id="1380" w:author="Tobias Laux" w:date="2024-09-09T22:46:00Z" w16du:dateUtc="2024-09-09T21:46:00Z">
        <w:r w:rsidR="00F9369A">
          <w:t>reduced experimental</w:t>
        </w:r>
      </w:ins>
      <w:r w:rsidR="00DC0EFF" w:rsidRPr="00DC0EFF">
        <w:t xml:space="preserve"> data</w:t>
      </w:r>
      <w:ins w:id="1381" w:author="Tobias Laux" w:date="2024-09-09T22:46:00Z" w16du:dateUtc="2024-09-09T21:46:00Z">
        <w:r w:rsidR="00F9369A">
          <w:t xml:space="preserve"> sets</w:t>
        </w:r>
      </w:ins>
      <w:r w:rsidR="00DC0EFF" w:rsidRPr="00DC0EFF">
        <w:t xml:space="preserve"> </w:t>
      </w:r>
      <w:r w:rsidR="00DC0EFF">
        <w:t>are used</w:t>
      </w:r>
      <w:del w:id="1382" w:author="Janice Barton" w:date="2024-09-22T13:27:00Z" w16du:dateUtc="2024-09-22T12:27:00Z">
        <w:r w:rsidR="00DC0EFF" w:rsidRPr="00DC0EFF" w:rsidDel="00A9240A">
          <w:delText xml:space="preserve"> </w:delText>
        </w:r>
        <w:r w:rsidR="00DC0EFF" w:rsidDel="00A9240A">
          <w:delText xml:space="preserve">in the </w:delText>
        </w:r>
        <w:r w:rsidR="00DC0EFF" w:rsidRPr="00DC0EFF" w:rsidDel="00A9240A">
          <w:delText>Bayesian analysis</w:delText>
        </w:r>
      </w:del>
      <w:r w:rsidR="00DC0EFF" w:rsidRPr="00DC0EFF">
        <w:t>, i.e., 1)</w:t>
      </w:r>
      <w:r w:rsidR="00814013">
        <w:t xml:space="preserve"> </w:t>
      </w:r>
      <m:oMath>
        <m:r>
          <w:rPr>
            <w:rFonts w:ascii="Cambria Math" w:hAnsi="Cambria Math"/>
          </w:rPr>
          <m:t>α=</m:t>
        </m:r>
        <m:sSup>
          <m:sSupPr>
            <m:ctrlPr>
              <w:rPr>
                <w:rFonts w:ascii="Cambria Math" w:hAnsi="Cambria Math"/>
                <w:i/>
              </w:rPr>
            </m:ctrlPr>
          </m:sSupPr>
          <m:e>
            <m:r>
              <w:rPr>
                <w:rFonts w:ascii="Cambria Math" w:hAnsi="Cambria Math"/>
              </w:rPr>
              <m:t>90</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135</m:t>
            </m:r>
          </m:e>
          <m:sup>
            <m:r>
              <w:rPr>
                <w:rFonts w:ascii="Cambria Math" w:hAnsi="Cambria Math"/>
              </w:rPr>
              <m:t>∘</m:t>
            </m:r>
          </m:sup>
        </m:sSup>
      </m:oMath>
      <w:r w:rsidR="00DC0EFF" w:rsidRPr="00DC0EFF">
        <w:t xml:space="preserve">, 2) </w:t>
      </w:r>
      <m:oMath>
        <m:r>
          <w:rPr>
            <w:rFonts w:ascii="Cambria Math" w:hAnsi="Cambria Math"/>
          </w:rPr>
          <m:t>α=</m:t>
        </m:r>
        <m:sSup>
          <m:sSupPr>
            <m:ctrlPr>
              <w:rPr>
                <w:rFonts w:ascii="Cambria Math" w:hAnsi="Cambria Math"/>
                <w:i/>
              </w:rPr>
            </m:ctrlPr>
          </m:sSupPr>
          <m:e>
            <m:r>
              <w:rPr>
                <w:rFonts w:ascii="Cambria Math" w:hAnsi="Cambria Math"/>
              </w:rPr>
              <m:t>45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135</m:t>
            </m:r>
          </m:e>
          <m:sup>
            <m:r>
              <w:rPr>
                <w:rFonts w:ascii="Cambria Math" w:hAnsi="Cambria Math"/>
              </w:rPr>
              <m:t>∘</m:t>
            </m:r>
          </m:sup>
        </m:sSup>
      </m:oMath>
      <w:r w:rsidR="00DC0EFF" w:rsidRPr="00DC0EFF">
        <w:t xml:space="preserve"> and 3)</w:t>
      </w:r>
      <w:r w:rsidR="00814013" w:rsidRPr="00DC0EFF">
        <w:t xml:space="preserve"> </w:t>
      </w:r>
      <m:oMath>
        <m:r>
          <w:rPr>
            <w:rFonts w:ascii="Cambria Math" w:hAnsi="Cambria Math"/>
          </w:rPr>
          <m:t>α=</m:t>
        </m:r>
        <m:sSup>
          <m:sSupPr>
            <m:ctrlPr>
              <w:rPr>
                <w:rFonts w:ascii="Cambria Math" w:hAnsi="Cambria Math"/>
                <w:i/>
              </w:rPr>
            </m:ctrlPr>
          </m:sSupPr>
          <m:e>
            <m:r>
              <w:rPr>
                <w:rFonts w:ascii="Cambria Math" w:hAnsi="Cambria Math"/>
              </w:rPr>
              <m:t>45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90</m:t>
            </m:r>
          </m:e>
          <m:sup>
            <m:r>
              <w:rPr>
                <w:rFonts w:ascii="Cambria Math" w:hAnsi="Cambria Math"/>
              </w:rPr>
              <m:t>∘</m:t>
            </m:r>
          </m:sup>
        </m:sSup>
      </m:oMath>
      <w:r w:rsidR="00DC0EFF">
        <w:t>. Hence</w:t>
      </w:r>
      <w:r w:rsidR="00857C0F">
        <w:t xml:space="preserve">, experimental data corresponding to </w:t>
      </w:r>
      <w:r w:rsidR="008D6D66">
        <w:t xml:space="preserve">a specific loading angle </w:t>
      </w:r>
      <w:r w:rsidR="00DE6831">
        <w:t>is</w:t>
      </w:r>
      <w:r w:rsidR="007734EA">
        <w:t xml:space="preserve"> left out</w:t>
      </w:r>
      <w:r w:rsidR="00AE4A01">
        <w:t xml:space="preserve"> </w:t>
      </w:r>
      <w:r w:rsidR="00DC0EFF">
        <w:t>of each</w:t>
      </w:r>
      <w:ins w:id="1383" w:author="Janice Barton" w:date="2024-09-22T13:27:00Z" w16du:dateUtc="2024-09-22T12:27:00Z">
        <w:r w:rsidR="00A9240A">
          <w:t xml:space="preserve"> of the three</w:t>
        </w:r>
      </w:ins>
      <w:r w:rsidR="00DC0EFF">
        <w:t xml:space="preserve"> </w:t>
      </w:r>
      <w:r w:rsidR="007734EA">
        <w:t xml:space="preserve">Bayesian </w:t>
      </w:r>
      <w:r w:rsidR="00AE4A01">
        <w:t>analys</w:t>
      </w:r>
      <w:ins w:id="1384" w:author="Janice Barton" w:date="2024-09-22T13:27:00Z" w16du:dateUtc="2024-09-22T12:27:00Z">
        <w:r w:rsidR="00A9240A">
          <w:t>e</w:t>
        </w:r>
      </w:ins>
      <w:del w:id="1385" w:author="Janice Barton" w:date="2024-09-22T13:27:00Z" w16du:dateUtc="2024-09-22T12:27:00Z">
        <w:r w:rsidR="00AE4A01" w:rsidDel="00A9240A">
          <w:delText>i</w:delText>
        </w:r>
      </w:del>
      <w:r w:rsidR="00AE4A01">
        <w:t>s</w:t>
      </w:r>
      <w:ins w:id="1386" w:author="Karim Anaya-Izquierdo" w:date="2024-09-19T12:16:00Z" w16du:dateUtc="2024-09-19T11:16:00Z">
        <w:r w:rsidR="00597CEB">
          <w:t>.</w:t>
        </w:r>
      </w:ins>
      <w:del w:id="1387" w:author="Karim Anaya-Izquierdo" w:date="2024-09-19T12:16:00Z" w16du:dateUtc="2024-09-19T11:16:00Z">
        <w:r w:rsidR="00180EB6" w:rsidDel="00597CEB">
          <w:delText>,</w:delText>
        </w:r>
      </w:del>
      <w:r w:rsidR="00180EB6">
        <w:t xml:space="preserve"> </w:t>
      </w:r>
    </w:p>
    <w:p w14:paraId="30A748FE" w14:textId="7E924C96" w:rsidR="00083DB0" w:rsidRDefault="00331DA3" w:rsidP="00721EA0">
      <w:pPr>
        <w:pStyle w:val="subsubsection"/>
      </w:pPr>
      <w:r>
        <w:t>Leave-one-out p</w:t>
      </w:r>
      <w:r w:rsidR="00083DB0">
        <w:t>rediction with</w:t>
      </w:r>
      <w:ins w:id="1388" w:author="Karim Anaya-Izquierdo" w:date="2024-09-19T12:17:00Z" w16du:dateUtc="2024-09-19T11:17:00Z">
        <w:r w:rsidR="00C77AE9">
          <w:t xml:space="preserve"> the</w:t>
        </w:r>
      </w:ins>
      <w:r w:rsidR="00083DB0">
        <w:t xml:space="preserve"> </w:t>
      </w:r>
      <w:r w:rsidR="00083DB0" w:rsidRPr="00083DB0">
        <w:t>basic Bayesian inference</w:t>
      </w:r>
      <w:r w:rsidR="008B251E" w:rsidRPr="008B251E">
        <w:t xml:space="preserve"> </w:t>
      </w:r>
      <w:r w:rsidR="0082659A" w:rsidRPr="00083DB0">
        <w:t>framework</w:t>
      </w:r>
    </w:p>
    <w:p w14:paraId="4B645536" w14:textId="65CE9FA3" w:rsidR="008E67D0" w:rsidRDefault="004F31AB" w:rsidP="00DE6831">
      <w:pPr>
        <w:rPr>
          <w:ins w:id="1389" w:author="Karim Anaya-Izquierdo" w:date="2024-09-18T11:31:00Z" w16du:dateUtc="2024-09-18T10:31:00Z"/>
        </w:rPr>
      </w:pPr>
      <w:r>
        <w:t xml:space="preserve">The </w:t>
      </w:r>
      <w:ins w:id="1390" w:author="Karim Anaya-Izquierdo" w:date="2024-09-19T14:55:00Z" w16du:dateUtc="2024-09-19T13:55:00Z">
        <w:r w:rsidR="00FF6FA5">
          <w:t xml:space="preserve">leave-one-out </w:t>
        </w:r>
      </w:ins>
      <w:ins w:id="1391" w:author="Karim Anaya-Izquierdo" w:date="2024-09-19T15:01:00Z" w16du:dateUtc="2024-09-19T14:01:00Z">
        <w:r w:rsidR="00995B0A">
          <w:t xml:space="preserve">predictions </w:t>
        </w:r>
      </w:ins>
      <w:del w:id="1392" w:author="Karim Anaya-Izquierdo" w:date="2024-09-19T14:55:00Z" w16du:dateUtc="2024-09-19T13:55:00Z">
        <w:r w:rsidDel="00FF6FA5">
          <w:delText xml:space="preserve">predictions based on data </w:delText>
        </w:r>
      </w:del>
      <w:del w:id="1393" w:author="Karim Anaya-Izquierdo" w:date="2024-09-19T12:29:00Z" w16du:dateUtc="2024-09-19T11:29:00Z">
        <w:r w:rsidDel="00E37807">
          <w:delText xml:space="preserve">combinations </w:delText>
        </w:r>
      </w:del>
      <w:ins w:id="1394" w:author="Tobias Laux" w:date="2024-09-09T22:52:00Z" w16du:dateUtc="2024-09-09T21:52:00Z">
        <w:del w:id="1395" w:author="Karim Anaya-Izquierdo" w:date="2024-09-19T14:55:00Z" w16du:dateUtc="2024-09-19T13:55:00Z">
          <w:r w:rsidR="00C00824" w:rsidDel="00FF6FA5">
            <w:delText xml:space="preserve">1 </w:delText>
          </w:r>
        </w:del>
        <w:del w:id="1396" w:author="Karim Anaya-Izquierdo" w:date="2024-09-19T12:18:00Z" w16du:dateUtc="2024-09-19T11:18:00Z">
          <w:r w:rsidR="00C00824" w:rsidDel="006849C2">
            <w:delText>–</w:delText>
          </w:r>
        </w:del>
        <w:del w:id="1397" w:author="Karim Anaya-Izquierdo" w:date="2024-09-19T14:55:00Z" w16du:dateUtc="2024-09-19T13:55:00Z">
          <w:r w:rsidR="00C00824" w:rsidDel="00FF6FA5">
            <w:delText xml:space="preserve"> 3 </w:delText>
          </w:r>
        </w:del>
        <w:r w:rsidR="00C00824">
          <w:t>are s</w:t>
        </w:r>
      </w:ins>
      <w:del w:id="1398" w:author="Tobias Laux" w:date="2024-09-09T22:52:00Z" w16du:dateUtc="2024-09-09T21:52:00Z">
        <w:r w:rsidDel="00C00824">
          <w:delText>1)</w:delText>
        </w:r>
        <w:r w:rsidR="00B0657C" w:rsidRPr="00B0657C" w:rsidDel="00F75B47">
          <w:rPr>
            <w:rFonts w:ascii="Cambria Math" w:hAnsi="Cambria Math"/>
            <w:i/>
          </w:rPr>
          <w:delText xml:space="preserve"> </w:delText>
        </w:r>
      </w:del>
      <m:oMath>
        <m:r>
          <w:del w:id="1399" w:author="Tobias Laux" w:date="2024-09-09T22:52:00Z" w16du:dateUtc="2024-09-09T21:52:00Z">
            <w:rPr>
              <w:rFonts w:ascii="Cambria Math" w:hAnsi="Cambria Math"/>
            </w:rPr>
            <m:t>α=</m:t>
          </w:del>
        </m:r>
        <m:sSup>
          <m:sSupPr>
            <m:ctrlPr>
              <w:del w:id="1400" w:author="Tobias Laux" w:date="2024-09-09T22:52:00Z" w16du:dateUtc="2024-09-09T21:52:00Z">
                <w:rPr>
                  <w:rFonts w:ascii="Cambria Math" w:hAnsi="Cambria Math"/>
                  <w:i/>
                </w:rPr>
              </w:del>
            </m:ctrlPr>
          </m:sSupPr>
          <m:e>
            <m:r>
              <w:del w:id="1401" w:author="Tobias Laux" w:date="2024-09-09T22:52:00Z" w16du:dateUtc="2024-09-09T21:52:00Z">
                <w:rPr>
                  <w:rFonts w:ascii="Cambria Math" w:hAnsi="Cambria Math"/>
                </w:rPr>
                <m:t>90</m:t>
              </w:del>
            </m:r>
          </m:e>
          <m:sup>
            <m:r>
              <w:del w:id="1402" w:author="Tobias Laux" w:date="2024-09-09T22:52:00Z" w16du:dateUtc="2024-09-09T21:52:00Z">
                <w:rPr>
                  <w:rFonts w:ascii="Cambria Math" w:hAnsi="Cambria Math"/>
                </w:rPr>
                <m:t>∘</m:t>
              </w:del>
            </m:r>
          </m:sup>
        </m:sSup>
        <m:r>
          <w:del w:id="1403" w:author="Tobias Laux" w:date="2024-09-09T22:52:00Z" w16du:dateUtc="2024-09-09T21:52:00Z">
            <w:rPr>
              <w:rFonts w:ascii="Cambria Math" w:hAnsi="Cambria Math"/>
            </w:rPr>
            <m:t xml:space="preserve">, </m:t>
          </w:del>
        </m:r>
        <m:sSup>
          <m:sSupPr>
            <m:ctrlPr>
              <w:del w:id="1404" w:author="Tobias Laux" w:date="2024-09-09T22:52:00Z" w16du:dateUtc="2024-09-09T21:52:00Z">
                <w:rPr>
                  <w:rFonts w:ascii="Cambria Math" w:hAnsi="Cambria Math"/>
                  <w:i/>
                </w:rPr>
              </w:del>
            </m:ctrlPr>
          </m:sSupPr>
          <m:e>
            <m:r>
              <w:del w:id="1405" w:author="Tobias Laux" w:date="2024-09-09T22:52:00Z" w16du:dateUtc="2024-09-09T21:52:00Z">
                <w:rPr>
                  <w:rFonts w:ascii="Cambria Math" w:hAnsi="Cambria Math"/>
                </w:rPr>
                <m:t>135</m:t>
              </w:del>
            </m:r>
          </m:e>
          <m:sup>
            <m:r>
              <w:del w:id="1406" w:author="Tobias Laux" w:date="2024-09-09T22:52:00Z" w16du:dateUtc="2024-09-09T21:52:00Z">
                <w:rPr>
                  <w:rFonts w:ascii="Cambria Math" w:hAnsi="Cambria Math"/>
                </w:rPr>
                <m:t>∘</m:t>
              </w:del>
            </m:r>
          </m:sup>
        </m:sSup>
      </m:oMath>
      <w:del w:id="1407" w:author="Tobias Laux" w:date="2024-09-09T22:52:00Z" w16du:dateUtc="2024-09-09T21:52:00Z">
        <w:r w:rsidDel="00F75B47">
          <w:delText xml:space="preserve">, 2) </w:delText>
        </w:r>
      </w:del>
      <m:oMath>
        <m:r>
          <w:del w:id="1408" w:author="Tobias Laux" w:date="2024-09-09T22:52:00Z" w16du:dateUtc="2024-09-09T21:52:00Z">
            <w:rPr>
              <w:rFonts w:ascii="Cambria Math" w:hAnsi="Cambria Math"/>
            </w:rPr>
            <m:t>α=</m:t>
          </w:del>
        </m:r>
        <m:sSup>
          <m:sSupPr>
            <m:ctrlPr>
              <w:del w:id="1409" w:author="Tobias Laux" w:date="2024-09-09T22:52:00Z" w16du:dateUtc="2024-09-09T21:52:00Z">
                <w:rPr>
                  <w:rFonts w:ascii="Cambria Math" w:hAnsi="Cambria Math"/>
                  <w:i/>
                </w:rPr>
              </w:del>
            </m:ctrlPr>
          </m:sSupPr>
          <m:e>
            <m:r>
              <w:del w:id="1410" w:author="Tobias Laux" w:date="2024-09-09T22:52:00Z" w16du:dateUtc="2024-09-09T21:52:00Z">
                <w:rPr>
                  <w:rFonts w:ascii="Cambria Math" w:hAnsi="Cambria Math"/>
                </w:rPr>
                <m:t>45</m:t>
              </w:del>
            </m:r>
          </m:e>
          <m:sup>
            <m:r>
              <w:del w:id="1411" w:author="Tobias Laux" w:date="2024-09-09T22:52:00Z" w16du:dateUtc="2024-09-09T21:52:00Z">
                <w:rPr>
                  <w:rFonts w:ascii="Cambria Math" w:hAnsi="Cambria Math"/>
                </w:rPr>
                <m:t>∘</m:t>
              </w:del>
            </m:r>
          </m:sup>
        </m:sSup>
        <m:r>
          <w:del w:id="1412" w:author="Tobias Laux" w:date="2024-09-09T22:52:00Z" w16du:dateUtc="2024-09-09T21:52:00Z">
            <w:rPr>
              <w:rFonts w:ascii="Cambria Math" w:hAnsi="Cambria Math"/>
            </w:rPr>
            <m:t xml:space="preserve">, </m:t>
          </w:del>
        </m:r>
        <m:sSup>
          <m:sSupPr>
            <m:ctrlPr>
              <w:del w:id="1413" w:author="Tobias Laux" w:date="2024-09-09T22:52:00Z" w16du:dateUtc="2024-09-09T21:52:00Z">
                <w:rPr>
                  <w:rFonts w:ascii="Cambria Math" w:hAnsi="Cambria Math"/>
                  <w:i/>
                </w:rPr>
              </w:del>
            </m:ctrlPr>
          </m:sSupPr>
          <m:e>
            <m:r>
              <w:del w:id="1414" w:author="Tobias Laux" w:date="2024-09-09T22:52:00Z" w16du:dateUtc="2024-09-09T21:52:00Z">
                <w:rPr>
                  <w:rFonts w:ascii="Cambria Math" w:hAnsi="Cambria Math"/>
                </w:rPr>
                <m:t>135</m:t>
              </w:del>
            </m:r>
          </m:e>
          <m:sup>
            <m:r>
              <w:del w:id="1415" w:author="Tobias Laux" w:date="2024-09-09T22:52:00Z" w16du:dateUtc="2024-09-09T21:52:00Z">
                <w:rPr>
                  <w:rFonts w:ascii="Cambria Math" w:hAnsi="Cambria Math"/>
                </w:rPr>
                <m:t>∘</m:t>
              </w:del>
            </m:r>
          </m:sup>
        </m:sSup>
      </m:oMath>
      <w:del w:id="1416" w:author="Tobias Laux" w:date="2024-09-09T22:52:00Z" w16du:dateUtc="2024-09-09T21:52:00Z">
        <w:r w:rsidDel="00F75B47">
          <w:delText xml:space="preserve"> and 3) </w:delText>
        </w:r>
        <w:r w:rsidR="00E0672A" w:rsidDel="00F75B47">
          <w:delText xml:space="preserve"> </w:delText>
        </w:r>
      </w:del>
      <m:oMath>
        <m:r>
          <w:del w:id="1417" w:author="Tobias Laux" w:date="2024-09-09T22:52:00Z" w16du:dateUtc="2024-09-09T21:52:00Z">
            <w:rPr>
              <w:rFonts w:ascii="Cambria Math" w:hAnsi="Cambria Math"/>
            </w:rPr>
            <m:t>α=</m:t>
          </w:del>
        </m:r>
        <m:sSup>
          <m:sSupPr>
            <m:ctrlPr>
              <w:del w:id="1418" w:author="Tobias Laux" w:date="2024-09-09T22:52:00Z" w16du:dateUtc="2024-09-09T21:52:00Z">
                <w:rPr>
                  <w:rFonts w:ascii="Cambria Math" w:hAnsi="Cambria Math"/>
                  <w:i/>
                </w:rPr>
              </w:del>
            </m:ctrlPr>
          </m:sSupPr>
          <m:e>
            <m:r>
              <w:del w:id="1419" w:author="Tobias Laux" w:date="2024-09-09T22:52:00Z" w16du:dateUtc="2024-09-09T21:52:00Z">
                <w:rPr>
                  <w:rFonts w:ascii="Cambria Math" w:hAnsi="Cambria Math"/>
                </w:rPr>
                <m:t>45</m:t>
              </w:del>
            </m:r>
          </m:e>
          <m:sup>
            <m:r>
              <w:del w:id="1420" w:author="Tobias Laux" w:date="2024-09-09T22:52:00Z" w16du:dateUtc="2024-09-09T21:52:00Z">
                <w:rPr>
                  <w:rFonts w:ascii="Cambria Math" w:hAnsi="Cambria Math"/>
                </w:rPr>
                <m:t>∘</m:t>
              </w:del>
            </m:r>
          </m:sup>
        </m:sSup>
        <m:r>
          <w:del w:id="1421" w:author="Tobias Laux" w:date="2024-09-09T22:52:00Z" w16du:dateUtc="2024-09-09T21:52:00Z">
            <w:rPr>
              <w:rFonts w:ascii="Cambria Math" w:hAnsi="Cambria Math"/>
            </w:rPr>
            <m:t xml:space="preserve">, </m:t>
          </w:del>
        </m:r>
        <m:sSup>
          <m:sSupPr>
            <m:ctrlPr>
              <w:del w:id="1422" w:author="Tobias Laux" w:date="2024-09-09T22:52:00Z" w16du:dateUtc="2024-09-09T21:52:00Z">
                <w:rPr>
                  <w:rFonts w:ascii="Cambria Math" w:hAnsi="Cambria Math"/>
                  <w:i/>
                </w:rPr>
              </w:del>
            </m:ctrlPr>
          </m:sSupPr>
          <m:e>
            <m:r>
              <w:del w:id="1423" w:author="Tobias Laux" w:date="2024-09-09T22:52:00Z" w16du:dateUtc="2024-09-09T21:52:00Z">
                <w:rPr>
                  <w:rFonts w:ascii="Cambria Math" w:hAnsi="Cambria Math"/>
                </w:rPr>
                <m:t>90</m:t>
              </w:del>
            </m:r>
          </m:e>
          <m:sup>
            <m:r>
              <w:del w:id="1424" w:author="Tobias Laux" w:date="2024-09-09T22:52:00Z" w16du:dateUtc="2024-09-09T21:52:00Z">
                <w:rPr>
                  <w:rFonts w:ascii="Cambria Math" w:hAnsi="Cambria Math"/>
                </w:rPr>
                <m:t>∘</m:t>
              </w:del>
            </m:r>
          </m:sup>
        </m:sSup>
      </m:oMath>
      <w:del w:id="1425" w:author="Tobias Laux" w:date="2024-09-09T22:52:00Z" w16du:dateUtc="2024-09-09T21:52:00Z">
        <w:r w:rsidR="00011A6D" w:rsidDel="00F75B47">
          <w:delText xml:space="preserve"> </w:delText>
        </w:r>
        <w:r w:rsidR="00D032B7" w:rsidDel="00F75B47">
          <w:delText>a</w:delText>
        </w:r>
        <w:r w:rsidR="00D032B7" w:rsidDel="00C00824">
          <w:delText>re s</w:delText>
        </w:r>
      </w:del>
      <w:r w:rsidR="00D032B7">
        <w:t xml:space="preserve">hown in </w:t>
      </w:r>
      <w:r w:rsidR="00053902">
        <w:fldChar w:fldCharType="begin"/>
      </w:r>
      <w:r w:rsidR="00053902">
        <w:instrText xml:space="preserve"> REF _Ref152943551 \h </w:instrText>
      </w:r>
      <w:r w:rsidR="00053902">
        <w:fldChar w:fldCharType="separate"/>
      </w:r>
      <w:ins w:id="1426" w:author="Tobias Laux" w:date="2024-09-09T22:47:00Z" w16du:dateUtc="2024-09-09T21:47:00Z">
        <w:r w:rsidR="00340B4E">
          <w:t xml:space="preserve">Figure </w:t>
        </w:r>
        <w:r w:rsidR="00340B4E">
          <w:rPr>
            <w:noProof/>
          </w:rPr>
          <w:t>16</w:t>
        </w:r>
      </w:ins>
      <w:del w:id="1427" w:author="Tobias Laux" w:date="2024-09-09T22:47:00Z" w16du:dateUtc="2024-09-09T21:47:00Z">
        <w:r w:rsidR="003A15B7" w:rsidDel="00340B4E">
          <w:delText xml:space="preserve">Figure </w:delText>
        </w:r>
        <w:r w:rsidR="003A15B7" w:rsidDel="00340B4E">
          <w:rPr>
            <w:noProof/>
          </w:rPr>
          <w:delText>14</w:delText>
        </w:r>
      </w:del>
      <w:r w:rsidR="00053902">
        <w:fldChar w:fldCharType="end"/>
      </w:r>
      <w:ins w:id="1428" w:author="Karim Anaya-Izquierdo" w:date="2024-09-19T14:53:00Z" w16du:dateUtc="2024-09-19T13:53:00Z">
        <w:r w:rsidR="0047149D">
          <w:t xml:space="preserve"> and the </w:t>
        </w:r>
      </w:ins>
      <w:ins w:id="1429" w:author="Karim Anaya-Izquierdo" w:date="2024-09-19T14:55:00Z" w16du:dateUtc="2024-09-19T13:55:00Z">
        <w:r w:rsidR="00FF6FA5">
          <w:t xml:space="preserve"> corresponding </w:t>
        </w:r>
      </w:ins>
      <w:ins w:id="1430" w:author="Karim Anaya-Izquierdo" w:date="2024-09-19T14:54:00Z" w16du:dateUtc="2024-09-19T13:54:00Z">
        <w:r w:rsidR="000F63D2">
          <w:t>comparison summaries in Table 10</w:t>
        </w:r>
      </w:ins>
      <w:r w:rsidR="008227E7">
        <w:t xml:space="preserve">. </w:t>
      </w:r>
      <w:r w:rsidR="00882B68">
        <w:t>Compar</w:t>
      </w:r>
      <w:r w:rsidR="00030CF3">
        <w:t>ing</w:t>
      </w:r>
      <w:ins w:id="1431" w:author="Janice Barton" w:date="2024-09-22T13:29:00Z" w16du:dateUtc="2024-09-22T12:29:00Z">
        <w:r w:rsidR="00A9240A">
          <w:t xml:space="preserve"> these</w:t>
        </w:r>
      </w:ins>
      <w:r w:rsidR="00882B68">
        <w:t xml:space="preserve"> </w:t>
      </w:r>
      <w:ins w:id="1432" w:author="Karim Anaya-Izquierdo" w:date="2024-09-19T14:55:00Z" w16du:dateUtc="2024-09-19T13:55:00Z">
        <w:r w:rsidR="00FF6FA5">
          <w:t>to</w:t>
        </w:r>
      </w:ins>
      <w:del w:id="1433" w:author="Karim Anaya-Izquierdo" w:date="2024-09-19T12:18:00Z" w16du:dateUtc="2024-09-19T11:18:00Z">
        <w:r w:rsidR="00555D98" w:rsidDel="00F126A8">
          <w:fldChar w:fldCharType="begin"/>
        </w:r>
        <w:r w:rsidR="00555D98" w:rsidDel="00F126A8">
          <w:delInstrText xml:space="preserve"> REF _Ref152943551 \h </w:delInstrText>
        </w:r>
        <w:r w:rsidR="00555D98" w:rsidDel="00F126A8">
          <w:fldChar w:fldCharType="separate"/>
        </w:r>
        <w:r w:rsidR="003A15B7" w:rsidDel="00F126A8">
          <w:delText xml:space="preserve">Figure </w:delText>
        </w:r>
        <w:r w:rsidR="003A15B7" w:rsidDel="00F126A8">
          <w:rPr>
            <w:noProof/>
          </w:rPr>
          <w:delText>14</w:delText>
        </w:r>
        <w:r w:rsidR="00555D98" w:rsidDel="00F126A8">
          <w:fldChar w:fldCharType="end"/>
        </w:r>
      </w:del>
      <w:del w:id="1434" w:author="Karim Anaya-Izquierdo" w:date="2024-09-19T14:54:00Z" w16du:dateUtc="2024-09-19T13:54:00Z">
        <w:r w:rsidR="003F75FE" w:rsidDel="000F63D2">
          <w:delText xml:space="preserve"> </w:delText>
        </w:r>
        <w:r w:rsidR="00892E70" w:rsidDel="000F63D2">
          <w:delText>with</w:delText>
        </w:r>
      </w:del>
      <w:r w:rsidR="00892E70">
        <w:t xml:space="preserve"> </w:t>
      </w:r>
      <w:del w:id="1435" w:author="Karim Anaya-Izquierdo" w:date="2024-09-19T12:23:00Z" w16du:dateUtc="2024-09-19T11:23:00Z">
        <w:r w:rsidR="00897193" w:rsidDel="00022A62">
          <w:fldChar w:fldCharType="begin"/>
        </w:r>
        <w:r w:rsidR="00897193" w:rsidDel="00022A62">
          <w:delInstrText xml:space="preserve"> REF _Ref148885565 \h </w:delInstrText>
        </w:r>
        <w:r w:rsidR="00897193" w:rsidDel="00022A62">
          <w:fldChar w:fldCharType="separate"/>
        </w:r>
        <w:r w:rsidR="003A15B7" w:rsidDel="00022A62">
          <w:delText xml:space="preserve">Figure </w:delText>
        </w:r>
        <w:r w:rsidR="003A15B7" w:rsidDel="00022A62">
          <w:rPr>
            <w:noProof/>
          </w:rPr>
          <w:delText>7</w:delText>
        </w:r>
        <w:r w:rsidR="00897193" w:rsidDel="00022A62">
          <w:fldChar w:fldCharType="end"/>
        </w:r>
      </w:del>
      <w:ins w:id="1436" w:author="Karim Anaya-Izquierdo" w:date="2024-09-19T12:23:00Z" w16du:dateUtc="2024-09-19T11:23:00Z">
        <w:r w:rsidR="00022A62">
          <w:t>Figure 9</w:t>
        </w:r>
      </w:ins>
      <w:ins w:id="1437" w:author="Karim Anaya-Izquierdo" w:date="2024-09-19T14:54:00Z" w16du:dateUtc="2024-09-19T13:54:00Z">
        <w:r w:rsidR="000F63D2">
          <w:t xml:space="preserve"> and Table 3</w:t>
        </w:r>
      </w:ins>
      <w:ins w:id="1438" w:author="Janice Barton" w:date="2024-09-22T13:29:00Z" w16du:dateUtc="2024-09-22T12:29:00Z">
        <w:r w:rsidR="00A9240A">
          <w:t>,</w:t>
        </w:r>
      </w:ins>
      <w:ins w:id="1439" w:author="Karim Anaya-Izquierdo" w:date="2024-09-19T14:56:00Z" w16du:dateUtc="2024-09-19T13:56:00Z">
        <w:r w:rsidR="00E478BD">
          <w:t xml:space="preserve"> it is </w:t>
        </w:r>
      </w:ins>
      <w:ins w:id="1440" w:author="Karim Anaya-Izquierdo" w:date="2024-09-19T14:57:00Z" w16du:dateUtc="2024-09-19T13:57:00Z">
        <w:r w:rsidR="00253F12">
          <w:t>clear</w:t>
        </w:r>
        <w:del w:id="1441" w:author="Janice Barton" w:date="2024-09-22T13:29:00Z" w16du:dateUtc="2024-09-22T12:29:00Z">
          <w:r w:rsidR="00253F12" w:rsidDel="00A9240A">
            <w:delText xml:space="preserve">ly </w:delText>
          </w:r>
        </w:del>
      </w:ins>
      <w:ins w:id="1442" w:author="Karim Anaya-Izquierdo" w:date="2024-09-19T14:56:00Z" w16du:dateUtc="2024-09-19T13:56:00Z">
        <w:del w:id="1443" w:author="Janice Barton" w:date="2024-09-22T13:29:00Z" w16du:dateUtc="2024-09-22T12:29:00Z">
          <w:r w:rsidR="00E478BD" w:rsidDel="00A9240A">
            <w:delText>seen</w:delText>
          </w:r>
        </w:del>
        <w:r w:rsidR="00E478BD">
          <w:t xml:space="preserve"> that </w:t>
        </w:r>
      </w:ins>
      <w:ins w:id="1444" w:author="Karim Anaya-Izquierdo" w:date="2024-09-19T15:12:00Z" w16du:dateUtc="2024-09-19T14:12:00Z">
        <w:r w:rsidR="0032195C">
          <w:t xml:space="preserve">RMSE </w:t>
        </w:r>
      </w:ins>
      <w:ins w:id="1445" w:author="Karim Anaya-Izquierdo" w:date="2024-09-19T15:13:00Z" w16du:dateUtc="2024-09-19T14:13:00Z">
        <w:r w:rsidR="0032195C">
          <w:t xml:space="preserve">performance is much more adversely affected by </w:t>
        </w:r>
      </w:ins>
      <w:ins w:id="1446" w:author="Janice Barton" w:date="2024-09-22T13:30:00Z" w16du:dateUtc="2024-09-22T12:30:00Z">
        <w:r w:rsidR="00A9240A">
          <w:t xml:space="preserve">the </w:t>
        </w:r>
      </w:ins>
      <w:ins w:id="1447" w:author="Karim Anaya-Izquierdo" w:date="2024-09-19T15:13:00Z" w16du:dateUtc="2024-09-19T14:13:00Z">
        <w:r w:rsidR="0032195C">
          <w:t>data withholding</w:t>
        </w:r>
      </w:ins>
      <w:ins w:id="1448" w:author="Karim Anaya-Izquierdo" w:date="2024-09-19T15:14:00Z" w16du:dateUtc="2024-09-19T14:14:00Z">
        <w:r w:rsidR="000945B3">
          <w:t xml:space="preserve"> (69% down to 44% </w:t>
        </w:r>
      </w:ins>
      <w:ins w:id="1449" w:author="Karim Anaya-Izquierdo" w:date="2024-09-19T15:15:00Z" w16du:dateUtc="2024-09-19T14:15:00Z">
        <w:r w:rsidR="00EE2478">
          <w:t xml:space="preserve">average </w:t>
        </w:r>
      </w:ins>
      <w:ins w:id="1450" w:author="Karim Anaya-Izquierdo" w:date="2024-09-19T15:14:00Z" w16du:dateUtc="2024-09-19T14:14:00Z">
        <w:r w:rsidR="000945B3">
          <w:t>reduction)</w:t>
        </w:r>
      </w:ins>
      <w:ins w:id="1451" w:author="Karim Anaya-Izquierdo" w:date="2024-09-19T15:13:00Z" w16du:dateUtc="2024-09-19T14:13:00Z">
        <w:r w:rsidR="0032195C">
          <w:t xml:space="preserve"> than the </w:t>
        </w:r>
      </w:ins>
      <w:ins w:id="1452" w:author="Karim Anaya-Izquierdo" w:date="2024-09-19T15:14:00Z" w16du:dateUtc="2024-09-19T14:14:00Z">
        <w:r w:rsidR="00E51CF0">
          <w:t xml:space="preserve">reduction in </w:t>
        </w:r>
      </w:ins>
      <w:ins w:id="1453" w:author="Karim Anaya-Izquierdo" w:date="2024-09-19T15:13:00Z" w16du:dateUtc="2024-09-19T14:13:00Z">
        <w:r w:rsidR="0032195C">
          <w:t>probability are</w:t>
        </w:r>
      </w:ins>
      <w:ins w:id="1454" w:author="Karim Anaya-Izquierdo" w:date="2024-09-19T15:14:00Z" w16du:dateUtc="2024-09-19T14:14:00Z">
        <w:r w:rsidR="00E51CF0">
          <w:t>a</w:t>
        </w:r>
        <w:r w:rsidR="000945B3">
          <w:t xml:space="preserve"> (</w:t>
        </w:r>
        <w:r w:rsidR="00EE2478">
          <w:t xml:space="preserve">98% down to 92% </w:t>
        </w:r>
      </w:ins>
      <w:ins w:id="1455" w:author="Karim Anaya-Izquierdo" w:date="2024-09-19T15:15:00Z" w16du:dateUtc="2024-09-19T14:15:00Z">
        <w:r w:rsidR="00EE2478">
          <w:t xml:space="preserve">average </w:t>
        </w:r>
      </w:ins>
      <w:ins w:id="1456" w:author="Karim Anaya-Izquierdo" w:date="2024-09-19T15:14:00Z" w16du:dateUtc="2024-09-19T14:14:00Z">
        <w:r w:rsidR="00EE2478">
          <w:t>redu</w:t>
        </w:r>
      </w:ins>
      <w:ins w:id="1457" w:author="Karim Anaya-Izquierdo" w:date="2024-09-19T15:15:00Z" w16du:dateUtc="2024-09-19T14:15:00Z">
        <w:r w:rsidR="00EE2478">
          <w:t>ction</w:t>
        </w:r>
      </w:ins>
      <w:ins w:id="1458" w:author="Karim Anaya-Izquierdo" w:date="2024-09-19T15:14:00Z" w16du:dateUtc="2024-09-19T14:14:00Z">
        <w:r w:rsidR="000945B3">
          <w:t>)</w:t>
        </w:r>
        <w:r w:rsidR="00E51CF0">
          <w:t>.</w:t>
        </w:r>
      </w:ins>
      <w:ins w:id="1459" w:author="Karim Anaya-Izquierdo" w:date="2024-09-19T15:13:00Z" w16du:dateUtc="2024-09-19T14:13:00Z">
        <w:r w:rsidR="0032195C">
          <w:t xml:space="preserve"> </w:t>
        </w:r>
      </w:ins>
      <w:ins w:id="1460" w:author="Karim Anaya-Izquierdo" w:date="2024-09-19T15:15:00Z" w16du:dateUtc="2024-09-19T14:15:00Z">
        <w:r w:rsidR="00EE2478">
          <w:t xml:space="preserve">Specifically, </w:t>
        </w:r>
      </w:ins>
      <w:ins w:id="1461" w:author="Karim Anaya-Izquierdo" w:date="2024-09-19T14:57:00Z" w16du:dateUtc="2024-09-19T13:57:00Z">
        <w:r w:rsidR="00253F12">
          <w:t>the performance is substantially hampered when trying to predict</w:t>
        </w:r>
        <w:r w:rsidR="00EF15EB">
          <w:t xml:space="preserve"> </w:t>
        </w:r>
      </w:ins>
      <w:ins w:id="1462" w:author="Janice Barton" w:date="2024-09-22T13:30:00Z" w16du:dateUtc="2024-09-22T12:30:00Z">
        <w:r w:rsidR="00A9240A">
          <w:t>n</w:t>
        </w:r>
      </w:ins>
      <w:ins w:id="1463" w:author="Karim Anaya-Izquierdo" w:date="2024-09-19T14:58:00Z" w16du:dateUtc="2024-09-19T13:58:00Z">
        <w:del w:id="1464" w:author="Janice Barton" w:date="2024-09-22T13:30:00Z" w16du:dateUtc="2024-09-22T12:30:00Z">
          <w:r w:rsidR="00EF15EB" w:rsidDel="00A9240A">
            <w:delText>N</w:delText>
          </w:r>
        </w:del>
        <w:r w:rsidR="00EF15EB">
          <w:t xml:space="preserve">ormal extension in the case where </w:t>
        </w:r>
        <w:r w:rsidR="00BB6290">
          <w:t xml:space="preserve">the withheld loading angle dataset is </w:t>
        </w:r>
      </w:ins>
      <w:ins w:id="1465" w:author="Karim Anaya-Izquierdo" w:date="2024-09-19T14:59:00Z" w16du:dateUtc="2024-09-19T13:59:00Z">
        <w:r w:rsidR="00BB6290">
          <w:t>45° or 90°</w:t>
        </w:r>
      </w:ins>
      <w:ins w:id="1466" w:author="Karim Anaya-Izquierdo" w:date="2024-09-19T15:01:00Z" w16du:dateUtc="2024-09-19T14:01:00Z">
        <w:r w:rsidR="00AF5923">
          <w:t>.</w:t>
        </w:r>
      </w:ins>
      <w:ins w:id="1467" w:author="Karim Anaya-Izquierdo" w:date="2024-09-19T15:03:00Z" w16du:dateUtc="2024-09-19T14:03:00Z">
        <w:r w:rsidR="009B51C7">
          <w:t xml:space="preserve"> The </w:t>
        </w:r>
      </w:ins>
      <w:ins w:id="1468" w:author="Karim Anaya-Izquierdo" w:date="2024-09-19T15:04:00Z" w16du:dateUtc="2024-09-19T14:04:00Z">
        <w:r w:rsidR="00F926BC">
          <w:t xml:space="preserve">RMSE of the </w:t>
        </w:r>
      </w:ins>
      <w:ins w:id="1469" w:author="Karim Anaya-Izquierdo" w:date="2024-09-19T15:03:00Z" w16du:dateUtc="2024-09-19T14:03:00Z">
        <w:r w:rsidR="009B51C7">
          <w:t>mean</w:t>
        </w:r>
        <w:r w:rsidR="00685D7F">
          <w:t xml:space="preserve"> posterior prediction </w:t>
        </w:r>
      </w:ins>
      <w:ins w:id="1470" w:author="Karim Anaya-Izquierdo" w:date="2024-09-19T15:04:00Z" w16du:dateUtc="2024-09-19T14:04:00Z">
        <w:r w:rsidR="00F926BC">
          <w:t xml:space="preserve">is virtually the same </w:t>
        </w:r>
      </w:ins>
      <w:ins w:id="1471" w:author="Karim Anaya-Izquierdo" w:date="2024-09-19T15:05:00Z" w16du:dateUtc="2024-09-19T14:05:00Z">
        <w:r w:rsidR="00FB6E3F">
          <w:t xml:space="preserve">as the prior prediction (reduction of </w:t>
        </w:r>
        <w:r w:rsidR="00961EF1">
          <w:t>-4% and 1%</w:t>
        </w:r>
        <w:r w:rsidR="00FB6E3F">
          <w:t>)</w:t>
        </w:r>
      </w:ins>
      <w:ins w:id="1472" w:author="Karim Anaya-Izquierdo" w:date="2024-09-19T15:52:00Z" w16du:dateUtc="2024-09-19T14:52:00Z">
        <w:r w:rsidR="00305245">
          <w:t xml:space="preserve"> </w:t>
        </w:r>
      </w:ins>
      <w:ins w:id="1473" w:author="Karim Anaya-Izquierdo" w:date="2024-09-19T15:59:00Z" w16du:dateUtc="2024-09-19T14:59:00Z">
        <w:r w:rsidR="00BF09D8">
          <w:t xml:space="preserve">It can also be observed that, overall, prediction of shear extension is affected very little by the data withholding. </w:t>
        </w:r>
      </w:ins>
      <w:ins w:id="1474" w:author="Karim Anaya-Izquierdo" w:date="2024-09-19T15:57:00Z" w16du:dateUtc="2024-09-19T14:57:00Z">
        <w:r w:rsidR="00CE4A22">
          <w:t xml:space="preserve">This performance is consistent with </w:t>
        </w:r>
      </w:ins>
      <w:ins w:id="1475" w:author="Janice Barton" w:date="2024-09-22T13:31:00Z" w16du:dateUtc="2024-09-22T12:31:00Z">
        <w:r w:rsidR="00A9240A">
          <w:t xml:space="preserve">the empirical evidence given in </w:t>
        </w:r>
      </w:ins>
      <w:ins w:id="1476" w:author="Karim Anaya-Izquierdo" w:date="2024-09-19T15:57:00Z" w16du:dateUtc="2024-09-19T14:57:00Z">
        <w:del w:id="1477" w:author="Janice Barton" w:date="2024-09-22T13:32:00Z" w16du:dateUtc="2024-09-22T12:32:00Z">
          <w:r w:rsidR="00CE4A22" w:rsidDel="00A9240A">
            <w:delText>what we can see empirically looking back at</w:delText>
          </w:r>
        </w:del>
        <w:r w:rsidR="00CE4A22">
          <w:t xml:space="preserve"> Figure 3</w:t>
        </w:r>
      </w:ins>
      <w:ins w:id="1478" w:author="Janice Barton" w:date="2024-09-22T13:35:00Z" w16du:dateUtc="2024-09-22T12:35:00Z">
        <w:r w:rsidR="00FB7780">
          <w:t>,</w:t>
        </w:r>
      </w:ins>
      <w:ins w:id="1479" w:author="Janice Barton" w:date="2024-09-22T13:34:00Z" w16du:dateUtc="2024-09-22T12:34:00Z">
        <w:r w:rsidR="00FB7780">
          <w:t xml:space="preserve"> </w:t>
        </w:r>
      </w:ins>
      <w:ins w:id="1480" w:author="Janice Barton" w:date="2024-09-24T09:14:00Z" w16du:dateUtc="2024-09-24T08:14:00Z">
        <w:r w:rsidR="00017DBD">
          <w:t xml:space="preserve">as for the different loading angles the </w:t>
        </w:r>
      </w:ins>
      <w:ins w:id="1481" w:author="Janice Barton" w:date="2024-09-24T09:15:00Z" w16du:dateUtc="2024-09-24T08:15:00Z">
        <w:r w:rsidR="00017DBD">
          <w:t>shear extension changes much less than the</w:t>
        </w:r>
      </w:ins>
      <w:ins w:id="1482" w:author="Karim Anaya-Izquierdo" w:date="2024-09-19T15:57:00Z" w16du:dateUtc="2024-09-19T14:57:00Z">
        <w:del w:id="1483" w:author="Janice Barton" w:date="2024-09-22T13:34:00Z" w16du:dateUtc="2024-09-22T12:34:00Z">
          <w:r w:rsidR="00CE4A22" w:rsidDel="00FB7780">
            <w:delText xml:space="preserve">. </w:delText>
          </w:r>
        </w:del>
      </w:ins>
      <w:ins w:id="1484" w:author="Karim Anaya-Izquierdo" w:date="2024-09-19T16:00:00Z" w16du:dateUtc="2024-09-19T15:00:00Z">
        <w:del w:id="1485" w:author="Janice Barton" w:date="2024-09-22T13:35:00Z" w16du:dateUtc="2024-09-22T12:35:00Z">
          <w:r w:rsidR="00277827" w:rsidDel="00FB7780">
            <w:delText>T</w:delText>
          </w:r>
        </w:del>
      </w:ins>
      <w:ins w:id="1486" w:author="Karim Anaya-Izquierdo" w:date="2024-09-19T15:57:00Z" w16du:dateUtc="2024-09-19T14:57:00Z">
        <w:del w:id="1487" w:author="Janice Barton" w:date="2024-09-24T09:15:00Z" w16du:dateUtc="2024-09-24T08:15:00Z">
          <w:r w:rsidR="00CE4A22" w:rsidDel="00017DBD">
            <w:delText>he overall experimental variability in</w:delText>
          </w:r>
        </w:del>
        <w:r w:rsidR="00CE4A22">
          <w:t xml:space="preserve"> normal extension</w:t>
        </w:r>
      </w:ins>
      <w:ins w:id="1488" w:author="Janice Barton" w:date="2024-09-24T09:15:00Z" w16du:dateUtc="2024-09-24T08:15:00Z">
        <w:r w:rsidR="00017DBD">
          <w:t>.</w:t>
        </w:r>
      </w:ins>
      <w:ins w:id="1489" w:author="Karim Anaya-Izquierdo" w:date="2024-09-19T15:57:00Z" w16du:dateUtc="2024-09-19T14:57:00Z">
        <w:r w:rsidR="00CE4A22">
          <w:t xml:space="preserve"> </w:t>
        </w:r>
        <w:del w:id="1490" w:author="Janice Barton" w:date="2024-09-24T09:15:00Z" w16du:dateUtc="2024-09-24T08:15:00Z">
          <w:r w:rsidR="00CE4A22" w:rsidDel="00017DBD">
            <w:delText xml:space="preserve">(across different loading angles) </w:delText>
          </w:r>
        </w:del>
        <w:del w:id="1491" w:author="Janice Barton" w:date="2024-09-22T13:35:00Z" w16du:dateUtc="2024-09-22T12:35:00Z">
          <w:r w:rsidR="00CE4A22" w:rsidDel="00FB7780">
            <w:delText>is</w:delText>
          </w:r>
        </w:del>
        <w:del w:id="1492" w:author="Janice Barton" w:date="2024-09-24T09:15:00Z" w16du:dateUtc="2024-09-24T08:15:00Z">
          <w:r w:rsidR="00CE4A22" w:rsidDel="00017DBD">
            <w:delText xml:space="preserve"> substantially larger than that of the shear extension</w:delText>
          </w:r>
        </w:del>
      </w:ins>
      <w:ins w:id="1493" w:author="Karim Anaya-Izquierdo" w:date="2024-09-19T16:09:00Z" w16du:dateUtc="2024-09-19T15:09:00Z">
        <w:del w:id="1494" w:author="Janice Barton" w:date="2024-09-24T09:15:00Z" w16du:dateUtc="2024-09-24T08:15:00Z">
          <w:r w:rsidR="008B7407" w:rsidDel="00017DBD">
            <w:delText xml:space="preserve">. </w:delText>
          </w:r>
        </w:del>
      </w:ins>
      <w:ins w:id="1495" w:author="Janice Barton" w:date="2024-09-24T09:15:00Z" w16du:dateUtc="2024-09-24T08:15:00Z">
        <w:r w:rsidR="00017DBD">
          <w:t>Hence</w:t>
        </w:r>
      </w:ins>
      <w:ins w:id="1496" w:author="Janice Barton" w:date="2024-09-24T09:16:00Z" w16du:dateUtc="2024-09-24T08:16:00Z">
        <w:r w:rsidR="00CD281E">
          <w:t xml:space="preserve"> </w:t>
        </w:r>
      </w:ins>
      <w:ins w:id="1497" w:author="Janice Barton" w:date="2024-09-24T09:15:00Z" w16du:dateUtc="2024-09-24T08:15:00Z">
        <w:r w:rsidR="00017DBD">
          <w:t xml:space="preserve"> </w:t>
        </w:r>
      </w:ins>
      <w:commentRangeStart w:id="1498"/>
      <w:commentRangeStart w:id="1499"/>
      <w:ins w:id="1500" w:author="Karim Anaya-Izquierdo" w:date="2024-09-19T16:09:00Z" w16du:dateUtc="2024-09-19T15:09:00Z">
        <w:del w:id="1501" w:author="Janice Barton" w:date="2024-09-24T09:16:00Z" w16du:dateUtc="2024-09-24T08:16:00Z">
          <w:r w:rsidR="008B7407" w:rsidDel="00CD281E">
            <w:delText>Then it is</w:delText>
          </w:r>
        </w:del>
      </w:ins>
      <w:ins w:id="1502" w:author="Janice Barton" w:date="2024-09-24T09:16:00Z" w16du:dateUtc="2024-09-24T08:16:00Z">
        <w:r w:rsidR="00CD281E">
          <w:t>making</w:t>
        </w:r>
      </w:ins>
      <w:ins w:id="1503" w:author="Karim Anaya-Izquierdo" w:date="2024-09-19T16:09:00Z" w16du:dateUtc="2024-09-19T15:09:00Z">
        <w:r w:rsidR="008B7407">
          <w:t xml:space="preserve"> </w:t>
        </w:r>
        <w:del w:id="1504" w:author="Janice Barton" w:date="2024-09-24T09:16:00Z" w16du:dateUtc="2024-09-24T08:16:00Z">
          <w:r w:rsidR="008B7407" w:rsidDel="00CD281E">
            <w:delText>relatively easier to predict</w:delText>
          </w:r>
        </w:del>
      </w:ins>
      <w:ins w:id="1505" w:author="Janice Barton" w:date="2024-09-24T09:16:00Z" w16du:dateUtc="2024-09-24T08:16:00Z">
        <w:r w:rsidR="00CD281E">
          <w:t>the</w:t>
        </w:r>
      </w:ins>
      <w:ins w:id="1506" w:author="Karim Anaya-Izquierdo" w:date="2024-09-19T16:10:00Z" w16du:dateUtc="2024-09-19T15:10:00Z">
        <w:r w:rsidR="00452CF1">
          <w:t xml:space="preserve"> </w:t>
        </w:r>
      </w:ins>
      <w:ins w:id="1507" w:author="Janice Barton" w:date="2024-09-24T09:16:00Z" w16du:dateUtc="2024-09-24T08:16:00Z">
        <w:r w:rsidR="00CD281E">
          <w:t>pre</w:t>
        </w:r>
      </w:ins>
      <w:ins w:id="1508" w:author="Janice Barton" w:date="2024-09-24T09:17:00Z" w16du:dateUtc="2024-09-24T08:17:00Z">
        <w:r w:rsidR="00CD281E">
          <w:t xml:space="preserve">diction of the </w:t>
        </w:r>
      </w:ins>
      <w:ins w:id="1509" w:author="Karim Anaya-Izquierdo" w:date="2024-09-19T16:10:00Z" w16du:dateUtc="2024-09-19T15:10:00Z">
        <w:r w:rsidR="00452CF1">
          <w:t xml:space="preserve">shear extension </w:t>
        </w:r>
        <w:del w:id="1510" w:author="Janice Barton" w:date="2024-09-24T09:17:00Z" w16du:dateUtc="2024-09-24T08:17:00Z">
          <w:r w:rsidR="00452CF1" w:rsidDel="00CD281E">
            <w:delText xml:space="preserve">and </w:delText>
          </w:r>
        </w:del>
      </w:ins>
      <w:ins w:id="1511" w:author="Karim Anaya-Izquierdo" w:date="2024-09-19T15:57:00Z" w16du:dateUtc="2024-09-19T14:57:00Z">
        <w:del w:id="1512" w:author="Janice Barton" w:date="2024-09-24T09:17:00Z" w16du:dateUtc="2024-09-24T08:17:00Z">
          <w:r w:rsidR="00CE4A22" w:rsidDel="00CD281E">
            <w:delText>leaving the</w:delText>
          </w:r>
        </w:del>
      </w:ins>
      <w:ins w:id="1513" w:author="Janice Barton" w:date="2024-09-24T09:17:00Z" w16du:dateUtc="2024-09-24T08:17:00Z">
        <w:r w:rsidR="00CD281E">
          <w:t xml:space="preserve">less reliant on the FE model than the predictions </w:t>
        </w:r>
        <w:proofErr w:type="gramStart"/>
        <w:r w:rsidR="00CD281E">
          <w:t xml:space="preserve">of </w:t>
        </w:r>
      </w:ins>
      <w:ins w:id="1514" w:author="Karim Anaya-Izquierdo" w:date="2024-09-19T15:57:00Z" w16du:dateUtc="2024-09-19T14:57:00Z">
        <w:r w:rsidR="00CE4A22">
          <w:t xml:space="preserve"> </w:t>
        </w:r>
      </w:ins>
      <w:ins w:id="1515" w:author="Karim Anaya-Izquierdo" w:date="2024-09-19T16:10:00Z" w16du:dateUtc="2024-09-19T15:10:00Z">
        <w:r w:rsidR="00452CF1">
          <w:t>normal</w:t>
        </w:r>
        <w:proofErr w:type="gramEnd"/>
        <w:r w:rsidR="00452CF1">
          <w:t xml:space="preserve"> </w:t>
        </w:r>
        <w:r w:rsidR="00C733C4">
          <w:t>extension</w:t>
        </w:r>
      </w:ins>
      <w:ins w:id="1516" w:author="Janice Barton" w:date="2024-09-24T09:17:00Z" w16du:dateUtc="2024-09-24T08:17:00Z">
        <w:r w:rsidR="00CD281E">
          <w:t>.</w:t>
        </w:r>
      </w:ins>
      <w:ins w:id="1517" w:author="Karim Anaya-Izquierdo" w:date="2024-09-19T16:10:00Z" w16du:dateUtc="2024-09-19T15:10:00Z">
        <w:r w:rsidR="00C733C4">
          <w:t xml:space="preserve"> </w:t>
        </w:r>
      </w:ins>
      <w:ins w:id="1518" w:author="Karim Anaya-Izquierdo" w:date="2024-09-19T15:57:00Z" w16du:dateUtc="2024-09-19T14:57:00Z">
        <w:del w:id="1519" w:author="Janice Barton" w:date="2024-09-24T09:18:00Z" w16du:dateUtc="2024-09-24T08:18:00Z">
          <w:r w:rsidR="00CE4A22" w:rsidDel="00CD281E">
            <w:delText>predicting power to be more in the hands of the FE model.</w:delText>
          </w:r>
        </w:del>
      </w:ins>
      <w:commentRangeEnd w:id="1498"/>
      <w:del w:id="1520" w:author="Janice Barton" w:date="2024-09-24T09:18:00Z" w16du:dateUtc="2024-09-24T08:18:00Z">
        <w:r w:rsidR="00FB7780" w:rsidDel="00CD281E">
          <w:rPr>
            <w:rStyle w:val="CommentReference"/>
            <w:rFonts w:ascii="Calibri" w:eastAsiaTheme="minorEastAsia" w:hAnsi="Calibri" w:cstheme="minorBidi"/>
            <w:lang w:eastAsia="zh-CN"/>
          </w:rPr>
          <w:commentReference w:id="1498"/>
        </w:r>
      </w:del>
      <w:commentRangeEnd w:id="1499"/>
      <w:r w:rsidR="002B5030">
        <w:rPr>
          <w:rStyle w:val="CommentReference"/>
          <w:rFonts w:ascii="Calibri" w:eastAsiaTheme="minorEastAsia" w:hAnsi="Calibri" w:cstheme="minorBidi"/>
          <w:lang w:eastAsia="zh-CN"/>
        </w:rPr>
        <w:commentReference w:id="1499"/>
      </w:r>
      <w:ins w:id="1521" w:author="Karim Anaya-Izquierdo" w:date="2024-09-19T15:57:00Z" w16du:dateUtc="2024-09-19T14:57:00Z">
        <w:del w:id="1522" w:author="Janice Barton" w:date="2024-09-24T09:18:00Z" w16du:dateUtc="2024-09-24T08:18:00Z">
          <w:r w:rsidR="00CE4A22" w:rsidDel="00CD281E">
            <w:delText xml:space="preserve"> </w:delText>
          </w:r>
        </w:del>
        <w:r w:rsidR="00CE4A22">
          <w:t xml:space="preserve">The underperformance is </w:t>
        </w:r>
      </w:ins>
      <w:ins w:id="1523" w:author="Karim Anaya-Izquierdo" w:date="2024-09-19T16:00:00Z" w16du:dateUtc="2024-09-19T15:00:00Z">
        <w:r w:rsidR="00D36A37">
          <w:t xml:space="preserve">also </w:t>
        </w:r>
      </w:ins>
      <w:ins w:id="1524" w:author="Karim Anaya-Izquierdo" w:date="2024-09-19T15:57:00Z" w16du:dateUtc="2024-09-19T14:57:00Z">
        <w:r w:rsidR="00CE4A22">
          <w:t xml:space="preserve">partly due to </w:t>
        </w:r>
        <w:del w:id="1525" w:author="Janice Barton" w:date="2024-09-22T13:39:00Z" w16du:dateUtc="2024-09-22T12:39:00Z">
          <w:r w:rsidR="00CE4A22" w:rsidDel="00FB7780">
            <w:delText>the fact that predictions are based on the</w:delText>
          </w:r>
        </w:del>
      </w:ins>
      <w:ins w:id="1526" w:author="Janice Barton" w:date="2024-09-22T13:39:00Z" w16du:dateUtc="2024-09-22T12:39:00Z">
        <w:r w:rsidR="00FB7780">
          <w:t xml:space="preserve"> the</w:t>
        </w:r>
      </w:ins>
      <w:ins w:id="1527" w:author="Karim Anaya-Izquierdo" w:date="2024-09-19T15:57:00Z" w16du:dateUtc="2024-09-19T14:57:00Z">
        <w:r w:rsidR="00CE4A22">
          <w:t xml:space="preserve"> GP, </w:t>
        </w:r>
        <w:del w:id="1528" w:author="Janice Barton" w:date="2024-09-22T13:39:00Z" w16du:dateUtc="2024-09-22T12:39:00Z">
          <w:r w:rsidR="00CE4A22" w:rsidDel="00FB7780">
            <w:delText>whose performance in turn</w:delText>
          </w:r>
        </w:del>
      </w:ins>
      <w:ins w:id="1529" w:author="Janice Barton" w:date="2024-09-22T13:39:00Z" w16du:dateUtc="2024-09-22T12:39:00Z">
        <w:r w:rsidR="00FB7780">
          <w:t>which</w:t>
        </w:r>
      </w:ins>
      <w:ins w:id="1530" w:author="Karim Anaya-Izquierdo" w:date="2024-09-19T15:57:00Z" w16du:dateUtc="2024-09-19T14:57:00Z">
        <w:r w:rsidR="00CE4A22">
          <w:t xml:space="preserve"> is strongly affected by the available data</w:t>
        </w:r>
      </w:ins>
      <w:ins w:id="1531" w:author="Karim Anaya-Izquierdo" w:date="2024-09-19T16:00:00Z" w16du:dateUtc="2024-09-19T15:00:00Z">
        <w:r w:rsidR="00D36A37">
          <w:t>.</w:t>
        </w:r>
      </w:ins>
      <w:ins w:id="1532" w:author="Karim Anaya-Izquierdo" w:date="2024-09-19T16:11:00Z" w16du:dateUtc="2024-09-19T15:11:00Z">
        <w:r w:rsidR="000D44E4">
          <w:t xml:space="preserve"> Overall predictions are more affected</w:t>
        </w:r>
      </w:ins>
      <w:ins w:id="1533" w:author="Karim Anaya-Izquierdo" w:date="2024-09-19T16:12:00Z" w16du:dateUtc="2024-09-19T15:12:00Z">
        <w:r w:rsidR="001D4BCA">
          <w:t xml:space="preserve"> by withholding data </w:t>
        </w:r>
      </w:ins>
      <w:ins w:id="1534" w:author="Karim Anaya-Izquierdo" w:date="2024-09-19T16:11:00Z" w16du:dateUtc="2024-09-19T15:11:00Z">
        <w:r w:rsidR="000D44E4">
          <w:t xml:space="preserve">in terms of RMSE than in terms of </w:t>
        </w:r>
        <w:r w:rsidR="000B7441">
          <w:t>probability area</w:t>
        </w:r>
      </w:ins>
      <w:ins w:id="1535" w:author="Janice Barton" w:date="2024-09-22T13:40:00Z" w16du:dateUtc="2024-09-22T12:40:00Z">
        <w:r w:rsidR="00FB7780">
          <w:t>,</w:t>
        </w:r>
      </w:ins>
      <w:ins w:id="1536" w:author="Karim Anaya-Izquierdo" w:date="2024-09-19T16:00:00Z" w16du:dateUtc="2024-09-19T15:00:00Z">
        <w:r w:rsidR="00D36A37">
          <w:t xml:space="preserve"> </w:t>
        </w:r>
      </w:ins>
      <w:moveToRangeStart w:id="1537" w:author="Karim Anaya-Izquierdo" w:date="2024-09-19T15:01:00Z" w:name="move177650478"/>
      <w:moveTo w:id="1538" w:author="Karim Anaya-Izquierdo" w:date="2024-09-19T15:01:00Z" w16du:dateUtc="2024-09-19T14:01:00Z">
        <w:del w:id="1539" w:author="Karim Anaya-Izquierdo" w:date="2024-09-19T16:13:00Z" w16du:dateUtc="2024-09-19T15:13:00Z">
          <w:r w:rsidR="00AF5923" w:rsidDel="00C6224A">
            <w:delText xml:space="preserve">However, </w:delText>
          </w:r>
        </w:del>
        <w:del w:id="1540" w:author="Karim Anaya-Izquierdo" w:date="2024-09-19T15:06:00Z" w16du:dateUtc="2024-09-19T14:06:00Z">
          <w:r w:rsidR="00AF5923" w:rsidDel="005E20A5">
            <w:delText>compared to the prior prediction,</w:delText>
          </w:r>
        </w:del>
        <w:del w:id="1541" w:author="Karim Anaya-Izquierdo" w:date="2024-09-19T16:13:00Z" w16du:dateUtc="2024-09-19T15:13:00Z">
          <w:r w:rsidR="00AF5923" w:rsidDel="00C6224A">
            <w:delText xml:space="preserve"> the</w:delText>
          </w:r>
        </w:del>
      </w:moveTo>
      <w:ins w:id="1542" w:author="Karim Anaya-Izquierdo" w:date="2024-09-19T16:13:00Z" w16du:dateUtc="2024-09-19T15:13:00Z">
        <w:r w:rsidR="00C6224A">
          <w:t>where the corresponding posterior prediction</w:t>
        </w:r>
      </w:ins>
      <w:moveTo w:id="1543" w:author="Karim Anaya-Izquierdo" w:date="2024-09-19T15:01:00Z" w16du:dateUtc="2024-09-19T14:01:00Z">
        <w:r w:rsidR="00AF5923">
          <w:t xml:space="preserve"> uncertainty</w:t>
        </w:r>
      </w:moveTo>
      <w:ins w:id="1544" w:author="Karim Anaya-Izquierdo" w:date="2024-09-19T15:07:00Z" w16du:dateUtc="2024-09-19T14:07:00Z">
        <w:r w:rsidR="00D97B41">
          <w:t xml:space="preserve"> </w:t>
        </w:r>
      </w:ins>
      <w:moveTo w:id="1545" w:author="Karim Anaya-Izquierdo" w:date="2024-09-19T15:01:00Z" w16du:dateUtc="2024-09-19T14:01:00Z">
        <w:del w:id="1546" w:author="Karim Anaya-Izquierdo" w:date="2024-09-19T16:13:00Z" w16du:dateUtc="2024-09-19T15:13:00Z">
          <w:r w:rsidR="00AF5923" w:rsidDel="00C6224A">
            <w:delText xml:space="preserve"> of the leave-one-out posterior prediction </w:delText>
          </w:r>
        </w:del>
        <w:r w:rsidR="00AF5923">
          <w:t>is still substantially reduced</w:t>
        </w:r>
      </w:moveTo>
      <w:ins w:id="1547" w:author="Karim Anaya-Izquierdo" w:date="2024-09-19T15:06:00Z" w16du:dateUtc="2024-09-19T14:06:00Z">
        <w:r w:rsidR="005E20A5">
          <w:t xml:space="preserve"> when compared to the prior prediction</w:t>
        </w:r>
      </w:ins>
      <w:ins w:id="1548" w:author="Karim Anaya-Izquierdo" w:date="2024-09-19T16:01:00Z" w16du:dateUtc="2024-09-19T15:01:00Z">
        <w:r w:rsidR="00A20F22">
          <w:t xml:space="preserve"> in all cases.</w:t>
        </w:r>
      </w:ins>
      <w:ins w:id="1549" w:author="Karim Anaya-Izquierdo" w:date="2024-09-19T15:06:00Z" w16du:dateUtc="2024-09-19T14:06:00Z">
        <w:r w:rsidR="004C5866">
          <w:t xml:space="preserve"> </w:t>
        </w:r>
      </w:ins>
      <w:moveTo w:id="1550" w:author="Karim Anaya-Izquierdo" w:date="2024-09-19T15:01:00Z" w16du:dateUtc="2024-09-19T14:01:00Z">
        <w:del w:id="1551" w:author="Karim Anaya-Izquierdo" w:date="2024-09-19T16:01:00Z" w16du:dateUtc="2024-09-19T15:01:00Z">
          <w:r w:rsidR="00AF5923" w:rsidDel="00D36A37">
            <w:delText>.</w:delText>
          </w:r>
        </w:del>
      </w:moveTo>
      <w:moveToRangeEnd w:id="1537"/>
      <w:del w:id="1552" w:author="Karim Anaya-Izquierdo" w:date="2024-09-19T14:55:00Z" w16du:dateUtc="2024-09-19T13:55:00Z">
        <w:r w:rsidR="008B51CD" w:rsidDel="00FF6FA5">
          <w:delText xml:space="preserve">, </w:delText>
        </w:r>
      </w:del>
      <w:del w:id="1553" w:author="Karim Anaya-Izquierdo" w:date="2024-09-19T14:53:00Z" w16du:dateUtc="2024-09-19T13:53:00Z">
        <w:r w:rsidR="00223206" w:rsidDel="0047149D">
          <w:delText xml:space="preserve">it can be </w:delText>
        </w:r>
        <w:r w:rsidR="000A7CAA" w:rsidDel="0047149D">
          <w:delText>observed</w:delText>
        </w:r>
        <w:r w:rsidR="00223206" w:rsidDel="0047149D">
          <w:delText xml:space="preserve"> that </w:delText>
        </w:r>
        <w:r w:rsidR="00757514" w:rsidDel="0047149D">
          <w:delText xml:space="preserve">the leave-one-out prediction for </w:delText>
        </w:r>
      </w:del>
      <m:oMath>
        <m:r>
          <w:del w:id="1554" w:author="Karim Anaya-Izquierdo" w:date="2024-09-19T14:53:00Z" w16du:dateUtc="2024-09-19T13:53:00Z">
            <w:rPr>
              <w:rFonts w:ascii="Cambria Math" w:hAnsi="Cambria Math"/>
            </w:rPr>
            <m:t>α=</m:t>
          </w:del>
        </m:r>
        <m:sSup>
          <m:sSupPr>
            <m:ctrlPr>
              <w:del w:id="1555" w:author="Karim Anaya-Izquierdo" w:date="2024-09-19T14:53:00Z" w16du:dateUtc="2024-09-19T13:53:00Z">
                <w:rPr>
                  <w:rFonts w:ascii="Cambria Math" w:hAnsi="Cambria Math"/>
                  <w:i/>
                </w:rPr>
              </w:del>
            </m:ctrlPr>
          </m:sSupPr>
          <m:e>
            <m:r>
              <w:del w:id="1556" w:author="Karim Anaya-Izquierdo" w:date="2024-09-19T14:53:00Z" w16du:dateUtc="2024-09-19T13:53:00Z">
                <w:rPr>
                  <w:rFonts w:ascii="Cambria Math" w:hAnsi="Cambria Math"/>
                </w:rPr>
                <m:t>135</m:t>
              </w:del>
            </m:r>
          </m:e>
          <m:sup>
            <m:r>
              <w:del w:id="1557" w:author="Karim Anaya-Izquierdo" w:date="2024-09-19T14:53:00Z" w16du:dateUtc="2024-09-19T13:53:00Z">
                <w:rPr>
                  <w:rFonts w:ascii="Cambria Math" w:hAnsi="Cambria Math"/>
                </w:rPr>
                <m:t>∘</m:t>
              </w:del>
            </m:r>
          </m:sup>
        </m:sSup>
      </m:oMath>
      <w:del w:id="1558" w:author="Karim Anaya-Izquierdo" w:date="2024-09-19T14:53:00Z" w16du:dateUtc="2024-09-19T13:53:00Z">
        <w:r w:rsidR="00FB20AA" w:rsidDel="0047149D">
          <w:delText xml:space="preserve"> </w:delText>
        </w:r>
        <w:r w:rsidR="00FB20AA" w:rsidDel="000D2858">
          <w:delText>has a larger deviation (</w:delText>
        </w:r>
      </w:del>
      <w:del w:id="1559" w:author="Karim Anaya-Izquierdo" w:date="2024-09-19T12:30:00Z" w16du:dateUtc="2024-09-19T11:30:00Z">
        <w:r w:rsidR="00DE6831" w:rsidDel="0043171E">
          <w:delText xml:space="preserve">i.e. the </w:delText>
        </w:r>
        <w:r w:rsidR="00FB20AA" w:rsidDel="0043171E">
          <w:delText xml:space="preserve">posterior mean is slightly away from the </w:delText>
        </w:r>
        <w:r w:rsidR="00DE6831" w:rsidDel="0043171E">
          <w:delText xml:space="preserve">experimental </w:delText>
        </w:r>
        <w:r w:rsidR="00FB20AA" w:rsidDel="0043171E">
          <w:delText>data</w:delText>
        </w:r>
      </w:del>
      <w:del w:id="1560" w:author="Karim Anaya-Izquierdo" w:date="2024-09-19T14:53:00Z" w16du:dateUtc="2024-09-19T13:53:00Z">
        <w:r w:rsidR="00FB20AA" w:rsidDel="000D2858">
          <w:delText xml:space="preserve">) and </w:delText>
        </w:r>
      </w:del>
      <w:del w:id="1561" w:author="Karim Anaya-Izquierdo" w:date="2024-09-19T12:30:00Z" w16du:dateUtc="2024-09-19T11:30:00Z">
        <w:r w:rsidR="00DE6831" w:rsidDel="000737AC">
          <w:delText xml:space="preserve">there is a </w:delText>
        </w:r>
        <w:r w:rsidR="007E22E2" w:rsidDel="000737AC">
          <w:delText xml:space="preserve">larger </w:delText>
        </w:r>
        <w:r w:rsidR="00FB20AA" w:rsidDel="000737AC">
          <w:delText xml:space="preserve">variance </w:delText>
        </w:r>
        <w:r w:rsidR="00DE6831" w:rsidDel="000737AC">
          <w:delText>with the</w:delText>
        </w:r>
      </w:del>
      <w:del w:id="1562" w:author="Karim Anaya-Izquierdo" w:date="2024-09-19T14:53:00Z" w16du:dateUtc="2024-09-19T13:53:00Z">
        <w:r w:rsidR="00DE6831" w:rsidDel="000D2858">
          <w:delText xml:space="preserve"> </w:delText>
        </w:r>
        <w:r w:rsidR="00E66935" w:rsidDel="000D2858">
          <w:delText xml:space="preserve">95% </w:delText>
        </w:r>
      </w:del>
      <w:del w:id="1563" w:author="Karim Anaya-Izquierdo" w:date="2024-09-19T12:19:00Z" w16du:dateUtc="2024-09-19T11:19:00Z">
        <w:r w:rsidR="00E66935" w:rsidDel="00A6112D">
          <w:delText xml:space="preserve">interval </w:delText>
        </w:r>
      </w:del>
      <w:del w:id="1564" w:author="Karim Anaya-Izquierdo" w:date="2024-09-19T14:53:00Z" w16du:dateUtc="2024-09-19T13:53:00Z">
        <w:r w:rsidR="00DE6831" w:rsidDel="000D2858">
          <w:delText xml:space="preserve">being </w:delText>
        </w:r>
        <w:r w:rsidR="00E66935" w:rsidDel="000D2858">
          <w:delText>wider)</w:delText>
        </w:r>
        <w:r w:rsidR="00EA5FF1" w:rsidDel="000D2858">
          <w:delText xml:space="preserve">, </w:delText>
        </w:r>
      </w:del>
      <w:del w:id="1565" w:author="Karim Anaya-Izquierdo" w:date="2024-09-19T14:55:00Z" w16du:dateUtc="2024-09-19T13:55:00Z">
        <w:r w:rsidR="00EA5FF1" w:rsidDel="00FF6FA5">
          <w:delText xml:space="preserve">which can also be observed </w:delText>
        </w:r>
        <w:r w:rsidR="00C149BB" w:rsidDel="00FF6FA5">
          <w:delText>by comparing</w:delText>
        </w:r>
        <w:r w:rsidR="00EA5FF1" w:rsidDel="00FF6FA5">
          <w:delText xml:space="preserve"> </w:delText>
        </w:r>
        <w:r w:rsidR="00EC170D" w:rsidDel="00FF6FA5">
          <w:fldChar w:fldCharType="begin"/>
        </w:r>
        <w:r w:rsidR="00EC170D" w:rsidDel="00FF6FA5">
          <w:delInstrText xml:space="preserve"> REF _Ref175760086 \h </w:delInstrText>
        </w:r>
        <w:r w:rsidR="00EC170D" w:rsidDel="00FF6FA5">
          <w:fldChar w:fldCharType="separate"/>
        </w:r>
        <w:r w:rsidR="003A15B7" w:rsidDel="00FF6FA5">
          <w:delText xml:space="preserve">Table </w:delText>
        </w:r>
        <w:r w:rsidR="003A15B7" w:rsidDel="00FF6FA5">
          <w:rPr>
            <w:noProof/>
          </w:rPr>
          <w:delText>10</w:delText>
        </w:r>
        <w:r w:rsidR="00EC170D" w:rsidDel="00FF6FA5">
          <w:fldChar w:fldCharType="end"/>
        </w:r>
        <w:r w:rsidR="000C5B6B" w:rsidDel="00FF6FA5">
          <w:delText xml:space="preserve"> with </w:delText>
        </w:r>
        <w:r w:rsidR="00B50568" w:rsidDel="00FF6FA5">
          <w:fldChar w:fldCharType="begin"/>
        </w:r>
        <w:r w:rsidR="00B50568" w:rsidDel="00FF6FA5">
          <w:delInstrText xml:space="preserve"> REF _Ref175755978 \h </w:delInstrText>
        </w:r>
        <w:r w:rsidR="00B50568" w:rsidDel="00FF6FA5">
          <w:fldChar w:fldCharType="separate"/>
        </w:r>
        <w:r w:rsidR="003A15B7" w:rsidDel="00FF6FA5">
          <w:delText xml:space="preserve">Table </w:delText>
        </w:r>
        <w:r w:rsidR="003A15B7" w:rsidDel="00FF6FA5">
          <w:rPr>
            <w:noProof/>
          </w:rPr>
          <w:delText>3</w:delText>
        </w:r>
        <w:r w:rsidR="00B50568" w:rsidDel="00FF6FA5">
          <w:fldChar w:fldCharType="end"/>
        </w:r>
        <w:r w:rsidR="006E47A3" w:rsidDel="00FF6FA5">
          <w:delText xml:space="preserve">. </w:delText>
        </w:r>
      </w:del>
      <w:del w:id="1566" w:author="Karim Anaya-Izquierdo" w:date="2024-09-19T15:08:00Z" w16du:dateUtc="2024-09-19T14:08:00Z">
        <w:r w:rsidR="006E47A3" w:rsidDel="008055FB">
          <w:delText xml:space="preserve">This is because the </w:delText>
        </w:r>
        <w:r w:rsidR="006E47A3" w:rsidDel="00555038">
          <w:delText xml:space="preserve">prediction </w:delText>
        </w:r>
        <w:r w:rsidR="006E47A3" w:rsidDel="00D672AB">
          <w:delText xml:space="preserve">is </w:delText>
        </w:r>
      </w:del>
      <w:del w:id="1567" w:author="Karim Anaya-Izquierdo" w:date="2024-09-19T15:57:00Z" w16du:dateUtc="2024-09-19T14:57:00Z">
        <w:r w:rsidR="006E47A3" w:rsidDel="007444FD">
          <w:delText>based on the GP, whose performance is strongly affected by the data</w:delText>
        </w:r>
      </w:del>
      <w:del w:id="1568" w:author="Karim Anaya-Izquierdo" w:date="2024-09-19T16:01:00Z" w16du:dateUtc="2024-09-19T15:01:00Z">
        <w:r w:rsidR="00C03351" w:rsidDel="00D36A37">
          <w:delText>.</w:delText>
        </w:r>
      </w:del>
      <w:del w:id="1569" w:author="Karim Anaya-Izquierdo" w:date="2024-09-19T15:00:00Z" w16du:dateUtc="2024-09-19T14:00:00Z">
        <w:r w:rsidR="00C03351" w:rsidDel="00B868C0">
          <w:delText xml:space="preserve"> </w:delText>
        </w:r>
        <w:r w:rsidR="00BE5AE8" w:rsidDel="00B868C0">
          <w:delText>In</w:delText>
        </w:r>
        <w:r w:rsidR="00C03351" w:rsidDel="00B868C0">
          <w:delText xml:space="preserve"> this</w:delText>
        </w:r>
        <w:r w:rsidR="00BE5AE8" w:rsidDel="00B868C0">
          <w:delText xml:space="preserve"> leave-one-out prediction, no data is used for the </w:delText>
        </w:r>
      </w:del>
      <m:oMath>
        <m:r>
          <w:del w:id="1570" w:author="Karim Anaya-Izquierdo" w:date="2024-09-19T15:00:00Z" w16du:dateUtc="2024-09-19T14:00:00Z">
            <w:rPr>
              <w:rFonts w:ascii="Cambria Math" w:hAnsi="Cambria Math"/>
            </w:rPr>
            <m:t>α=</m:t>
          </w:del>
        </m:r>
        <m:sSup>
          <m:sSupPr>
            <m:ctrlPr>
              <w:del w:id="1571" w:author="Karim Anaya-Izquierdo" w:date="2024-09-19T15:00:00Z" w16du:dateUtc="2024-09-19T14:00:00Z">
                <w:rPr>
                  <w:rFonts w:ascii="Cambria Math" w:hAnsi="Cambria Math"/>
                  <w:i/>
                </w:rPr>
              </w:del>
            </m:ctrlPr>
          </m:sSupPr>
          <m:e>
            <m:r>
              <w:del w:id="1572" w:author="Karim Anaya-Izquierdo" w:date="2024-09-19T15:00:00Z" w16du:dateUtc="2024-09-19T14:00:00Z">
                <w:rPr>
                  <w:rFonts w:ascii="Cambria Math" w:hAnsi="Cambria Math"/>
                </w:rPr>
                <m:t>135</m:t>
              </w:del>
            </m:r>
          </m:e>
          <m:sup>
            <m:r>
              <w:del w:id="1573" w:author="Karim Anaya-Izquierdo" w:date="2024-09-19T15:00:00Z" w16du:dateUtc="2024-09-19T14:00:00Z">
                <w:rPr>
                  <w:rFonts w:ascii="Cambria Math" w:hAnsi="Cambria Math"/>
                </w:rPr>
                <m:t>∘</m:t>
              </w:del>
            </m:r>
          </m:sup>
        </m:sSup>
      </m:oMath>
      <w:del w:id="1574" w:author="Karim Anaya-Izquierdo" w:date="2024-09-19T15:00:00Z" w16du:dateUtc="2024-09-19T14:00:00Z">
        <w:r w:rsidR="00BE5AE8" w:rsidDel="00B868C0">
          <w:delText xml:space="preserve">, which </w:delText>
        </w:r>
        <w:r w:rsidR="00A80D24" w:rsidDel="00B868C0">
          <w:delText xml:space="preserve">just </w:delText>
        </w:r>
        <w:r w:rsidR="00BE5AE8" w:rsidDel="00B868C0">
          <w:delText>add</w:delText>
        </w:r>
        <w:r w:rsidR="00DE6831" w:rsidDel="00B868C0">
          <w:delText>s</w:delText>
        </w:r>
        <w:r w:rsidR="00BE5AE8" w:rsidDel="00B868C0">
          <w:delText xml:space="preserve"> more bias and uncertainty in the prediction</w:delText>
        </w:r>
      </w:del>
      <w:del w:id="1575" w:author="Karim Anaya-Izquierdo" w:date="2024-09-19T16:01:00Z" w16du:dateUtc="2024-09-19T15:01:00Z">
        <w:r w:rsidR="00BE5AE8" w:rsidDel="00D36A37">
          <w:delText>.</w:delText>
        </w:r>
      </w:del>
      <w:del w:id="1576" w:author="Karim Anaya-Izquierdo" w:date="2024-09-19T15:16:00Z" w16du:dateUtc="2024-09-19T14:16:00Z">
        <w:r w:rsidR="00BE5AE8" w:rsidDel="00257EB7">
          <w:delText xml:space="preserve"> </w:delText>
        </w:r>
      </w:del>
      <w:moveFromRangeStart w:id="1577" w:author="Karim Anaya-Izquierdo" w:date="2024-09-19T15:01:00Z" w:name="move177650478"/>
      <w:moveFrom w:id="1578" w:author="Karim Anaya-Izquierdo" w:date="2024-09-19T15:01:00Z" w16du:dateUtc="2024-09-19T14:01:00Z">
        <w:r w:rsidR="00BE5AE8" w:rsidDel="00AF5923">
          <w:t>However, compared to the prior prediction, the uncertainty of the leave-one-out posterior prediction</w:t>
        </w:r>
        <w:r w:rsidR="0073160F" w:rsidDel="00AF5923">
          <w:t xml:space="preserve"> is</w:t>
        </w:r>
        <w:r w:rsidR="00BE5AE8" w:rsidDel="00AF5923">
          <w:t xml:space="preserve"> still </w:t>
        </w:r>
        <w:r w:rsidR="0073160F" w:rsidDel="00AF5923">
          <w:t>substantially reduced</w:t>
        </w:r>
        <w:r w:rsidR="00BE5AE8" w:rsidDel="00AF5923">
          <w:t>.</w:t>
        </w:r>
        <w:r w:rsidR="00BF16C8" w:rsidDel="00AF5923">
          <w:t xml:space="preserve"> </w:t>
        </w:r>
      </w:moveFrom>
      <w:moveFromRangeEnd w:id="1577"/>
      <w:del w:id="1579" w:author="Karim Anaya-Izquierdo" w:date="2024-09-19T15:09:00Z" w16du:dateUtc="2024-09-19T14:09:00Z">
        <w:r w:rsidR="00AD1A8D" w:rsidDel="00495222">
          <w:delText xml:space="preserve">Similar results can also be observed for the leave-out-prediction for </w:delText>
        </w:r>
      </w:del>
      <m:oMath>
        <m:r>
          <w:del w:id="1580" w:author="Karim Anaya-Izquierdo" w:date="2024-09-19T15:09:00Z" w16du:dateUtc="2024-09-19T14:09:00Z">
            <w:rPr>
              <w:rFonts w:ascii="Cambria Math" w:hAnsi="Cambria Math"/>
            </w:rPr>
            <m:t>α=</m:t>
          </w:del>
        </m:r>
        <m:sSup>
          <m:sSupPr>
            <m:ctrlPr>
              <w:del w:id="1581" w:author="Karim Anaya-Izquierdo" w:date="2024-09-19T15:09:00Z" w16du:dateUtc="2024-09-19T14:09:00Z">
                <w:rPr>
                  <w:rFonts w:ascii="Cambria Math" w:hAnsi="Cambria Math"/>
                  <w:i/>
                </w:rPr>
              </w:del>
            </m:ctrlPr>
          </m:sSupPr>
          <m:e>
            <m:r>
              <w:del w:id="1582" w:author="Karim Anaya-Izquierdo" w:date="2024-09-19T15:09:00Z" w16du:dateUtc="2024-09-19T14:09:00Z">
                <w:rPr>
                  <w:rFonts w:ascii="Cambria Math" w:hAnsi="Cambria Math"/>
                </w:rPr>
                <m:t>45</m:t>
              </w:del>
            </m:r>
          </m:e>
          <m:sup>
            <m:r>
              <w:del w:id="1583" w:author="Karim Anaya-Izquierdo" w:date="2024-09-19T15:09:00Z" w16du:dateUtc="2024-09-19T14:09:00Z">
                <w:rPr>
                  <w:rFonts w:ascii="Cambria Math" w:hAnsi="Cambria Math"/>
                </w:rPr>
                <m:t>∘</m:t>
              </w:del>
            </m:r>
          </m:sup>
        </m:sSup>
      </m:oMath>
      <w:del w:id="1584" w:author="Karim Anaya-Izquierdo" w:date="2024-09-19T15:09:00Z" w16du:dateUtc="2024-09-19T14:09:00Z">
        <w:r w:rsidR="004B433A" w:rsidDel="00495222">
          <w:delText xml:space="preserve"> and </w:delText>
        </w:r>
      </w:del>
      <m:oMath>
        <m:r>
          <w:del w:id="1585" w:author="Karim Anaya-Izquierdo" w:date="2024-09-19T15:09:00Z" w16du:dateUtc="2024-09-19T14:09:00Z">
            <w:rPr>
              <w:rFonts w:ascii="Cambria Math" w:hAnsi="Cambria Math"/>
            </w:rPr>
            <m:t>α=</m:t>
          </w:del>
        </m:r>
        <m:sSup>
          <m:sSupPr>
            <m:ctrlPr>
              <w:del w:id="1586" w:author="Karim Anaya-Izquierdo" w:date="2024-09-19T15:09:00Z" w16du:dateUtc="2024-09-19T14:09:00Z">
                <w:rPr>
                  <w:rFonts w:ascii="Cambria Math" w:hAnsi="Cambria Math"/>
                  <w:i/>
                </w:rPr>
              </w:del>
            </m:ctrlPr>
          </m:sSupPr>
          <m:e>
            <m:r>
              <w:del w:id="1587" w:author="Karim Anaya-Izquierdo" w:date="2024-09-19T15:09:00Z" w16du:dateUtc="2024-09-19T14:09:00Z">
                <w:rPr>
                  <w:rFonts w:ascii="Cambria Math" w:hAnsi="Cambria Math"/>
                </w:rPr>
                <m:t>90</m:t>
              </w:del>
            </m:r>
          </m:e>
          <m:sup>
            <m:r>
              <w:del w:id="1588" w:author="Karim Anaya-Izquierdo" w:date="2024-09-19T15:09:00Z" w16du:dateUtc="2024-09-19T14:09:00Z">
                <w:rPr>
                  <w:rFonts w:ascii="Cambria Math" w:hAnsi="Cambria Math"/>
                </w:rPr>
                <m:t>∘</m:t>
              </w:del>
            </m:r>
          </m:sup>
        </m:sSup>
      </m:oMath>
      <w:del w:id="1589" w:author="Karim Anaya-Izquierdo" w:date="2024-09-19T15:09:00Z" w16du:dateUtc="2024-09-19T14:09:00Z">
        <w:r w:rsidR="00802AC9" w:rsidDel="00495222">
          <w:delText xml:space="preserve">. </w:delText>
        </w:r>
      </w:del>
      <w:del w:id="1590" w:author="Karim Anaya-Izquierdo" w:date="2024-09-19T15:10:00Z" w16du:dateUtc="2024-09-19T14:10:00Z">
        <w:r w:rsidR="00956526" w:rsidDel="00495222">
          <w:delText>However,</w:delText>
        </w:r>
      </w:del>
      <w:del w:id="1591" w:author="Karim Anaya-Izquierdo" w:date="2024-09-19T16:01:00Z" w16du:dateUtc="2024-09-19T15:01:00Z">
        <w:r w:rsidR="00956526" w:rsidDel="00D36A37">
          <w:delText xml:space="preserve"> </w:delText>
        </w:r>
      </w:del>
      <w:del w:id="1592" w:author="Karim Anaya-Izquierdo" w:date="2024-09-19T15:10:00Z" w16du:dateUtc="2024-09-19T14:10:00Z">
        <w:r w:rsidR="00956526" w:rsidDel="00495222">
          <w:delText>i</w:delText>
        </w:r>
      </w:del>
      <w:del w:id="1593" w:author="Karim Anaya-Izquierdo" w:date="2024-09-19T15:59:00Z" w16du:dateUtc="2024-09-19T14:59:00Z">
        <w:r w:rsidR="007C07DF" w:rsidDel="00BF09D8">
          <w:delText>t can be observed that</w:delText>
        </w:r>
      </w:del>
      <w:del w:id="1594" w:author="Karim Anaya-Izquierdo" w:date="2024-09-19T15:16:00Z" w16du:dateUtc="2024-09-19T14:16:00Z">
        <w:r w:rsidR="007C07DF" w:rsidDel="00257EB7">
          <w:delText xml:space="preserve"> </w:delText>
        </w:r>
      </w:del>
      <w:del w:id="1595" w:author="Karim Anaya-Izquierdo" w:date="2024-09-19T15:59:00Z" w16du:dateUtc="2024-09-19T14:59:00Z">
        <w:r w:rsidR="007C07DF" w:rsidDel="00BF09D8">
          <w:delText>shear extension is</w:delText>
        </w:r>
      </w:del>
      <w:del w:id="1596" w:author="Karim Anaya-Izquierdo" w:date="2024-09-19T15:11:00Z" w16du:dateUtc="2024-09-19T14:11:00Z">
        <w:r w:rsidR="007C07DF" w:rsidDel="000C3875">
          <w:delText xml:space="preserve"> less</w:delText>
        </w:r>
        <w:r w:rsidR="004F025F" w:rsidDel="000C3875">
          <w:delText xml:space="preserve"> </w:delText>
        </w:r>
      </w:del>
      <w:del w:id="1597" w:author="Karim Anaya-Izquierdo" w:date="2024-09-19T15:59:00Z" w16du:dateUtc="2024-09-19T14:59:00Z">
        <w:r w:rsidR="004F025F" w:rsidDel="00BF09D8">
          <w:delText>affected by the</w:delText>
        </w:r>
        <w:r w:rsidR="00A93D45" w:rsidDel="00BF09D8">
          <w:delText xml:space="preserve"> </w:delText>
        </w:r>
      </w:del>
      <w:del w:id="1598" w:author="Karim Anaya-Izquierdo" w:date="2024-09-19T15:10:00Z" w16du:dateUtc="2024-09-19T14:10:00Z">
        <w:r w:rsidR="00A93D45" w:rsidDel="00495222">
          <w:delText>amount of</w:delText>
        </w:r>
        <w:r w:rsidR="004F025F" w:rsidDel="00495222">
          <w:delText xml:space="preserve"> </w:delText>
        </w:r>
      </w:del>
      <w:del w:id="1599" w:author="Karim Anaya-Izquierdo" w:date="2024-09-19T15:59:00Z" w16du:dateUtc="2024-09-19T14:59:00Z">
        <w:r w:rsidR="00AB6529" w:rsidDel="00BF09D8">
          <w:delText>data</w:delText>
        </w:r>
      </w:del>
      <w:del w:id="1600" w:author="Karim Anaya-Izquierdo" w:date="2024-09-19T15:11:00Z" w16du:dateUtc="2024-09-19T14:11:00Z">
        <w:r w:rsidR="00AB6529" w:rsidDel="007A2980">
          <w:delText xml:space="preserve"> </w:delText>
        </w:r>
        <w:r w:rsidR="00A93D45" w:rsidDel="007A2980">
          <w:delText>used</w:delText>
        </w:r>
        <w:r w:rsidR="004642EC" w:rsidDel="007A2980">
          <w:delText xml:space="preserve"> (two instead of three loading angles),</w:delText>
        </w:r>
        <w:r w:rsidR="00A93D45" w:rsidDel="007A2980">
          <w:delText xml:space="preserve"> </w:delText>
        </w:r>
        <w:r w:rsidR="00AB6529" w:rsidDel="007A2980">
          <w:delText>than the normal extension</w:delText>
        </w:r>
        <w:r w:rsidR="00626560" w:rsidDel="007A2980">
          <w:delText xml:space="preserve">. </w:delText>
        </w:r>
      </w:del>
    </w:p>
    <w:p w14:paraId="0559C95C" w14:textId="77777777" w:rsidR="001B2E83" w:rsidRDefault="001B2E83" w:rsidP="00DE6831"/>
    <w:p w14:paraId="7B54672B" w14:textId="727A7C60" w:rsidR="0057337A" w:rsidRDefault="0057337A" w:rsidP="0057337A">
      <w:pPr>
        <w:pStyle w:val="Caption"/>
        <w:keepNext/>
      </w:pPr>
      <w:bookmarkStart w:id="1601" w:name="_Ref175760086"/>
      <w:r>
        <w:t xml:space="preserve">Table </w:t>
      </w:r>
      <w:fldSimple w:instr=" SEQ Table \* ARABIC ">
        <w:r w:rsidR="003A15B7">
          <w:rPr>
            <w:noProof/>
          </w:rPr>
          <w:t>10</w:t>
        </w:r>
      </w:fldSimple>
      <w:bookmarkEnd w:id="1601"/>
      <w:r>
        <w:t xml:space="preserve">. </w:t>
      </w:r>
      <w:r w:rsidR="00461884">
        <w:t xml:space="preserve">RMSE and confidence </w:t>
      </w:r>
      <w:r w:rsidR="005B5CEB">
        <w:t>area</w:t>
      </w:r>
      <w:r w:rsidR="00DF07B4">
        <w:t xml:space="preserve"> of </w:t>
      </w:r>
      <w:r w:rsidR="00F0515D">
        <w:t>l</w:t>
      </w:r>
      <w:r w:rsidR="00092C42">
        <w:t>eave-one-out prediction</w:t>
      </w:r>
      <w:r w:rsidR="00725E48">
        <w:t>s</w:t>
      </w:r>
      <w:r w:rsidR="00092C42">
        <w:t xml:space="preserve"> </w:t>
      </w:r>
      <w:r w:rsidR="00725E48">
        <w:t>for</w:t>
      </w:r>
      <w:r w:rsidR="00092C42">
        <w:t xml:space="preserve"> load-extension curves with </w:t>
      </w:r>
      <w:r w:rsidR="00092C42" w:rsidRPr="00083DB0">
        <w:t>basic Bayesian inference</w:t>
      </w:r>
      <w:r w:rsidR="00092C42" w:rsidRPr="008B251E">
        <w:t xml:space="preserve"> </w:t>
      </w:r>
      <w:r w:rsidR="00092C42" w:rsidRPr="00083DB0">
        <w:t>framework</w:t>
      </w:r>
      <w:r w:rsidR="00867944">
        <w:t>.</w:t>
      </w:r>
    </w:p>
    <w:tbl>
      <w:tblPr>
        <w:tblW w:w="7660" w:type="dxa"/>
        <w:jc w:val="center"/>
        <w:tblLook w:val="04A0" w:firstRow="1" w:lastRow="0" w:firstColumn="1" w:lastColumn="0" w:noHBand="0" w:noVBand="1"/>
        <w:tblPrChange w:id="1602" w:author="Karim Anaya-Izquierdo" w:date="2024-09-19T14:41:00Z" w16du:dateUtc="2024-09-19T13:41:00Z">
          <w:tblPr>
            <w:tblW w:w="7660" w:type="dxa"/>
            <w:tblLook w:val="04A0" w:firstRow="1" w:lastRow="0" w:firstColumn="1" w:lastColumn="0" w:noHBand="0" w:noVBand="1"/>
          </w:tblPr>
        </w:tblPrChange>
      </w:tblPr>
      <w:tblGrid>
        <w:gridCol w:w="852"/>
        <w:gridCol w:w="1007"/>
        <w:gridCol w:w="1050"/>
        <w:gridCol w:w="1052"/>
        <w:gridCol w:w="1043"/>
        <w:gridCol w:w="1050"/>
        <w:gridCol w:w="1050"/>
        <w:gridCol w:w="1043"/>
        <w:gridCol w:w="222"/>
        <w:tblGridChange w:id="1603">
          <w:tblGrid>
            <w:gridCol w:w="852"/>
            <w:gridCol w:w="1007"/>
            <w:gridCol w:w="1050"/>
            <w:gridCol w:w="1052"/>
            <w:gridCol w:w="1043"/>
            <w:gridCol w:w="1050"/>
            <w:gridCol w:w="1050"/>
            <w:gridCol w:w="1043"/>
            <w:gridCol w:w="222"/>
          </w:tblGrid>
        </w:tblGridChange>
      </w:tblGrid>
      <w:tr w:rsidR="00BD36A8" w14:paraId="7B823E6E" w14:textId="77777777" w:rsidTr="00BD36A8">
        <w:trPr>
          <w:gridAfter w:val="1"/>
          <w:wAfter w:w="36" w:type="dxa"/>
          <w:trHeight w:val="340"/>
          <w:jc w:val="center"/>
          <w:ins w:id="1604" w:author="Karim Anaya-Izquierdo" w:date="2024-09-19T14:41:00Z"/>
          <w:trPrChange w:id="1605" w:author="Karim Anaya-Izquierdo" w:date="2024-09-19T14:41:00Z" w16du:dateUtc="2024-09-19T13:41:00Z">
            <w:trPr>
              <w:gridAfter w:val="1"/>
              <w:wAfter w:w="36" w:type="dxa"/>
              <w:trHeight w:val="340"/>
            </w:trPr>
          </w:trPrChange>
        </w:trPr>
        <w:tc>
          <w:tcPr>
            <w:tcW w:w="740" w:type="dxa"/>
            <w:tcBorders>
              <w:top w:val="nil"/>
              <w:left w:val="nil"/>
              <w:bottom w:val="single" w:sz="8" w:space="0" w:color="auto"/>
              <w:right w:val="nil"/>
            </w:tcBorders>
            <w:noWrap/>
            <w:vAlign w:val="bottom"/>
            <w:hideMark/>
            <w:tcPrChange w:id="1606" w:author="Karim Anaya-Izquierdo" w:date="2024-09-19T14:41:00Z" w16du:dateUtc="2024-09-19T13:41:00Z">
              <w:tcPr>
                <w:tcW w:w="740" w:type="dxa"/>
                <w:tcBorders>
                  <w:top w:val="nil"/>
                  <w:left w:val="nil"/>
                  <w:bottom w:val="single" w:sz="8" w:space="0" w:color="auto"/>
                  <w:right w:val="nil"/>
                </w:tcBorders>
                <w:noWrap/>
                <w:vAlign w:val="bottom"/>
                <w:hideMark/>
              </w:tcPr>
            </w:tcPrChange>
          </w:tcPr>
          <w:p w14:paraId="2BDD0FA9" w14:textId="77777777" w:rsidR="00BD36A8" w:rsidRDefault="00BD36A8">
            <w:pPr>
              <w:rPr>
                <w:ins w:id="1607" w:author="Karim Anaya-Izquierdo" w:date="2024-09-19T14:41:00Z" w16du:dateUtc="2024-09-19T13:41:00Z"/>
                <w:rFonts w:ascii="Aptos Narrow" w:hAnsi="Aptos Narrow"/>
                <w:color w:val="000000"/>
              </w:rPr>
            </w:pPr>
            <w:ins w:id="1608" w:author="Karim Anaya-Izquierdo" w:date="2024-09-19T14:41:00Z" w16du:dateUtc="2024-09-19T13:41:00Z">
              <w:r>
                <w:rPr>
                  <w:rFonts w:ascii="Aptos Narrow" w:hAnsi="Aptos Narrow"/>
                  <w:color w:val="000000"/>
                </w:rPr>
                <w:t> </w:t>
              </w:r>
            </w:ins>
          </w:p>
        </w:tc>
        <w:tc>
          <w:tcPr>
            <w:tcW w:w="993" w:type="dxa"/>
            <w:tcBorders>
              <w:top w:val="single" w:sz="8" w:space="0" w:color="auto"/>
              <w:left w:val="nil"/>
              <w:bottom w:val="single" w:sz="8" w:space="0" w:color="auto"/>
              <w:right w:val="nil"/>
            </w:tcBorders>
            <w:vAlign w:val="center"/>
            <w:hideMark/>
            <w:tcPrChange w:id="1609" w:author="Karim Anaya-Izquierdo" w:date="2024-09-19T14:41:00Z" w16du:dateUtc="2024-09-19T13:41:00Z">
              <w:tcPr>
                <w:tcW w:w="993" w:type="dxa"/>
                <w:tcBorders>
                  <w:top w:val="single" w:sz="8" w:space="0" w:color="auto"/>
                  <w:left w:val="nil"/>
                  <w:bottom w:val="single" w:sz="8" w:space="0" w:color="auto"/>
                  <w:right w:val="nil"/>
                </w:tcBorders>
                <w:vAlign w:val="center"/>
                <w:hideMark/>
              </w:tcPr>
            </w:tcPrChange>
          </w:tcPr>
          <w:p w14:paraId="5AAE94FE" w14:textId="77777777" w:rsidR="00BD36A8" w:rsidRDefault="00BD36A8">
            <w:pPr>
              <w:jc w:val="center"/>
              <w:rPr>
                <w:ins w:id="1610" w:author="Karim Anaya-Izquierdo" w:date="2024-09-19T14:41:00Z" w16du:dateUtc="2024-09-19T13:41:00Z"/>
                <w:rFonts w:ascii="Calibri" w:hAnsi="Calibri" w:cs="Calibri"/>
                <w:color w:val="000000"/>
                <w:sz w:val="20"/>
                <w:szCs w:val="20"/>
              </w:rPr>
            </w:pPr>
            <w:ins w:id="1611" w:author="Karim Anaya-Izquierdo" w:date="2024-09-19T14:41:00Z" w16du:dateUtc="2024-09-19T13:41:00Z">
              <w:r>
                <w:rPr>
                  <w:rFonts w:ascii="Calibri" w:hAnsi="Calibri" w:cs="Calibri"/>
                  <w:color w:val="000000"/>
                  <w:sz w:val="20"/>
                  <w:szCs w:val="20"/>
                </w:rPr>
                <w:t> </w:t>
              </w:r>
            </w:ins>
          </w:p>
        </w:tc>
        <w:tc>
          <w:tcPr>
            <w:tcW w:w="3138" w:type="dxa"/>
            <w:gridSpan w:val="3"/>
            <w:tcBorders>
              <w:top w:val="single" w:sz="8" w:space="0" w:color="auto"/>
              <w:left w:val="single" w:sz="4" w:space="0" w:color="auto"/>
              <w:bottom w:val="single" w:sz="8" w:space="0" w:color="auto"/>
              <w:right w:val="single" w:sz="4" w:space="0" w:color="000000"/>
            </w:tcBorders>
            <w:vAlign w:val="center"/>
            <w:hideMark/>
            <w:tcPrChange w:id="1612" w:author="Karim Anaya-Izquierdo" w:date="2024-09-19T14:41:00Z" w16du:dateUtc="2024-09-19T13:41:00Z">
              <w:tcPr>
                <w:tcW w:w="3138" w:type="dxa"/>
                <w:gridSpan w:val="3"/>
                <w:tcBorders>
                  <w:top w:val="single" w:sz="8" w:space="0" w:color="auto"/>
                  <w:left w:val="single" w:sz="4" w:space="0" w:color="auto"/>
                  <w:bottom w:val="single" w:sz="8" w:space="0" w:color="auto"/>
                  <w:right w:val="single" w:sz="4" w:space="0" w:color="000000"/>
                </w:tcBorders>
                <w:vAlign w:val="center"/>
                <w:hideMark/>
              </w:tcPr>
            </w:tcPrChange>
          </w:tcPr>
          <w:p w14:paraId="7696C2DD" w14:textId="77777777" w:rsidR="00BD36A8" w:rsidRDefault="00BD36A8">
            <w:pPr>
              <w:jc w:val="center"/>
              <w:rPr>
                <w:ins w:id="1613" w:author="Karim Anaya-Izquierdo" w:date="2024-09-19T14:41:00Z" w16du:dateUtc="2024-09-19T13:41:00Z"/>
                <w:rFonts w:ascii="Calibri" w:hAnsi="Calibri" w:cs="Calibri"/>
                <w:color w:val="000000"/>
                <w:sz w:val="20"/>
                <w:szCs w:val="20"/>
              </w:rPr>
            </w:pPr>
            <w:ins w:id="1614" w:author="Karim Anaya-Izquierdo" w:date="2024-09-19T14:41:00Z" w16du:dateUtc="2024-09-19T13:41:00Z">
              <w:r>
                <w:rPr>
                  <w:rFonts w:ascii="Calibri" w:hAnsi="Calibri" w:cs="Calibri"/>
                  <w:color w:val="000000"/>
                  <w:sz w:val="20"/>
                  <w:szCs w:val="20"/>
                </w:rPr>
                <w:t xml:space="preserve">Root </w:t>
              </w:r>
              <w:proofErr w:type="gramStart"/>
              <w:r>
                <w:rPr>
                  <w:rFonts w:ascii="Calibri" w:hAnsi="Calibri" w:cs="Calibri"/>
                  <w:color w:val="000000"/>
                  <w:sz w:val="20"/>
                  <w:szCs w:val="20"/>
                </w:rPr>
                <w:t>mean</w:t>
              </w:r>
              <w:proofErr w:type="gramEnd"/>
              <w:r>
                <w:rPr>
                  <w:rFonts w:ascii="Calibri" w:hAnsi="Calibri" w:cs="Calibri"/>
                  <w:color w:val="000000"/>
                  <w:sz w:val="20"/>
                  <w:szCs w:val="20"/>
                </w:rPr>
                <w:t xml:space="preserve"> square error</w:t>
              </w:r>
            </w:ins>
          </w:p>
        </w:tc>
        <w:tc>
          <w:tcPr>
            <w:tcW w:w="2753" w:type="dxa"/>
            <w:gridSpan w:val="3"/>
            <w:tcBorders>
              <w:top w:val="single" w:sz="8" w:space="0" w:color="auto"/>
              <w:left w:val="nil"/>
              <w:bottom w:val="single" w:sz="8" w:space="0" w:color="auto"/>
              <w:right w:val="nil"/>
            </w:tcBorders>
            <w:vAlign w:val="center"/>
            <w:hideMark/>
            <w:tcPrChange w:id="1615" w:author="Karim Anaya-Izquierdo" w:date="2024-09-19T14:41:00Z" w16du:dateUtc="2024-09-19T13:41:00Z">
              <w:tcPr>
                <w:tcW w:w="2753" w:type="dxa"/>
                <w:gridSpan w:val="3"/>
                <w:tcBorders>
                  <w:top w:val="single" w:sz="8" w:space="0" w:color="auto"/>
                  <w:left w:val="nil"/>
                  <w:bottom w:val="single" w:sz="8" w:space="0" w:color="auto"/>
                  <w:right w:val="nil"/>
                </w:tcBorders>
                <w:vAlign w:val="center"/>
                <w:hideMark/>
              </w:tcPr>
            </w:tcPrChange>
          </w:tcPr>
          <w:p w14:paraId="10BE9C63" w14:textId="77777777" w:rsidR="00BD36A8" w:rsidRDefault="00BD36A8">
            <w:pPr>
              <w:jc w:val="center"/>
              <w:rPr>
                <w:ins w:id="1616" w:author="Karim Anaya-Izquierdo" w:date="2024-09-19T14:41:00Z" w16du:dateUtc="2024-09-19T13:41:00Z"/>
                <w:rFonts w:ascii="Calibri" w:hAnsi="Calibri" w:cs="Calibri"/>
                <w:color w:val="000000"/>
                <w:sz w:val="20"/>
                <w:szCs w:val="20"/>
              </w:rPr>
            </w:pPr>
            <w:ins w:id="1617" w:author="Karim Anaya-Izquierdo" w:date="2024-09-19T14:41:00Z" w16du:dateUtc="2024-09-19T13:41:00Z">
              <w:r>
                <w:rPr>
                  <w:rFonts w:ascii="Calibri" w:hAnsi="Calibri" w:cs="Calibri"/>
                  <w:color w:val="000000"/>
                  <w:sz w:val="20"/>
                  <w:szCs w:val="20"/>
                </w:rPr>
                <w:t>Probability area </w:t>
              </w:r>
            </w:ins>
          </w:p>
        </w:tc>
      </w:tr>
      <w:tr w:rsidR="007029B0" w14:paraId="18EC8952" w14:textId="77777777" w:rsidTr="00BD36A8">
        <w:trPr>
          <w:gridAfter w:val="1"/>
          <w:wAfter w:w="36" w:type="dxa"/>
          <w:trHeight w:val="458"/>
          <w:jc w:val="center"/>
          <w:ins w:id="1618" w:author="Karim Anaya-Izquierdo" w:date="2024-09-19T14:41:00Z"/>
        </w:trPr>
        <w:tc>
          <w:tcPr>
            <w:tcW w:w="740" w:type="dxa"/>
            <w:vMerge w:val="restart"/>
            <w:tcBorders>
              <w:top w:val="nil"/>
              <w:left w:val="nil"/>
              <w:bottom w:val="single" w:sz="8" w:space="0" w:color="000000"/>
              <w:right w:val="nil"/>
            </w:tcBorders>
            <w:vAlign w:val="bottom"/>
            <w:hideMark/>
          </w:tcPr>
          <w:p w14:paraId="4EA1F234" w14:textId="77777777" w:rsidR="00BD36A8" w:rsidRDefault="00BD36A8">
            <w:pPr>
              <w:jc w:val="center"/>
              <w:rPr>
                <w:ins w:id="1619" w:author="Karim Anaya-Izquierdo" w:date="2024-09-19T14:41:00Z" w16du:dateUtc="2024-09-19T13:41:00Z"/>
                <w:rFonts w:ascii="Calibri" w:hAnsi="Calibri" w:cs="Calibri"/>
                <w:color w:val="000000"/>
                <w:sz w:val="20"/>
                <w:szCs w:val="20"/>
              </w:rPr>
            </w:pPr>
            <w:ins w:id="1620" w:author="Karim Anaya-Izquierdo" w:date="2024-09-19T14:41:00Z" w16du:dateUtc="2024-09-19T13:41:00Z">
              <w:r>
                <w:rPr>
                  <w:rFonts w:ascii="Calibri" w:hAnsi="Calibri" w:cs="Calibri"/>
                  <w:color w:val="000000"/>
                  <w:sz w:val="20"/>
                  <w:szCs w:val="20"/>
                </w:rPr>
                <w:t>Loading angle</w:t>
              </w:r>
            </w:ins>
          </w:p>
        </w:tc>
        <w:tc>
          <w:tcPr>
            <w:tcW w:w="993" w:type="dxa"/>
            <w:vMerge w:val="restart"/>
            <w:tcBorders>
              <w:top w:val="nil"/>
              <w:left w:val="nil"/>
              <w:bottom w:val="single" w:sz="8" w:space="0" w:color="000000"/>
              <w:right w:val="single" w:sz="4" w:space="0" w:color="auto"/>
            </w:tcBorders>
            <w:vAlign w:val="center"/>
            <w:hideMark/>
          </w:tcPr>
          <w:p w14:paraId="35D5927A" w14:textId="77777777" w:rsidR="00BD36A8" w:rsidRDefault="00BD36A8">
            <w:pPr>
              <w:jc w:val="center"/>
              <w:rPr>
                <w:ins w:id="1621" w:author="Karim Anaya-Izquierdo" w:date="2024-09-19T14:41:00Z" w16du:dateUtc="2024-09-19T13:41:00Z"/>
                <w:rFonts w:ascii="Calibri" w:hAnsi="Calibri" w:cs="Calibri"/>
                <w:color w:val="000000"/>
                <w:sz w:val="20"/>
                <w:szCs w:val="20"/>
              </w:rPr>
            </w:pPr>
            <w:ins w:id="1622" w:author="Karim Anaya-Izquierdo" w:date="2024-09-19T14:41:00Z" w16du:dateUtc="2024-09-19T13:41:00Z">
              <w:r>
                <w:rPr>
                  <w:rFonts w:ascii="Calibri" w:hAnsi="Calibri" w:cs="Calibri"/>
                  <w:color w:val="000000"/>
                  <w:sz w:val="20"/>
                  <w:szCs w:val="20"/>
                </w:rPr>
                <w:t>Extension</w:t>
              </w:r>
            </w:ins>
          </w:p>
        </w:tc>
        <w:tc>
          <w:tcPr>
            <w:tcW w:w="995" w:type="dxa"/>
            <w:vMerge w:val="restart"/>
            <w:tcBorders>
              <w:top w:val="nil"/>
              <w:left w:val="single" w:sz="4" w:space="0" w:color="auto"/>
              <w:bottom w:val="single" w:sz="8" w:space="0" w:color="000000"/>
              <w:right w:val="nil"/>
            </w:tcBorders>
            <w:vAlign w:val="center"/>
            <w:hideMark/>
          </w:tcPr>
          <w:p w14:paraId="5D612723" w14:textId="77777777" w:rsidR="00BD36A8" w:rsidRDefault="00BD36A8">
            <w:pPr>
              <w:jc w:val="center"/>
              <w:rPr>
                <w:ins w:id="1623" w:author="Karim Anaya-Izquierdo" w:date="2024-09-19T14:41:00Z" w16du:dateUtc="2024-09-19T13:41:00Z"/>
                <w:rFonts w:ascii="Calibri" w:hAnsi="Calibri" w:cs="Calibri"/>
                <w:color w:val="000000"/>
                <w:sz w:val="20"/>
                <w:szCs w:val="20"/>
              </w:rPr>
            </w:pPr>
            <w:ins w:id="1624" w:author="Karim Anaya-Izquierdo" w:date="2024-09-19T14:41:00Z" w16du:dateUtc="2024-09-19T13:41:00Z">
              <w:r>
                <w:rPr>
                  <w:rFonts w:ascii="Calibri" w:hAnsi="Calibri" w:cs="Calibri"/>
                  <w:color w:val="000000"/>
                  <w:sz w:val="20"/>
                  <w:szCs w:val="20"/>
                </w:rPr>
                <w:t>Prior prediction</w:t>
              </w:r>
            </w:ins>
          </w:p>
        </w:tc>
        <w:tc>
          <w:tcPr>
            <w:tcW w:w="1052" w:type="dxa"/>
            <w:vMerge w:val="restart"/>
            <w:tcBorders>
              <w:top w:val="nil"/>
              <w:left w:val="nil"/>
              <w:bottom w:val="single" w:sz="8" w:space="0" w:color="000000"/>
              <w:right w:val="nil"/>
            </w:tcBorders>
            <w:vAlign w:val="center"/>
            <w:hideMark/>
          </w:tcPr>
          <w:p w14:paraId="73275B3A" w14:textId="77777777" w:rsidR="00BD36A8" w:rsidRDefault="00BD36A8">
            <w:pPr>
              <w:jc w:val="center"/>
              <w:rPr>
                <w:ins w:id="1625" w:author="Karim Anaya-Izquierdo" w:date="2024-09-19T14:41:00Z" w16du:dateUtc="2024-09-19T13:41:00Z"/>
                <w:rFonts w:ascii="Calibri" w:hAnsi="Calibri" w:cs="Calibri"/>
                <w:color w:val="000000"/>
                <w:sz w:val="20"/>
                <w:szCs w:val="20"/>
              </w:rPr>
            </w:pPr>
            <w:ins w:id="1626" w:author="Karim Anaya-Izquierdo" w:date="2024-09-19T14:41:00Z" w16du:dateUtc="2024-09-19T13:41:00Z">
              <w:r>
                <w:rPr>
                  <w:rFonts w:ascii="Calibri" w:hAnsi="Calibri" w:cs="Calibri"/>
                  <w:color w:val="000000"/>
                  <w:sz w:val="20"/>
                  <w:szCs w:val="20"/>
                </w:rPr>
                <w:t>Posterior prediction</w:t>
              </w:r>
            </w:ins>
          </w:p>
        </w:tc>
        <w:tc>
          <w:tcPr>
            <w:tcW w:w="1091" w:type="dxa"/>
            <w:vMerge w:val="restart"/>
            <w:tcBorders>
              <w:top w:val="nil"/>
              <w:left w:val="nil"/>
              <w:bottom w:val="single" w:sz="8" w:space="0" w:color="000000"/>
              <w:right w:val="single" w:sz="4" w:space="0" w:color="auto"/>
            </w:tcBorders>
            <w:vAlign w:val="center"/>
            <w:hideMark/>
          </w:tcPr>
          <w:p w14:paraId="47E3C764" w14:textId="77777777" w:rsidR="00BD36A8" w:rsidRDefault="00BD36A8">
            <w:pPr>
              <w:jc w:val="center"/>
              <w:rPr>
                <w:ins w:id="1627" w:author="Karim Anaya-Izquierdo" w:date="2024-09-19T14:41:00Z" w16du:dateUtc="2024-09-19T13:41:00Z"/>
                <w:rFonts w:ascii="Calibri" w:hAnsi="Calibri" w:cs="Calibri"/>
                <w:color w:val="000000"/>
                <w:sz w:val="20"/>
                <w:szCs w:val="20"/>
              </w:rPr>
            </w:pPr>
            <w:ins w:id="1628" w:author="Karim Anaya-Izquierdo" w:date="2024-09-19T14:41:00Z" w16du:dateUtc="2024-09-19T13:41:00Z">
              <w:r>
                <w:rPr>
                  <w:rFonts w:ascii="Calibri" w:hAnsi="Calibri" w:cs="Calibri"/>
                  <w:color w:val="000000"/>
                  <w:sz w:val="20"/>
                  <w:szCs w:val="20"/>
                </w:rPr>
                <w:t>Reduction</w:t>
              </w:r>
            </w:ins>
          </w:p>
        </w:tc>
        <w:tc>
          <w:tcPr>
            <w:tcW w:w="956" w:type="dxa"/>
            <w:vMerge w:val="restart"/>
            <w:tcBorders>
              <w:top w:val="nil"/>
              <w:left w:val="single" w:sz="4" w:space="0" w:color="auto"/>
              <w:bottom w:val="single" w:sz="8" w:space="0" w:color="000000"/>
              <w:right w:val="nil"/>
            </w:tcBorders>
            <w:vAlign w:val="center"/>
            <w:hideMark/>
          </w:tcPr>
          <w:p w14:paraId="086522D2" w14:textId="77777777" w:rsidR="00BD36A8" w:rsidRDefault="00BD36A8">
            <w:pPr>
              <w:jc w:val="center"/>
              <w:rPr>
                <w:ins w:id="1629" w:author="Karim Anaya-Izquierdo" w:date="2024-09-19T14:41:00Z" w16du:dateUtc="2024-09-19T13:41:00Z"/>
                <w:rFonts w:ascii="Calibri" w:hAnsi="Calibri" w:cs="Calibri"/>
                <w:color w:val="000000"/>
                <w:sz w:val="20"/>
                <w:szCs w:val="20"/>
              </w:rPr>
            </w:pPr>
            <w:ins w:id="1630" w:author="Karim Anaya-Izquierdo" w:date="2024-09-19T14:41:00Z" w16du:dateUtc="2024-09-19T13:41:00Z">
              <w:r>
                <w:rPr>
                  <w:rFonts w:ascii="Calibri" w:hAnsi="Calibri" w:cs="Calibri"/>
                  <w:color w:val="000000"/>
                  <w:sz w:val="20"/>
                  <w:szCs w:val="20"/>
                </w:rPr>
                <w:t>Prior prediction</w:t>
              </w:r>
            </w:ins>
          </w:p>
        </w:tc>
        <w:tc>
          <w:tcPr>
            <w:tcW w:w="899" w:type="dxa"/>
            <w:vMerge w:val="restart"/>
            <w:tcBorders>
              <w:top w:val="nil"/>
              <w:left w:val="nil"/>
              <w:bottom w:val="single" w:sz="8" w:space="0" w:color="000000"/>
              <w:right w:val="nil"/>
            </w:tcBorders>
            <w:vAlign w:val="center"/>
            <w:hideMark/>
          </w:tcPr>
          <w:p w14:paraId="2AF57D73" w14:textId="77777777" w:rsidR="00BD36A8" w:rsidRDefault="00BD36A8">
            <w:pPr>
              <w:jc w:val="center"/>
              <w:rPr>
                <w:ins w:id="1631" w:author="Karim Anaya-Izquierdo" w:date="2024-09-19T14:41:00Z" w16du:dateUtc="2024-09-19T13:41:00Z"/>
                <w:rFonts w:ascii="Calibri" w:hAnsi="Calibri" w:cs="Calibri"/>
                <w:color w:val="000000"/>
                <w:sz w:val="20"/>
                <w:szCs w:val="20"/>
              </w:rPr>
            </w:pPr>
            <w:ins w:id="1632" w:author="Karim Anaya-Izquierdo" w:date="2024-09-19T14:41:00Z" w16du:dateUtc="2024-09-19T13:41:00Z">
              <w:r>
                <w:rPr>
                  <w:rFonts w:ascii="Calibri" w:hAnsi="Calibri" w:cs="Calibri"/>
                  <w:color w:val="000000"/>
                  <w:sz w:val="20"/>
                  <w:szCs w:val="20"/>
                </w:rPr>
                <w:t>Posterior prediction</w:t>
              </w:r>
            </w:ins>
          </w:p>
        </w:tc>
        <w:tc>
          <w:tcPr>
            <w:tcW w:w="898" w:type="dxa"/>
            <w:vMerge w:val="restart"/>
            <w:tcBorders>
              <w:top w:val="nil"/>
              <w:left w:val="nil"/>
              <w:bottom w:val="single" w:sz="8" w:space="0" w:color="000000"/>
              <w:right w:val="single" w:sz="4" w:space="0" w:color="auto"/>
            </w:tcBorders>
            <w:vAlign w:val="center"/>
            <w:hideMark/>
          </w:tcPr>
          <w:p w14:paraId="26DA703B" w14:textId="77777777" w:rsidR="00BD36A8" w:rsidRDefault="00BD36A8">
            <w:pPr>
              <w:jc w:val="center"/>
              <w:rPr>
                <w:ins w:id="1633" w:author="Karim Anaya-Izquierdo" w:date="2024-09-19T14:41:00Z" w16du:dateUtc="2024-09-19T13:41:00Z"/>
                <w:rFonts w:ascii="Calibri" w:hAnsi="Calibri" w:cs="Calibri"/>
                <w:color w:val="000000"/>
                <w:sz w:val="20"/>
                <w:szCs w:val="20"/>
              </w:rPr>
            </w:pPr>
            <w:ins w:id="1634" w:author="Karim Anaya-Izquierdo" w:date="2024-09-19T14:41:00Z" w16du:dateUtc="2024-09-19T13:41:00Z">
              <w:r>
                <w:rPr>
                  <w:rFonts w:ascii="Calibri" w:hAnsi="Calibri" w:cs="Calibri"/>
                  <w:color w:val="000000"/>
                  <w:sz w:val="20"/>
                  <w:szCs w:val="20"/>
                </w:rPr>
                <w:t>Reduction</w:t>
              </w:r>
            </w:ins>
          </w:p>
        </w:tc>
      </w:tr>
      <w:tr w:rsidR="007029B0" w14:paraId="76CA238C" w14:textId="77777777" w:rsidTr="00BD36A8">
        <w:trPr>
          <w:trHeight w:val="340"/>
          <w:jc w:val="center"/>
          <w:ins w:id="1635" w:author="Karim Anaya-Izquierdo" w:date="2024-09-19T14:41:00Z"/>
        </w:trPr>
        <w:tc>
          <w:tcPr>
            <w:tcW w:w="740" w:type="dxa"/>
            <w:vMerge/>
            <w:tcBorders>
              <w:top w:val="nil"/>
              <w:left w:val="nil"/>
              <w:bottom w:val="single" w:sz="8" w:space="0" w:color="000000"/>
              <w:right w:val="nil"/>
            </w:tcBorders>
            <w:vAlign w:val="center"/>
            <w:hideMark/>
          </w:tcPr>
          <w:p w14:paraId="7FEF31EB" w14:textId="77777777" w:rsidR="00BD36A8" w:rsidRDefault="00BD36A8">
            <w:pPr>
              <w:rPr>
                <w:ins w:id="1636" w:author="Karim Anaya-Izquierdo" w:date="2024-09-19T14:41:00Z" w16du:dateUtc="2024-09-19T13:41:00Z"/>
                <w:rFonts w:ascii="Calibri" w:hAnsi="Calibri" w:cs="Calibri"/>
                <w:color w:val="000000"/>
                <w:sz w:val="20"/>
                <w:szCs w:val="20"/>
              </w:rPr>
            </w:pPr>
          </w:p>
        </w:tc>
        <w:tc>
          <w:tcPr>
            <w:tcW w:w="993" w:type="dxa"/>
            <w:vMerge/>
            <w:tcBorders>
              <w:top w:val="nil"/>
              <w:left w:val="nil"/>
              <w:bottom w:val="single" w:sz="8" w:space="0" w:color="000000"/>
              <w:right w:val="single" w:sz="4" w:space="0" w:color="auto"/>
            </w:tcBorders>
            <w:vAlign w:val="center"/>
            <w:hideMark/>
          </w:tcPr>
          <w:p w14:paraId="165AFDC2" w14:textId="77777777" w:rsidR="00BD36A8" w:rsidRDefault="00BD36A8">
            <w:pPr>
              <w:rPr>
                <w:ins w:id="1637" w:author="Karim Anaya-Izquierdo" w:date="2024-09-19T14:41:00Z" w16du:dateUtc="2024-09-19T13:41:00Z"/>
                <w:rFonts w:ascii="Calibri" w:hAnsi="Calibri" w:cs="Calibri"/>
                <w:color w:val="000000"/>
                <w:sz w:val="20"/>
                <w:szCs w:val="20"/>
              </w:rPr>
            </w:pPr>
          </w:p>
        </w:tc>
        <w:tc>
          <w:tcPr>
            <w:tcW w:w="995" w:type="dxa"/>
            <w:vMerge/>
            <w:tcBorders>
              <w:top w:val="nil"/>
              <w:left w:val="single" w:sz="4" w:space="0" w:color="auto"/>
              <w:bottom w:val="single" w:sz="8" w:space="0" w:color="000000"/>
              <w:right w:val="nil"/>
            </w:tcBorders>
            <w:vAlign w:val="center"/>
            <w:hideMark/>
          </w:tcPr>
          <w:p w14:paraId="3BC5B8D8" w14:textId="77777777" w:rsidR="00BD36A8" w:rsidRDefault="00BD36A8">
            <w:pPr>
              <w:rPr>
                <w:ins w:id="1638" w:author="Karim Anaya-Izquierdo" w:date="2024-09-19T14:41:00Z" w16du:dateUtc="2024-09-19T13:41:00Z"/>
                <w:rFonts w:ascii="Calibri" w:hAnsi="Calibri" w:cs="Calibri"/>
                <w:color w:val="000000"/>
                <w:sz w:val="20"/>
                <w:szCs w:val="20"/>
              </w:rPr>
            </w:pPr>
          </w:p>
        </w:tc>
        <w:tc>
          <w:tcPr>
            <w:tcW w:w="1052" w:type="dxa"/>
            <w:vMerge/>
            <w:tcBorders>
              <w:top w:val="nil"/>
              <w:left w:val="nil"/>
              <w:bottom w:val="single" w:sz="8" w:space="0" w:color="000000"/>
              <w:right w:val="nil"/>
            </w:tcBorders>
            <w:vAlign w:val="center"/>
            <w:hideMark/>
          </w:tcPr>
          <w:p w14:paraId="2B51073E" w14:textId="77777777" w:rsidR="00BD36A8" w:rsidRDefault="00BD36A8">
            <w:pPr>
              <w:rPr>
                <w:ins w:id="1639" w:author="Karim Anaya-Izquierdo" w:date="2024-09-19T14:41:00Z" w16du:dateUtc="2024-09-19T13:41:00Z"/>
                <w:rFonts w:ascii="Calibri" w:hAnsi="Calibri" w:cs="Calibri"/>
                <w:color w:val="000000"/>
                <w:sz w:val="20"/>
                <w:szCs w:val="20"/>
              </w:rPr>
            </w:pPr>
          </w:p>
        </w:tc>
        <w:tc>
          <w:tcPr>
            <w:tcW w:w="1091" w:type="dxa"/>
            <w:vMerge/>
            <w:tcBorders>
              <w:top w:val="nil"/>
              <w:left w:val="nil"/>
              <w:bottom w:val="single" w:sz="8" w:space="0" w:color="000000"/>
              <w:right w:val="single" w:sz="4" w:space="0" w:color="auto"/>
            </w:tcBorders>
            <w:vAlign w:val="center"/>
            <w:hideMark/>
          </w:tcPr>
          <w:p w14:paraId="5E8FA805" w14:textId="77777777" w:rsidR="00BD36A8" w:rsidRDefault="00BD36A8">
            <w:pPr>
              <w:rPr>
                <w:ins w:id="1640" w:author="Karim Anaya-Izquierdo" w:date="2024-09-19T14:41:00Z" w16du:dateUtc="2024-09-19T13:41:00Z"/>
                <w:rFonts w:ascii="Calibri" w:hAnsi="Calibri" w:cs="Calibri"/>
                <w:color w:val="000000"/>
                <w:sz w:val="20"/>
                <w:szCs w:val="20"/>
              </w:rPr>
            </w:pPr>
          </w:p>
        </w:tc>
        <w:tc>
          <w:tcPr>
            <w:tcW w:w="956" w:type="dxa"/>
            <w:vMerge/>
            <w:tcBorders>
              <w:top w:val="nil"/>
              <w:left w:val="single" w:sz="4" w:space="0" w:color="auto"/>
              <w:bottom w:val="single" w:sz="8" w:space="0" w:color="000000"/>
              <w:right w:val="nil"/>
            </w:tcBorders>
            <w:vAlign w:val="center"/>
            <w:hideMark/>
          </w:tcPr>
          <w:p w14:paraId="482DA121" w14:textId="77777777" w:rsidR="00BD36A8" w:rsidRDefault="00BD36A8">
            <w:pPr>
              <w:rPr>
                <w:ins w:id="1641" w:author="Karim Anaya-Izquierdo" w:date="2024-09-19T14:41:00Z" w16du:dateUtc="2024-09-19T13:41:00Z"/>
                <w:rFonts w:ascii="Calibri" w:hAnsi="Calibri" w:cs="Calibri"/>
                <w:color w:val="000000"/>
                <w:sz w:val="20"/>
                <w:szCs w:val="20"/>
              </w:rPr>
            </w:pPr>
          </w:p>
        </w:tc>
        <w:tc>
          <w:tcPr>
            <w:tcW w:w="899" w:type="dxa"/>
            <w:vMerge/>
            <w:tcBorders>
              <w:top w:val="nil"/>
              <w:left w:val="nil"/>
              <w:bottom w:val="single" w:sz="8" w:space="0" w:color="000000"/>
              <w:right w:val="nil"/>
            </w:tcBorders>
            <w:vAlign w:val="center"/>
            <w:hideMark/>
          </w:tcPr>
          <w:p w14:paraId="198B5C9C" w14:textId="77777777" w:rsidR="00BD36A8" w:rsidRDefault="00BD36A8">
            <w:pPr>
              <w:rPr>
                <w:ins w:id="1642" w:author="Karim Anaya-Izquierdo" w:date="2024-09-19T14:41:00Z" w16du:dateUtc="2024-09-19T13:41:00Z"/>
                <w:rFonts w:ascii="Calibri" w:hAnsi="Calibri" w:cs="Calibri"/>
                <w:color w:val="000000"/>
                <w:sz w:val="20"/>
                <w:szCs w:val="20"/>
              </w:rPr>
            </w:pPr>
          </w:p>
        </w:tc>
        <w:tc>
          <w:tcPr>
            <w:tcW w:w="898" w:type="dxa"/>
            <w:vMerge/>
            <w:tcBorders>
              <w:top w:val="nil"/>
              <w:left w:val="nil"/>
              <w:bottom w:val="single" w:sz="8" w:space="0" w:color="000000"/>
              <w:right w:val="single" w:sz="4" w:space="0" w:color="auto"/>
            </w:tcBorders>
            <w:vAlign w:val="center"/>
            <w:hideMark/>
          </w:tcPr>
          <w:p w14:paraId="126C9C8C" w14:textId="77777777" w:rsidR="00BD36A8" w:rsidRDefault="00BD36A8">
            <w:pPr>
              <w:rPr>
                <w:ins w:id="1643" w:author="Karim Anaya-Izquierdo" w:date="2024-09-19T14:41:00Z" w16du:dateUtc="2024-09-19T13:41:00Z"/>
                <w:rFonts w:ascii="Calibri" w:hAnsi="Calibri" w:cs="Calibri"/>
                <w:color w:val="000000"/>
                <w:sz w:val="20"/>
                <w:szCs w:val="20"/>
              </w:rPr>
            </w:pPr>
          </w:p>
        </w:tc>
        <w:tc>
          <w:tcPr>
            <w:tcW w:w="36" w:type="dxa"/>
            <w:tcBorders>
              <w:top w:val="nil"/>
              <w:left w:val="nil"/>
              <w:bottom w:val="nil"/>
              <w:right w:val="nil"/>
            </w:tcBorders>
            <w:noWrap/>
            <w:vAlign w:val="bottom"/>
            <w:hideMark/>
          </w:tcPr>
          <w:p w14:paraId="6BBE7276" w14:textId="77777777" w:rsidR="00BD36A8" w:rsidRDefault="00BD36A8">
            <w:pPr>
              <w:jc w:val="center"/>
              <w:rPr>
                <w:ins w:id="1644" w:author="Karim Anaya-Izquierdo" w:date="2024-09-19T14:41:00Z" w16du:dateUtc="2024-09-19T13:41:00Z"/>
                <w:rFonts w:ascii="Calibri" w:hAnsi="Calibri" w:cs="Calibri"/>
                <w:color w:val="000000"/>
                <w:sz w:val="20"/>
                <w:szCs w:val="20"/>
              </w:rPr>
            </w:pPr>
          </w:p>
        </w:tc>
      </w:tr>
      <w:tr w:rsidR="00292E72" w14:paraId="2F89ABF1" w14:textId="77777777" w:rsidTr="00BD36A8">
        <w:trPr>
          <w:trHeight w:val="320"/>
          <w:jc w:val="center"/>
          <w:ins w:id="1645" w:author="Karim Anaya-Izquierdo" w:date="2024-09-19T14:41:00Z"/>
        </w:trPr>
        <w:tc>
          <w:tcPr>
            <w:tcW w:w="740" w:type="dxa"/>
            <w:vMerge w:val="restart"/>
            <w:tcBorders>
              <w:top w:val="nil"/>
              <w:left w:val="nil"/>
              <w:bottom w:val="single" w:sz="8" w:space="0" w:color="000000"/>
              <w:right w:val="nil"/>
            </w:tcBorders>
            <w:vAlign w:val="center"/>
            <w:hideMark/>
          </w:tcPr>
          <w:p w14:paraId="3FB62931" w14:textId="77777777" w:rsidR="00BD36A8" w:rsidRDefault="00BD36A8">
            <w:pPr>
              <w:jc w:val="center"/>
              <w:rPr>
                <w:ins w:id="1646" w:author="Karim Anaya-Izquierdo" w:date="2024-09-19T14:41:00Z" w16du:dateUtc="2024-09-19T13:41:00Z"/>
                <w:rFonts w:ascii="Calibri" w:hAnsi="Calibri" w:cs="Calibri"/>
                <w:color w:val="000000"/>
                <w:sz w:val="20"/>
                <w:szCs w:val="20"/>
              </w:rPr>
            </w:pPr>
            <w:ins w:id="1647" w:author="Karim Anaya-Izquierdo" w:date="2024-09-19T14:41:00Z" w16du:dateUtc="2024-09-19T13:41:00Z">
              <w:r>
                <w:rPr>
                  <w:rFonts w:ascii="Calibri" w:hAnsi="Calibri" w:cs="Calibri"/>
                  <w:color w:val="000000"/>
                  <w:sz w:val="20"/>
                  <w:szCs w:val="20"/>
                </w:rPr>
                <w:t>45°</w:t>
              </w:r>
            </w:ins>
          </w:p>
        </w:tc>
        <w:tc>
          <w:tcPr>
            <w:tcW w:w="993" w:type="dxa"/>
            <w:tcBorders>
              <w:top w:val="nil"/>
              <w:left w:val="nil"/>
              <w:bottom w:val="nil"/>
              <w:right w:val="nil"/>
            </w:tcBorders>
            <w:vAlign w:val="center"/>
            <w:hideMark/>
          </w:tcPr>
          <w:p w14:paraId="4A571092" w14:textId="77777777" w:rsidR="00BD36A8" w:rsidRDefault="00BD36A8">
            <w:pPr>
              <w:jc w:val="center"/>
              <w:rPr>
                <w:ins w:id="1648" w:author="Karim Anaya-Izquierdo" w:date="2024-09-19T14:41:00Z" w16du:dateUtc="2024-09-19T13:41:00Z"/>
                <w:rFonts w:ascii="Calibri" w:hAnsi="Calibri" w:cs="Calibri"/>
                <w:color w:val="000000"/>
                <w:sz w:val="20"/>
                <w:szCs w:val="20"/>
              </w:rPr>
            </w:pPr>
            <w:ins w:id="1649" w:author="Karim Anaya-Izquierdo" w:date="2024-09-19T14:41:00Z" w16du:dateUtc="2024-09-19T13:41: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09238DBB" w14:textId="77777777" w:rsidR="00BD36A8" w:rsidRDefault="00BD36A8">
            <w:pPr>
              <w:jc w:val="center"/>
              <w:rPr>
                <w:ins w:id="1650" w:author="Karim Anaya-Izquierdo" w:date="2024-09-19T14:41:00Z" w16du:dateUtc="2024-09-19T13:41:00Z"/>
                <w:rFonts w:ascii="Calibri" w:hAnsi="Calibri" w:cs="Calibri"/>
                <w:color w:val="000000"/>
                <w:sz w:val="20"/>
                <w:szCs w:val="20"/>
              </w:rPr>
            </w:pPr>
            <w:ins w:id="1651" w:author="Karim Anaya-Izquierdo" w:date="2024-09-19T14:41:00Z" w16du:dateUtc="2024-09-19T13:41:00Z">
              <w:r>
                <w:rPr>
                  <w:rFonts w:ascii="Calibri" w:hAnsi="Calibri" w:cs="Calibri"/>
                  <w:color w:val="000000"/>
                  <w:sz w:val="20"/>
                  <w:szCs w:val="20"/>
                </w:rPr>
                <w:t>0.016</w:t>
              </w:r>
            </w:ins>
          </w:p>
        </w:tc>
        <w:tc>
          <w:tcPr>
            <w:tcW w:w="1052" w:type="dxa"/>
            <w:tcBorders>
              <w:top w:val="nil"/>
              <w:left w:val="nil"/>
              <w:bottom w:val="nil"/>
              <w:right w:val="nil"/>
            </w:tcBorders>
            <w:vAlign w:val="center"/>
            <w:hideMark/>
          </w:tcPr>
          <w:p w14:paraId="3400E67F" w14:textId="77777777" w:rsidR="00BD36A8" w:rsidRDefault="00BD36A8">
            <w:pPr>
              <w:jc w:val="center"/>
              <w:rPr>
                <w:ins w:id="1652" w:author="Karim Anaya-Izquierdo" w:date="2024-09-19T14:41:00Z" w16du:dateUtc="2024-09-19T13:41:00Z"/>
                <w:rFonts w:ascii="Calibri" w:hAnsi="Calibri" w:cs="Calibri"/>
                <w:color w:val="000000"/>
                <w:sz w:val="20"/>
                <w:szCs w:val="20"/>
              </w:rPr>
            </w:pPr>
            <w:ins w:id="1653" w:author="Karim Anaya-Izquierdo" w:date="2024-09-19T14:41:00Z" w16du:dateUtc="2024-09-19T13:41:00Z">
              <w:r>
                <w:rPr>
                  <w:rFonts w:ascii="Calibri" w:hAnsi="Calibri" w:cs="Calibri"/>
                  <w:color w:val="000000"/>
                  <w:sz w:val="20"/>
                  <w:szCs w:val="20"/>
                </w:rPr>
                <w:t>0.0166</w:t>
              </w:r>
            </w:ins>
          </w:p>
        </w:tc>
        <w:tc>
          <w:tcPr>
            <w:tcW w:w="1091" w:type="dxa"/>
            <w:tcBorders>
              <w:top w:val="nil"/>
              <w:left w:val="nil"/>
              <w:bottom w:val="nil"/>
              <w:right w:val="single" w:sz="4" w:space="0" w:color="auto"/>
            </w:tcBorders>
            <w:vAlign w:val="center"/>
            <w:hideMark/>
          </w:tcPr>
          <w:p w14:paraId="21976C62" w14:textId="77777777" w:rsidR="00BD36A8" w:rsidRDefault="00BD36A8">
            <w:pPr>
              <w:jc w:val="center"/>
              <w:rPr>
                <w:ins w:id="1654" w:author="Karim Anaya-Izquierdo" w:date="2024-09-19T14:41:00Z" w16du:dateUtc="2024-09-19T13:41:00Z"/>
                <w:rFonts w:ascii="Calibri" w:hAnsi="Calibri" w:cs="Calibri"/>
                <w:color w:val="000000"/>
                <w:sz w:val="20"/>
                <w:szCs w:val="20"/>
              </w:rPr>
            </w:pPr>
            <w:ins w:id="1655" w:author="Karim Anaya-Izquierdo" w:date="2024-09-19T14:41:00Z" w16du:dateUtc="2024-09-19T13:41:00Z">
              <w:r>
                <w:rPr>
                  <w:rFonts w:ascii="Calibri" w:hAnsi="Calibri" w:cs="Calibri"/>
                  <w:color w:val="000000"/>
                  <w:sz w:val="20"/>
                  <w:szCs w:val="20"/>
                </w:rPr>
                <w:t>-4%</w:t>
              </w:r>
            </w:ins>
          </w:p>
        </w:tc>
        <w:tc>
          <w:tcPr>
            <w:tcW w:w="956" w:type="dxa"/>
            <w:tcBorders>
              <w:top w:val="nil"/>
              <w:left w:val="nil"/>
              <w:bottom w:val="nil"/>
              <w:right w:val="nil"/>
            </w:tcBorders>
            <w:vAlign w:val="center"/>
            <w:hideMark/>
          </w:tcPr>
          <w:p w14:paraId="4925A1B3" w14:textId="77777777" w:rsidR="00BD36A8" w:rsidRDefault="00BD36A8">
            <w:pPr>
              <w:jc w:val="center"/>
              <w:rPr>
                <w:ins w:id="1656" w:author="Karim Anaya-Izquierdo" w:date="2024-09-19T14:41:00Z" w16du:dateUtc="2024-09-19T13:41:00Z"/>
                <w:rFonts w:ascii="Calibri" w:hAnsi="Calibri" w:cs="Calibri"/>
                <w:color w:val="000000"/>
                <w:sz w:val="20"/>
                <w:szCs w:val="20"/>
              </w:rPr>
            </w:pPr>
            <w:ins w:id="1657" w:author="Karim Anaya-Izquierdo" w:date="2024-09-19T14:41:00Z" w16du:dateUtc="2024-09-19T13:41:00Z">
              <w:r>
                <w:rPr>
                  <w:rFonts w:ascii="Calibri" w:hAnsi="Calibri" w:cs="Calibri"/>
                  <w:color w:val="000000"/>
                  <w:sz w:val="20"/>
                  <w:szCs w:val="20"/>
                </w:rPr>
                <w:t>0.179</w:t>
              </w:r>
            </w:ins>
          </w:p>
        </w:tc>
        <w:tc>
          <w:tcPr>
            <w:tcW w:w="899" w:type="dxa"/>
            <w:tcBorders>
              <w:top w:val="nil"/>
              <w:left w:val="nil"/>
              <w:bottom w:val="nil"/>
              <w:right w:val="nil"/>
            </w:tcBorders>
            <w:vAlign w:val="center"/>
            <w:hideMark/>
          </w:tcPr>
          <w:p w14:paraId="43B92F69" w14:textId="77777777" w:rsidR="00BD36A8" w:rsidRDefault="00BD36A8">
            <w:pPr>
              <w:jc w:val="center"/>
              <w:rPr>
                <w:ins w:id="1658" w:author="Karim Anaya-Izquierdo" w:date="2024-09-19T14:41:00Z" w16du:dateUtc="2024-09-19T13:41:00Z"/>
                <w:rFonts w:ascii="Calibri" w:hAnsi="Calibri" w:cs="Calibri"/>
                <w:color w:val="000000"/>
                <w:sz w:val="20"/>
                <w:szCs w:val="20"/>
              </w:rPr>
            </w:pPr>
            <w:ins w:id="1659" w:author="Karim Anaya-Izquierdo" w:date="2024-09-19T14:41:00Z" w16du:dateUtc="2024-09-19T13:41:00Z">
              <w:r>
                <w:rPr>
                  <w:rFonts w:ascii="Calibri" w:hAnsi="Calibri" w:cs="Calibri"/>
                  <w:color w:val="000000"/>
                  <w:sz w:val="20"/>
                  <w:szCs w:val="20"/>
                </w:rPr>
                <w:t>0.0147</w:t>
              </w:r>
            </w:ins>
          </w:p>
        </w:tc>
        <w:tc>
          <w:tcPr>
            <w:tcW w:w="898" w:type="dxa"/>
            <w:tcBorders>
              <w:top w:val="nil"/>
              <w:left w:val="nil"/>
              <w:bottom w:val="nil"/>
              <w:right w:val="nil"/>
            </w:tcBorders>
            <w:vAlign w:val="center"/>
            <w:hideMark/>
          </w:tcPr>
          <w:p w14:paraId="325CB1C0" w14:textId="77777777" w:rsidR="00BD36A8" w:rsidRDefault="00BD36A8">
            <w:pPr>
              <w:jc w:val="center"/>
              <w:rPr>
                <w:ins w:id="1660" w:author="Karim Anaya-Izquierdo" w:date="2024-09-19T14:41:00Z" w16du:dateUtc="2024-09-19T13:41:00Z"/>
                <w:rFonts w:ascii="Calibri" w:hAnsi="Calibri" w:cs="Calibri"/>
                <w:color w:val="000000"/>
                <w:sz w:val="20"/>
                <w:szCs w:val="20"/>
              </w:rPr>
            </w:pPr>
            <w:ins w:id="1661" w:author="Karim Anaya-Izquierdo" w:date="2024-09-19T14:41:00Z" w16du:dateUtc="2024-09-19T13:41:00Z">
              <w:r>
                <w:rPr>
                  <w:rFonts w:ascii="Calibri" w:hAnsi="Calibri" w:cs="Calibri"/>
                  <w:color w:val="000000"/>
                  <w:sz w:val="20"/>
                  <w:szCs w:val="20"/>
                </w:rPr>
                <w:t>92%</w:t>
              </w:r>
            </w:ins>
          </w:p>
        </w:tc>
        <w:tc>
          <w:tcPr>
            <w:tcW w:w="36" w:type="dxa"/>
            <w:vAlign w:val="center"/>
            <w:hideMark/>
          </w:tcPr>
          <w:p w14:paraId="291BEE17" w14:textId="77777777" w:rsidR="00BD36A8" w:rsidRDefault="00BD36A8">
            <w:pPr>
              <w:rPr>
                <w:ins w:id="1662" w:author="Karim Anaya-Izquierdo" w:date="2024-09-19T14:41:00Z" w16du:dateUtc="2024-09-19T13:41:00Z"/>
                <w:sz w:val="20"/>
                <w:szCs w:val="20"/>
              </w:rPr>
            </w:pPr>
          </w:p>
        </w:tc>
      </w:tr>
      <w:tr w:rsidR="00934E61" w14:paraId="5D7635C6" w14:textId="77777777" w:rsidTr="00BD36A8">
        <w:trPr>
          <w:trHeight w:val="340"/>
          <w:jc w:val="center"/>
          <w:ins w:id="1663" w:author="Karim Anaya-Izquierdo" w:date="2024-09-19T14:41:00Z"/>
        </w:trPr>
        <w:tc>
          <w:tcPr>
            <w:tcW w:w="740" w:type="dxa"/>
            <w:vMerge/>
            <w:tcBorders>
              <w:top w:val="nil"/>
              <w:left w:val="nil"/>
              <w:bottom w:val="single" w:sz="8" w:space="0" w:color="000000"/>
              <w:right w:val="nil"/>
            </w:tcBorders>
            <w:vAlign w:val="center"/>
            <w:hideMark/>
          </w:tcPr>
          <w:p w14:paraId="4F96103F" w14:textId="77777777" w:rsidR="00BD36A8" w:rsidRDefault="00BD36A8">
            <w:pPr>
              <w:rPr>
                <w:ins w:id="1664" w:author="Karim Anaya-Izquierdo" w:date="2024-09-19T14:41:00Z" w16du:dateUtc="2024-09-19T13:41: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4AFA169B" w14:textId="77777777" w:rsidR="00BD36A8" w:rsidRDefault="00BD36A8">
            <w:pPr>
              <w:jc w:val="center"/>
              <w:rPr>
                <w:ins w:id="1665" w:author="Karim Anaya-Izquierdo" w:date="2024-09-19T14:41:00Z" w16du:dateUtc="2024-09-19T13:41:00Z"/>
                <w:rFonts w:ascii="Calibri" w:hAnsi="Calibri" w:cs="Calibri"/>
                <w:color w:val="000000"/>
                <w:sz w:val="20"/>
                <w:szCs w:val="20"/>
              </w:rPr>
            </w:pPr>
            <w:ins w:id="1666" w:author="Karim Anaya-Izquierdo" w:date="2024-09-19T14:41:00Z" w16du:dateUtc="2024-09-19T13:41: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77420A5A" w14:textId="77777777" w:rsidR="00BD36A8" w:rsidRDefault="00BD36A8">
            <w:pPr>
              <w:jc w:val="center"/>
              <w:rPr>
                <w:ins w:id="1667" w:author="Karim Anaya-Izquierdo" w:date="2024-09-19T14:41:00Z" w16du:dateUtc="2024-09-19T13:41:00Z"/>
                <w:rFonts w:ascii="Calibri" w:hAnsi="Calibri" w:cs="Calibri"/>
                <w:color w:val="000000"/>
                <w:sz w:val="20"/>
                <w:szCs w:val="20"/>
              </w:rPr>
            </w:pPr>
            <w:ins w:id="1668" w:author="Karim Anaya-Izquierdo" w:date="2024-09-19T14:41:00Z" w16du:dateUtc="2024-09-19T13:41:00Z">
              <w:r>
                <w:rPr>
                  <w:rFonts w:ascii="Calibri" w:hAnsi="Calibri" w:cs="Calibri"/>
                  <w:color w:val="000000"/>
                  <w:sz w:val="20"/>
                  <w:szCs w:val="20"/>
                </w:rPr>
                <w:t>0.0222</w:t>
              </w:r>
            </w:ins>
          </w:p>
        </w:tc>
        <w:tc>
          <w:tcPr>
            <w:tcW w:w="1052" w:type="dxa"/>
            <w:tcBorders>
              <w:top w:val="nil"/>
              <w:left w:val="nil"/>
              <w:bottom w:val="single" w:sz="8" w:space="0" w:color="auto"/>
              <w:right w:val="nil"/>
            </w:tcBorders>
            <w:vAlign w:val="center"/>
            <w:hideMark/>
          </w:tcPr>
          <w:p w14:paraId="3B941AED" w14:textId="77777777" w:rsidR="00BD36A8" w:rsidRDefault="00BD36A8">
            <w:pPr>
              <w:jc w:val="center"/>
              <w:rPr>
                <w:ins w:id="1669" w:author="Karim Anaya-Izquierdo" w:date="2024-09-19T14:41:00Z" w16du:dateUtc="2024-09-19T13:41:00Z"/>
                <w:rFonts w:ascii="Calibri" w:hAnsi="Calibri" w:cs="Calibri"/>
                <w:color w:val="000000"/>
                <w:sz w:val="20"/>
                <w:szCs w:val="20"/>
              </w:rPr>
            </w:pPr>
            <w:ins w:id="1670" w:author="Karim Anaya-Izquierdo" w:date="2024-09-19T14:41:00Z" w16du:dateUtc="2024-09-19T13:41:00Z">
              <w:r>
                <w:rPr>
                  <w:rFonts w:ascii="Calibri" w:hAnsi="Calibri" w:cs="Calibri"/>
                  <w:color w:val="000000"/>
                  <w:sz w:val="20"/>
                  <w:szCs w:val="20"/>
                </w:rPr>
                <w:t>0.0092</w:t>
              </w:r>
            </w:ins>
          </w:p>
        </w:tc>
        <w:tc>
          <w:tcPr>
            <w:tcW w:w="1091" w:type="dxa"/>
            <w:tcBorders>
              <w:top w:val="nil"/>
              <w:left w:val="nil"/>
              <w:bottom w:val="single" w:sz="8" w:space="0" w:color="auto"/>
              <w:right w:val="single" w:sz="4" w:space="0" w:color="auto"/>
            </w:tcBorders>
            <w:vAlign w:val="center"/>
            <w:hideMark/>
          </w:tcPr>
          <w:p w14:paraId="3BD9D615" w14:textId="77777777" w:rsidR="00BD36A8" w:rsidRDefault="00BD36A8">
            <w:pPr>
              <w:jc w:val="center"/>
              <w:rPr>
                <w:ins w:id="1671" w:author="Karim Anaya-Izquierdo" w:date="2024-09-19T14:41:00Z" w16du:dateUtc="2024-09-19T13:41:00Z"/>
                <w:rFonts w:ascii="Calibri" w:hAnsi="Calibri" w:cs="Calibri"/>
                <w:color w:val="000000"/>
                <w:sz w:val="20"/>
                <w:szCs w:val="20"/>
              </w:rPr>
            </w:pPr>
            <w:ins w:id="1672" w:author="Karim Anaya-Izquierdo" w:date="2024-09-19T14:41:00Z" w16du:dateUtc="2024-09-19T13:41:00Z">
              <w:r>
                <w:rPr>
                  <w:rFonts w:ascii="Calibri" w:hAnsi="Calibri" w:cs="Calibri"/>
                  <w:color w:val="000000"/>
                  <w:sz w:val="20"/>
                  <w:szCs w:val="20"/>
                </w:rPr>
                <w:t>59%</w:t>
              </w:r>
            </w:ins>
          </w:p>
        </w:tc>
        <w:tc>
          <w:tcPr>
            <w:tcW w:w="956" w:type="dxa"/>
            <w:tcBorders>
              <w:top w:val="nil"/>
              <w:left w:val="nil"/>
              <w:bottom w:val="single" w:sz="8" w:space="0" w:color="auto"/>
              <w:right w:val="nil"/>
            </w:tcBorders>
            <w:vAlign w:val="center"/>
            <w:hideMark/>
          </w:tcPr>
          <w:p w14:paraId="2EF6B142" w14:textId="77777777" w:rsidR="00BD36A8" w:rsidRDefault="00BD36A8">
            <w:pPr>
              <w:jc w:val="center"/>
              <w:rPr>
                <w:ins w:id="1673" w:author="Karim Anaya-Izquierdo" w:date="2024-09-19T14:41:00Z" w16du:dateUtc="2024-09-19T13:41:00Z"/>
                <w:rFonts w:ascii="Calibri" w:hAnsi="Calibri" w:cs="Calibri"/>
                <w:color w:val="000000"/>
                <w:sz w:val="20"/>
                <w:szCs w:val="20"/>
              </w:rPr>
            </w:pPr>
            <w:ins w:id="1674" w:author="Karim Anaya-Izquierdo" w:date="2024-09-19T14:41:00Z" w16du:dateUtc="2024-09-19T13:41:00Z">
              <w:r>
                <w:rPr>
                  <w:rFonts w:ascii="Calibri" w:hAnsi="Calibri" w:cs="Calibri"/>
                  <w:color w:val="000000"/>
                  <w:sz w:val="20"/>
                  <w:szCs w:val="20"/>
                </w:rPr>
                <w:t>0.1858</w:t>
              </w:r>
            </w:ins>
          </w:p>
        </w:tc>
        <w:tc>
          <w:tcPr>
            <w:tcW w:w="899" w:type="dxa"/>
            <w:tcBorders>
              <w:top w:val="nil"/>
              <w:left w:val="nil"/>
              <w:bottom w:val="single" w:sz="8" w:space="0" w:color="auto"/>
              <w:right w:val="nil"/>
            </w:tcBorders>
            <w:vAlign w:val="center"/>
            <w:hideMark/>
          </w:tcPr>
          <w:p w14:paraId="48FAEB58" w14:textId="77777777" w:rsidR="00BD36A8" w:rsidRDefault="00BD36A8">
            <w:pPr>
              <w:jc w:val="center"/>
              <w:rPr>
                <w:ins w:id="1675" w:author="Karim Anaya-Izquierdo" w:date="2024-09-19T14:41:00Z" w16du:dateUtc="2024-09-19T13:41:00Z"/>
                <w:rFonts w:ascii="Calibri" w:hAnsi="Calibri" w:cs="Calibri"/>
                <w:color w:val="000000"/>
                <w:sz w:val="20"/>
                <w:szCs w:val="20"/>
              </w:rPr>
            </w:pPr>
            <w:ins w:id="1676" w:author="Karim Anaya-Izquierdo" w:date="2024-09-19T14:41:00Z" w16du:dateUtc="2024-09-19T13:41:00Z">
              <w:r>
                <w:rPr>
                  <w:rFonts w:ascii="Calibri" w:hAnsi="Calibri" w:cs="Calibri"/>
                  <w:color w:val="000000"/>
                  <w:sz w:val="20"/>
                  <w:szCs w:val="20"/>
                </w:rPr>
                <w:t>0.0105</w:t>
              </w:r>
            </w:ins>
          </w:p>
        </w:tc>
        <w:tc>
          <w:tcPr>
            <w:tcW w:w="898" w:type="dxa"/>
            <w:tcBorders>
              <w:top w:val="nil"/>
              <w:left w:val="nil"/>
              <w:bottom w:val="single" w:sz="8" w:space="0" w:color="auto"/>
              <w:right w:val="nil"/>
            </w:tcBorders>
            <w:vAlign w:val="center"/>
            <w:hideMark/>
          </w:tcPr>
          <w:p w14:paraId="5D237BEA" w14:textId="77777777" w:rsidR="00BD36A8" w:rsidRDefault="00BD36A8">
            <w:pPr>
              <w:jc w:val="center"/>
              <w:rPr>
                <w:ins w:id="1677" w:author="Karim Anaya-Izquierdo" w:date="2024-09-19T14:41:00Z" w16du:dateUtc="2024-09-19T13:41:00Z"/>
                <w:rFonts w:ascii="Calibri" w:hAnsi="Calibri" w:cs="Calibri"/>
                <w:color w:val="000000"/>
                <w:sz w:val="20"/>
                <w:szCs w:val="20"/>
              </w:rPr>
            </w:pPr>
            <w:ins w:id="1678" w:author="Karim Anaya-Izquierdo" w:date="2024-09-19T14:41:00Z" w16du:dateUtc="2024-09-19T13:41:00Z">
              <w:r>
                <w:rPr>
                  <w:rFonts w:ascii="Calibri" w:hAnsi="Calibri" w:cs="Calibri"/>
                  <w:color w:val="000000"/>
                  <w:sz w:val="20"/>
                  <w:szCs w:val="20"/>
                </w:rPr>
                <w:t>94%</w:t>
              </w:r>
            </w:ins>
          </w:p>
        </w:tc>
        <w:tc>
          <w:tcPr>
            <w:tcW w:w="36" w:type="dxa"/>
            <w:vAlign w:val="center"/>
            <w:hideMark/>
          </w:tcPr>
          <w:p w14:paraId="35559DE5" w14:textId="77777777" w:rsidR="00BD36A8" w:rsidRDefault="00BD36A8">
            <w:pPr>
              <w:rPr>
                <w:ins w:id="1679" w:author="Karim Anaya-Izquierdo" w:date="2024-09-19T14:41:00Z" w16du:dateUtc="2024-09-19T13:41:00Z"/>
                <w:sz w:val="20"/>
                <w:szCs w:val="20"/>
              </w:rPr>
            </w:pPr>
          </w:p>
        </w:tc>
      </w:tr>
      <w:tr w:rsidR="00292E72" w14:paraId="572C8F49" w14:textId="77777777" w:rsidTr="00BD36A8">
        <w:trPr>
          <w:trHeight w:val="320"/>
          <w:jc w:val="center"/>
          <w:ins w:id="1680" w:author="Karim Anaya-Izquierdo" w:date="2024-09-19T14:41:00Z"/>
        </w:trPr>
        <w:tc>
          <w:tcPr>
            <w:tcW w:w="740" w:type="dxa"/>
            <w:vMerge w:val="restart"/>
            <w:tcBorders>
              <w:top w:val="nil"/>
              <w:left w:val="nil"/>
              <w:bottom w:val="single" w:sz="8" w:space="0" w:color="000000"/>
              <w:right w:val="nil"/>
            </w:tcBorders>
            <w:vAlign w:val="center"/>
            <w:hideMark/>
          </w:tcPr>
          <w:p w14:paraId="3160E35A" w14:textId="77777777" w:rsidR="00BD36A8" w:rsidRDefault="00BD36A8">
            <w:pPr>
              <w:jc w:val="center"/>
              <w:rPr>
                <w:ins w:id="1681" w:author="Karim Anaya-Izquierdo" w:date="2024-09-19T14:41:00Z" w16du:dateUtc="2024-09-19T13:41:00Z"/>
                <w:rFonts w:ascii="Calibri" w:hAnsi="Calibri" w:cs="Calibri"/>
                <w:color w:val="000000"/>
                <w:sz w:val="20"/>
                <w:szCs w:val="20"/>
              </w:rPr>
            </w:pPr>
            <w:ins w:id="1682" w:author="Karim Anaya-Izquierdo" w:date="2024-09-19T14:41:00Z" w16du:dateUtc="2024-09-19T13:41:00Z">
              <w:r>
                <w:rPr>
                  <w:rFonts w:ascii="Calibri" w:hAnsi="Calibri" w:cs="Calibri"/>
                  <w:color w:val="000000"/>
                  <w:sz w:val="20"/>
                  <w:szCs w:val="20"/>
                </w:rPr>
                <w:t>90°</w:t>
              </w:r>
            </w:ins>
          </w:p>
        </w:tc>
        <w:tc>
          <w:tcPr>
            <w:tcW w:w="993" w:type="dxa"/>
            <w:tcBorders>
              <w:top w:val="nil"/>
              <w:left w:val="nil"/>
              <w:bottom w:val="nil"/>
              <w:right w:val="nil"/>
            </w:tcBorders>
            <w:vAlign w:val="center"/>
            <w:hideMark/>
          </w:tcPr>
          <w:p w14:paraId="6CFEAFC9" w14:textId="77777777" w:rsidR="00BD36A8" w:rsidRDefault="00BD36A8">
            <w:pPr>
              <w:jc w:val="center"/>
              <w:rPr>
                <w:ins w:id="1683" w:author="Karim Anaya-Izquierdo" w:date="2024-09-19T14:41:00Z" w16du:dateUtc="2024-09-19T13:41:00Z"/>
                <w:rFonts w:ascii="Calibri" w:hAnsi="Calibri" w:cs="Calibri"/>
                <w:color w:val="000000"/>
                <w:sz w:val="20"/>
                <w:szCs w:val="20"/>
              </w:rPr>
            </w:pPr>
            <w:ins w:id="1684" w:author="Karim Anaya-Izquierdo" w:date="2024-09-19T14:41:00Z" w16du:dateUtc="2024-09-19T13:41: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01AAA5CA" w14:textId="77777777" w:rsidR="00BD36A8" w:rsidRDefault="00BD36A8">
            <w:pPr>
              <w:jc w:val="center"/>
              <w:rPr>
                <w:ins w:id="1685" w:author="Karim Anaya-Izquierdo" w:date="2024-09-19T14:41:00Z" w16du:dateUtc="2024-09-19T13:41:00Z"/>
                <w:rFonts w:ascii="Calibri" w:hAnsi="Calibri" w:cs="Calibri"/>
                <w:color w:val="000000"/>
                <w:sz w:val="20"/>
                <w:szCs w:val="20"/>
              </w:rPr>
            </w:pPr>
            <w:ins w:id="1686" w:author="Karim Anaya-Izquierdo" w:date="2024-09-19T14:41:00Z" w16du:dateUtc="2024-09-19T13:41:00Z">
              <w:r>
                <w:rPr>
                  <w:rFonts w:ascii="Calibri" w:hAnsi="Calibri" w:cs="Calibri"/>
                  <w:color w:val="000000"/>
                  <w:sz w:val="20"/>
                  <w:szCs w:val="20"/>
                </w:rPr>
                <w:t>0.0149</w:t>
              </w:r>
            </w:ins>
          </w:p>
        </w:tc>
        <w:tc>
          <w:tcPr>
            <w:tcW w:w="1052" w:type="dxa"/>
            <w:tcBorders>
              <w:top w:val="nil"/>
              <w:left w:val="nil"/>
              <w:bottom w:val="nil"/>
              <w:right w:val="nil"/>
            </w:tcBorders>
            <w:vAlign w:val="center"/>
            <w:hideMark/>
          </w:tcPr>
          <w:p w14:paraId="0AA6DBED" w14:textId="77777777" w:rsidR="00BD36A8" w:rsidRDefault="00BD36A8">
            <w:pPr>
              <w:jc w:val="center"/>
              <w:rPr>
                <w:ins w:id="1687" w:author="Karim Anaya-Izquierdo" w:date="2024-09-19T14:41:00Z" w16du:dateUtc="2024-09-19T13:41:00Z"/>
                <w:rFonts w:ascii="Calibri" w:hAnsi="Calibri" w:cs="Calibri"/>
                <w:color w:val="000000"/>
                <w:sz w:val="20"/>
                <w:szCs w:val="20"/>
              </w:rPr>
            </w:pPr>
            <w:ins w:id="1688" w:author="Karim Anaya-Izquierdo" w:date="2024-09-19T14:41:00Z" w16du:dateUtc="2024-09-19T13:41:00Z">
              <w:r>
                <w:rPr>
                  <w:rFonts w:ascii="Calibri" w:hAnsi="Calibri" w:cs="Calibri"/>
                  <w:color w:val="000000"/>
                  <w:sz w:val="20"/>
                  <w:szCs w:val="20"/>
                </w:rPr>
                <w:t>0.0148</w:t>
              </w:r>
            </w:ins>
          </w:p>
        </w:tc>
        <w:tc>
          <w:tcPr>
            <w:tcW w:w="1091" w:type="dxa"/>
            <w:tcBorders>
              <w:top w:val="nil"/>
              <w:left w:val="nil"/>
              <w:bottom w:val="nil"/>
              <w:right w:val="single" w:sz="4" w:space="0" w:color="auto"/>
            </w:tcBorders>
            <w:vAlign w:val="center"/>
            <w:hideMark/>
          </w:tcPr>
          <w:p w14:paraId="3E4FC6A7" w14:textId="77777777" w:rsidR="00BD36A8" w:rsidRDefault="00BD36A8">
            <w:pPr>
              <w:jc w:val="center"/>
              <w:rPr>
                <w:ins w:id="1689" w:author="Karim Anaya-Izquierdo" w:date="2024-09-19T14:41:00Z" w16du:dateUtc="2024-09-19T13:41:00Z"/>
                <w:rFonts w:ascii="Calibri" w:hAnsi="Calibri" w:cs="Calibri"/>
                <w:color w:val="000000"/>
                <w:sz w:val="20"/>
                <w:szCs w:val="20"/>
              </w:rPr>
            </w:pPr>
            <w:ins w:id="1690" w:author="Karim Anaya-Izquierdo" w:date="2024-09-19T14:41:00Z" w16du:dateUtc="2024-09-19T13:41:00Z">
              <w:r>
                <w:rPr>
                  <w:rFonts w:ascii="Calibri" w:hAnsi="Calibri" w:cs="Calibri"/>
                  <w:color w:val="000000"/>
                  <w:sz w:val="20"/>
                  <w:szCs w:val="20"/>
                </w:rPr>
                <w:t>1%</w:t>
              </w:r>
            </w:ins>
          </w:p>
        </w:tc>
        <w:tc>
          <w:tcPr>
            <w:tcW w:w="956" w:type="dxa"/>
            <w:tcBorders>
              <w:top w:val="nil"/>
              <w:left w:val="nil"/>
              <w:bottom w:val="nil"/>
              <w:right w:val="nil"/>
            </w:tcBorders>
            <w:vAlign w:val="center"/>
            <w:hideMark/>
          </w:tcPr>
          <w:p w14:paraId="1584BDF1" w14:textId="77777777" w:rsidR="00BD36A8" w:rsidRDefault="00BD36A8">
            <w:pPr>
              <w:jc w:val="center"/>
              <w:rPr>
                <w:ins w:id="1691" w:author="Karim Anaya-Izquierdo" w:date="2024-09-19T14:41:00Z" w16du:dateUtc="2024-09-19T13:41:00Z"/>
                <w:rFonts w:ascii="Calibri" w:hAnsi="Calibri" w:cs="Calibri"/>
                <w:color w:val="000000"/>
                <w:sz w:val="20"/>
                <w:szCs w:val="20"/>
              </w:rPr>
            </w:pPr>
            <w:ins w:id="1692" w:author="Karim Anaya-Izquierdo" w:date="2024-09-19T14:41:00Z" w16du:dateUtc="2024-09-19T13:41:00Z">
              <w:r>
                <w:rPr>
                  <w:rFonts w:ascii="Calibri" w:hAnsi="Calibri" w:cs="Calibri"/>
                  <w:color w:val="000000"/>
                  <w:sz w:val="20"/>
                  <w:szCs w:val="20"/>
                </w:rPr>
                <w:t>0.1724</w:t>
              </w:r>
            </w:ins>
          </w:p>
        </w:tc>
        <w:tc>
          <w:tcPr>
            <w:tcW w:w="899" w:type="dxa"/>
            <w:tcBorders>
              <w:top w:val="nil"/>
              <w:left w:val="nil"/>
              <w:bottom w:val="nil"/>
              <w:right w:val="nil"/>
            </w:tcBorders>
            <w:vAlign w:val="center"/>
            <w:hideMark/>
          </w:tcPr>
          <w:p w14:paraId="20778378" w14:textId="77777777" w:rsidR="00BD36A8" w:rsidRDefault="00BD36A8">
            <w:pPr>
              <w:jc w:val="center"/>
              <w:rPr>
                <w:ins w:id="1693" w:author="Karim Anaya-Izquierdo" w:date="2024-09-19T14:41:00Z" w16du:dateUtc="2024-09-19T13:41:00Z"/>
                <w:rFonts w:ascii="Calibri" w:hAnsi="Calibri" w:cs="Calibri"/>
                <w:color w:val="000000"/>
                <w:sz w:val="20"/>
                <w:szCs w:val="20"/>
              </w:rPr>
            </w:pPr>
            <w:ins w:id="1694" w:author="Karim Anaya-Izquierdo" w:date="2024-09-19T14:41:00Z" w16du:dateUtc="2024-09-19T13:41:00Z">
              <w:r>
                <w:rPr>
                  <w:rFonts w:ascii="Calibri" w:hAnsi="Calibri" w:cs="Calibri"/>
                  <w:color w:val="000000"/>
                  <w:sz w:val="20"/>
                  <w:szCs w:val="20"/>
                </w:rPr>
                <w:t>0.0045</w:t>
              </w:r>
            </w:ins>
          </w:p>
        </w:tc>
        <w:tc>
          <w:tcPr>
            <w:tcW w:w="898" w:type="dxa"/>
            <w:tcBorders>
              <w:top w:val="nil"/>
              <w:left w:val="nil"/>
              <w:bottom w:val="nil"/>
              <w:right w:val="nil"/>
            </w:tcBorders>
            <w:vAlign w:val="center"/>
            <w:hideMark/>
          </w:tcPr>
          <w:p w14:paraId="23FB5FEC" w14:textId="77777777" w:rsidR="00BD36A8" w:rsidRDefault="00BD36A8">
            <w:pPr>
              <w:jc w:val="center"/>
              <w:rPr>
                <w:ins w:id="1695" w:author="Karim Anaya-Izquierdo" w:date="2024-09-19T14:41:00Z" w16du:dateUtc="2024-09-19T13:41:00Z"/>
                <w:rFonts w:ascii="Calibri" w:hAnsi="Calibri" w:cs="Calibri"/>
                <w:color w:val="000000"/>
                <w:sz w:val="20"/>
                <w:szCs w:val="20"/>
              </w:rPr>
            </w:pPr>
            <w:ins w:id="1696" w:author="Karim Anaya-Izquierdo" w:date="2024-09-19T14:41:00Z" w16du:dateUtc="2024-09-19T13:41:00Z">
              <w:r>
                <w:rPr>
                  <w:rFonts w:ascii="Calibri" w:hAnsi="Calibri" w:cs="Calibri"/>
                  <w:color w:val="000000"/>
                  <w:sz w:val="20"/>
                  <w:szCs w:val="20"/>
                </w:rPr>
                <w:t>97%</w:t>
              </w:r>
            </w:ins>
          </w:p>
        </w:tc>
        <w:tc>
          <w:tcPr>
            <w:tcW w:w="36" w:type="dxa"/>
            <w:vAlign w:val="center"/>
            <w:hideMark/>
          </w:tcPr>
          <w:p w14:paraId="7D9BA597" w14:textId="77777777" w:rsidR="00BD36A8" w:rsidRDefault="00BD36A8">
            <w:pPr>
              <w:rPr>
                <w:ins w:id="1697" w:author="Karim Anaya-Izquierdo" w:date="2024-09-19T14:41:00Z" w16du:dateUtc="2024-09-19T13:41:00Z"/>
                <w:sz w:val="20"/>
                <w:szCs w:val="20"/>
              </w:rPr>
            </w:pPr>
          </w:p>
        </w:tc>
      </w:tr>
      <w:tr w:rsidR="00934E61" w14:paraId="463277D4" w14:textId="77777777" w:rsidTr="00BD36A8">
        <w:trPr>
          <w:trHeight w:val="340"/>
          <w:jc w:val="center"/>
          <w:ins w:id="1698" w:author="Karim Anaya-Izquierdo" w:date="2024-09-19T14:41:00Z"/>
        </w:trPr>
        <w:tc>
          <w:tcPr>
            <w:tcW w:w="740" w:type="dxa"/>
            <w:vMerge/>
            <w:tcBorders>
              <w:top w:val="nil"/>
              <w:left w:val="nil"/>
              <w:bottom w:val="single" w:sz="8" w:space="0" w:color="000000"/>
              <w:right w:val="nil"/>
            </w:tcBorders>
            <w:vAlign w:val="center"/>
            <w:hideMark/>
          </w:tcPr>
          <w:p w14:paraId="6381BFE7" w14:textId="77777777" w:rsidR="00BD36A8" w:rsidRDefault="00BD36A8">
            <w:pPr>
              <w:rPr>
                <w:ins w:id="1699" w:author="Karim Anaya-Izquierdo" w:date="2024-09-19T14:41:00Z" w16du:dateUtc="2024-09-19T13:41: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03ABFFB3" w14:textId="77777777" w:rsidR="00BD36A8" w:rsidRDefault="00BD36A8">
            <w:pPr>
              <w:jc w:val="center"/>
              <w:rPr>
                <w:ins w:id="1700" w:author="Karim Anaya-Izquierdo" w:date="2024-09-19T14:41:00Z" w16du:dateUtc="2024-09-19T13:41:00Z"/>
                <w:rFonts w:ascii="Calibri" w:hAnsi="Calibri" w:cs="Calibri"/>
                <w:color w:val="000000"/>
                <w:sz w:val="20"/>
                <w:szCs w:val="20"/>
              </w:rPr>
            </w:pPr>
            <w:ins w:id="1701" w:author="Karim Anaya-Izquierdo" w:date="2024-09-19T14:41:00Z" w16du:dateUtc="2024-09-19T13:41: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787D3663" w14:textId="77777777" w:rsidR="00BD36A8" w:rsidRDefault="00BD36A8">
            <w:pPr>
              <w:jc w:val="center"/>
              <w:rPr>
                <w:ins w:id="1702" w:author="Karim Anaya-Izquierdo" w:date="2024-09-19T14:41:00Z" w16du:dateUtc="2024-09-19T13:41:00Z"/>
                <w:rFonts w:ascii="Calibri" w:hAnsi="Calibri" w:cs="Calibri"/>
                <w:color w:val="000000"/>
                <w:sz w:val="20"/>
                <w:szCs w:val="20"/>
              </w:rPr>
            </w:pPr>
            <w:ins w:id="1703" w:author="Karim Anaya-Izquierdo" w:date="2024-09-19T14:41:00Z" w16du:dateUtc="2024-09-19T13:41:00Z">
              <w:r>
                <w:rPr>
                  <w:rFonts w:ascii="Calibri" w:hAnsi="Calibri" w:cs="Calibri"/>
                  <w:color w:val="000000"/>
                  <w:sz w:val="20"/>
                  <w:szCs w:val="20"/>
                </w:rPr>
                <w:t>0.0326</w:t>
              </w:r>
            </w:ins>
          </w:p>
        </w:tc>
        <w:tc>
          <w:tcPr>
            <w:tcW w:w="1052" w:type="dxa"/>
            <w:tcBorders>
              <w:top w:val="nil"/>
              <w:left w:val="nil"/>
              <w:bottom w:val="single" w:sz="8" w:space="0" w:color="auto"/>
              <w:right w:val="nil"/>
            </w:tcBorders>
            <w:vAlign w:val="center"/>
            <w:hideMark/>
          </w:tcPr>
          <w:p w14:paraId="769C754A" w14:textId="77777777" w:rsidR="00BD36A8" w:rsidRDefault="00BD36A8">
            <w:pPr>
              <w:jc w:val="center"/>
              <w:rPr>
                <w:ins w:id="1704" w:author="Karim Anaya-Izquierdo" w:date="2024-09-19T14:41:00Z" w16du:dateUtc="2024-09-19T13:41:00Z"/>
                <w:rFonts w:ascii="Calibri" w:hAnsi="Calibri" w:cs="Calibri"/>
                <w:color w:val="000000"/>
                <w:sz w:val="20"/>
                <w:szCs w:val="20"/>
              </w:rPr>
            </w:pPr>
            <w:ins w:id="1705" w:author="Karim Anaya-Izquierdo" w:date="2024-09-19T14:41:00Z" w16du:dateUtc="2024-09-19T13:41:00Z">
              <w:r>
                <w:rPr>
                  <w:rFonts w:ascii="Calibri" w:hAnsi="Calibri" w:cs="Calibri"/>
                  <w:color w:val="000000"/>
                  <w:sz w:val="20"/>
                  <w:szCs w:val="20"/>
                </w:rPr>
                <w:t>0.0084</w:t>
              </w:r>
            </w:ins>
          </w:p>
        </w:tc>
        <w:tc>
          <w:tcPr>
            <w:tcW w:w="1091" w:type="dxa"/>
            <w:tcBorders>
              <w:top w:val="nil"/>
              <w:left w:val="nil"/>
              <w:bottom w:val="single" w:sz="8" w:space="0" w:color="auto"/>
              <w:right w:val="single" w:sz="4" w:space="0" w:color="auto"/>
            </w:tcBorders>
            <w:vAlign w:val="center"/>
            <w:hideMark/>
          </w:tcPr>
          <w:p w14:paraId="6B4C855A" w14:textId="77777777" w:rsidR="00BD36A8" w:rsidRDefault="00BD36A8">
            <w:pPr>
              <w:jc w:val="center"/>
              <w:rPr>
                <w:ins w:id="1706" w:author="Karim Anaya-Izquierdo" w:date="2024-09-19T14:41:00Z" w16du:dateUtc="2024-09-19T13:41:00Z"/>
                <w:rFonts w:ascii="Calibri" w:hAnsi="Calibri" w:cs="Calibri"/>
                <w:color w:val="000000"/>
                <w:sz w:val="20"/>
                <w:szCs w:val="20"/>
              </w:rPr>
            </w:pPr>
            <w:ins w:id="1707" w:author="Karim Anaya-Izquierdo" w:date="2024-09-19T14:41:00Z" w16du:dateUtc="2024-09-19T13:41:00Z">
              <w:r>
                <w:rPr>
                  <w:rFonts w:ascii="Calibri" w:hAnsi="Calibri" w:cs="Calibri"/>
                  <w:color w:val="000000"/>
                  <w:sz w:val="20"/>
                  <w:szCs w:val="20"/>
                </w:rPr>
                <w:t>74%</w:t>
              </w:r>
            </w:ins>
          </w:p>
        </w:tc>
        <w:tc>
          <w:tcPr>
            <w:tcW w:w="956" w:type="dxa"/>
            <w:tcBorders>
              <w:top w:val="nil"/>
              <w:left w:val="nil"/>
              <w:bottom w:val="single" w:sz="8" w:space="0" w:color="auto"/>
              <w:right w:val="nil"/>
            </w:tcBorders>
            <w:vAlign w:val="center"/>
            <w:hideMark/>
          </w:tcPr>
          <w:p w14:paraId="71A4B611" w14:textId="77777777" w:rsidR="00BD36A8" w:rsidRDefault="00BD36A8">
            <w:pPr>
              <w:jc w:val="center"/>
              <w:rPr>
                <w:ins w:id="1708" w:author="Karim Anaya-Izquierdo" w:date="2024-09-19T14:41:00Z" w16du:dateUtc="2024-09-19T13:41:00Z"/>
                <w:rFonts w:ascii="Calibri" w:hAnsi="Calibri" w:cs="Calibri"/>
                <w:color w:val="000000"/>
                <w:sz w:val="20"/>
                <w:szCs w:val="20"/>
              </w:rPr>
            </w:pPr>
            <w:ins w:id="1709" w:author="Karim Anaya-Izquierdo" w:date="2024-09-19T14:41:00Z" w16du:dateUtc="2024-09-19T13:41:00Z">
              <w:r>
                <w:rPr>
                  <w:rFonts w:ascii="Calibri" w:hAnsi="Calibri" w:cs="Calibri"/>
                  <w:color w:val="000000"/>
                  <w:sz w:val="20"/>
                  <w:szCs w:val="20"/>
                </w:rPr>
                <w:t>0.1832</w:t>
              </w:r>
            </w:ins>
          </w:p>
        </w:tc>
        <w:tc>
          <w:tcPr>
            <w:tcW w:w="899" w:type="dxa"/>
            <w:tcBorders>
              <w:top w:val="nil"/>
              <w:left w:val="nil"/>
              <w:bottom w:val="single" w:sz="8" w:space="0" w:color="auto"/>
              <w:right w:val="nil"/>
            </w:tcBorders>
            <w:vAlign w:val="center"/>
            <w:hideMark/>
          </w:tcPr>
          <w:p w14:paraId="56E9AB6D" w14:textId="77777777" w:rsidR="00BD36A8" w:rsidRDefault="00BD36A8">
            <w:pPr>
              <w:jc w:val="center"/>
              <w:rPr>
                <w:ins w:id="1710" w:author="Karim Anaya-Izquierdo" w:date="2024-09-19T14:41:00Z" w16du:dateUtc="2024-09-19T13:41:00Z"/>
                <w:rFonts w:ascii="Calibri" w:hAnsi="Calibri" w:cs="Calibri"/>
                <w:color w:val="000000"/>
                <w:sz w:val="20"/>
                <w:szCs w:val="20"/>
              </w:rPr>
            </w:pPr>
            <w:ins w:id="1711" w:author="Karim Anaya-Izquierdo" w:date="2024-09-19T14:41:00Z" w16du:dateUtc="2024-09-19T13:41:00Z">
              <w:r>
                <w:rPr>
                  <w:rFonts w:ascii="Calibri" w:hAnsi="Calibri" w:cs="Calibri"/>
                  <w:color w:val="000000"/>
                  <w:sz w:val="20"/>
                  <w:szCs w:val="20"/>
                </w:rPr>
                <w:t>0.0104</w:t>
              </w:r>
            </w:ins>
          </w:p>
        </w:tc>
        <w:tc>
          <w:tcPr>
            <w:tcW w:w="898" w:type="dxa"/>
            <w:tcBorders>
              <w:top w:val="nil"/>
              <w:left w:val="nil"/>
              <w:bottom w:val="single" w:sz="8" w:space="0" w:color="auto"/>
              <w:right w:val="nil"/>
            </w:tcBorders>
            <w:vAlign w:val="center"/>
            <w:hideMark/>
          </w:tcPr>
          <w:p w14:paraId="5D625B2C" w14:textId="77777777" w:rsidR="00BD36A8" w:rsidRDefault="00BD36A8">
            <w:pPr>
              <w:jc w:val="center"/>
              <w:rPr>
                <w:ins w:id="1712" w:author="Karim Anaya-Izquierdo" w:date="2024-09-19T14:41:00Z" w16du:dateUtc="2024-09-19T13:41:00Z"/>
                <w:rFonts w:ascii="Calibri" w:hAnsi="Calibri" w:cs="Calibri"/>
                <w:color w:val="000000"/>
                <w:sz w:val="20"/>
                <w:szCs w:val="20"/>
              </w:rPr>
            </w:pPr>
            <w:ins w:id="1713" w:author="Karim Anaya-Izquierdo" w:date="2024-09-19T14:41:00Z" w16du:dateUtc="2024-09-19T13:41:00Z">
              <w:r>
                <w:rPr>
                  <w:rFonts w:ascii="Calibri" w:hAnsi="Calibri" w:cs="Calibri"/>
                  <w:color w:val="000000"/>
                  <w:sz w:val="20"/>
                  <w:szCs w:val="20"/>
                </w:rPr>
                <w:t>94%</w:t>
              </w:r>
            </w:ins>
          </w:p>
        </w:tc>
        <w:tc>
          <w:tcPr>
            <w:tcW w:w="36" w:type="dxa"/>
            <w:vAlign w:val="center"/>
            <w:hideMark/>
          </w:tcPr>
          <w:p w14:paraId="21509A60" w14:textId="77777777" w:rsidR="00BD36A8" w:rsidRDefault="00BD36A8">
            <w:pPr>
              <w:rPr>
                <w:ins w:id="1714" w:author="Karim Anaya-Izquierdo" w:date="2024-09-19T14:41:00Z" w16du:dateUtc="2024-09-19T13:41:00Z"/>
                <w:sz w:val="20"/>
                <w:szCs w:val="20"/>
              </w:rPr>
            </w:pPr>
          </w:p>
        </w:tc>
      </w:tr>
      <w:tr w:rsidR="00292E72" w14:paraId="19787C0A" w14:textId="77777777" w:rsidTr="00BD36A8">
        <w:trPr>
          <w:trHeight w:val="320"/>
          <w:jc w:val="center"/>
          <w:ins w:id="1715" w:author="Karim Anaya-Izquierdo" w:date="2024-09-19T14:41:00Z"/>
        </w:trPr>
        <w:tc>
          <w:tcPr>
            <w:tcW w:w="740" w:type="dxa"/>
            <w:vMerge w:val="restart"/>
            <w:tcBorders>
              <w:top w:val="nil"/>
              <w:left w:val="nil"/>
              <w:bottom w:val="single" w:sz="8" w:space="0" w:color="000000"/>
              <w:right w:val="nil"/>
            </w:tcBorders>
            <w:vAlign w:val="center"/>
            <w:hideMark/>
          </w:tcPr>
          <w:p w14:paraId="0D5D8643" w14:textId="77777777" w:rsidR="00BD36A8" w:rsidRDefault="00BD36A8">
            <w:pPr>
              <w:jc w:val="center"/>
              <w:rPr>
                <w:ins w:id="1716" w:author="Karim Anaya-Izquierdo" w:date="2024-09-19T14:41:00Z" w16du:dateUtc="2024-09-19T13:41:00Z"/>
                <w:rFonts w:ascii="Calibri" w:hAnsi="Calibri" w:cs="Calibri"/>
                <w:color w:val="000000"/>
                <w:sz w:val="20"/>
                <w:szCs w:val="20"/>
              </w:rPr>
            </w:pPr>
            <w:ins w:id="1717" w:author="Karim Anaya-Izquierdo" w:date="2024-09-19T14:41:00Z" w16du:dateUtc="2024-09-19T13:41:00Z">
              <w:r>
                <w:rPr>
                  <w:rFonts w:ascii="Calibri" w:hAnsi="Calibri" w:cs="Calibri"/>
                  <w:color w:val="000000"/>
                  <w:sz w:val="20"/>
                  <w:szCs w:val="20"/>
                </w:rPr>
                <w:t>135°</w:t>
              </w:r>
            </w:ins>
          </w:p>
        </w:tc>
        <w:tc>
          <w:tcPr>
            <w:tcW w:w="993" w:type="dxa"/>
            <w:tcBorders>
              <w:top w:val="nil"/>
              <w:left w:val="nil"/>
              <w:bottom w:val="nil"/>
              <w:right w:val="nil"/>
            </w:tcBorders>
            <w:vAlign w:val="center"/>
            <w:hideMark/>
          </w:tcPr>
          <w:p w14:paraId="57F46CDD" w14:textId="77777777" w:rsidR="00BD36A8" w:rsidRDefault="00BD36A8">
            <w:pPr>
              <w:jc w:val="center"/>
              <w:rPr>
                <w:ins w:id="1718" w:author="Karim Anaya-Izquierdo" w:date="2024-09-19T14:41:00Z" w16du:dateUtc="2024-09-19T13:41:00Z"/>
                <w:rFonts w:ascii="Calibri" w:hAnsi="Calibri" w:cs="Calibri"/>
                <w:color w:val="000000"/>
                <w:sz w:val="20"/>
                <w:szCs w:val="20"/>
              </w:rPr>
            </w:pPr>
            <w:ins w:id="1719" w:author="Karim Anaya-Izquierdo" w:date="2024-09-19T14:41:00Z" w16du:dateUtc="2024-09-19T13:41: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570140C9" w14:textId="77777777" w:rsidR="00BD36A8" w:rsidRDefault="00BD36A8">
            <w:pPr>
              <w:jc w:val="center"/>
              <w:rPr>
                <w:ins w:id="1720" w:author="Karim Anaya-Izquierdo" w:date="2024-09-19T14:41:00Z" w16du:dateUtc="2024-09-19T13:41:00Z"/>
                <w:rFonts w:ascii="Calibri" w:hAnsi="Calibri" w:cs="Calibri"/>
                <w:color w:val="000000"/>
                <w:sz w:val="20"/>
                <w:szCs w:val="20"/>
              </w:rPr>
            </w:pPr>
            <w:ins w:id="1721" w:author="Karim Anaya-Izquierdo" w:date="2024-09-19T14:41:00Z" w16du:dateUtc="2024-09-19T13:41:00Z">
              <w:r>
                <w:rPr>
                  <w:rFonts w:ascii="Calibri" w:hAnsi="Calibri" w:cs="Calibri"/>
                  <w:color w:val="000000"/>
                  <w:sz w:val="20"/>
                  <w:szCs w:val="20"/>
                </w:rPr>
                <w:t>0.0147</w:t>
              </w:r>
            </w:ins>
          </w:p>
        </w:tc>
        <w:tc>
          <w:tcPr>
            <w:tcW w:w="1052" w:type="dxa"/>
            <w:tcBorders>
              <w:top w:val="nil"/>
              <w:left w:val="nil"/>
              <w:bottom w:val="nil"/>
              <w:right w:val="nil"/>
            </w:tcBorders>
            <w:vAlign w:val="center"/>
            <w:hideMark/>
          </w:tcPr>
          <w:p w14:paraId="661F4B70" w14:textId="77777777" w:rsidR="00BD36A8" w:rsidRDefault="00BD36A8">
            <w:pPr>
              <w:jc w:val="center"/>
              <w:rPr>
                <w:ins w:id="1722" w:author="Karim Anaya-Izquierdo" w:date="2024-09-19T14:41:00Z" w16du:dateUtc="2024-09-19T13:41:00Z"/>
                <w:rFonts w:ascii="Calibri" w:hAnsi="Calibri" w:cs="Calibri"/>
                <w:color w:val="000000"/>
                <w:sz w:val="20"/>
                <w:szCs w:val="20"/>
              </w:rPr>
            </w:pPr>
            <w:ins w:id="1723" w:author="Karim Anaya-Izquierdo" w:date="2024-09-19T14:41:00Z" w16du:dateUtc="2024-09-19T13:41:00Z">
              <w:r>
                <w:rPr>
                  <w:rFonts w:ascii="Calibri" w:hAnsi="Calibri" w:cs="Calibri"/>
                  <w:color w:val="000000"/>
                  <w:sz w:val="20"/>
                  <w:szCs w:val="20"/>
                </w:rPr>
                <w:t>0.0053</w:t>
              </w:r>
            </w:ins>
          </w:p>
        </w:tc>
        <w:tc>
          <w:tcPr>
            <w:tcW w:w="1091" w:type="dxa"/>
            <w:tcBorders>
              <w:top w:val="nil"/>
              <w:left w:val="nil"/>
              <w:bottom w:val="nil"/>
              <w:right w:val="single" w:sz="4" w:space="0" w:color="auto"/>
            </w:tcBorders>
            <w:vAlign w:val="center"/>
            <w:hideMark/>
          </w:tcPr>
          <w:p w14:paraId="599E0185" w14:textId="77777777" w:rsidR="00BD36A8" w:rsidRDefault="00BD36A8">
            <w:pPr>
              <w:jc w:val="center"/>
              <w:rPr>
                <w:ins w:id="1724" w:author="Karim Anaya-Izquierdo" w:date="2024-09-19T14:41:00Z" w16du:dateUtc="2024-09-19T13:41:00Z"/>
                <w:rFonts w:ascii="Calibri" w:hAnsi="Calibri" w:cs="Calibri"/>
                <w:color w:val="000000"/>
                <w:sz w:val="20"/>
                <w:szCs w:val="20"/>
              </w:rPr>
            </w:pPr>
            <w:ins w:id="1725" w:author="Karim Anaya-Izquierdo" w:date="2024-09-19T14:41:00Z" w16du:dateUtc="2024-09-19T13:41:00Z">
              <w:r>
                <w:rPr>
                  <w:rFonts w:ascii="Calibri" w:hAnsi="Calibri" w:cs="Calibri"/>
                  <w:color w:val="000000"/>
                  <w:sz w:val="20"/>
                  <w:szCs w:val="20"/>
                </w:rPr>
                <w:t>64%</w:t>
              </w:r>
            </w:ins>
          </w:p>
        </w:tc>
        <w:tc>
          <w:tcPr>
            <w:tcW w:w="956" w:type="dxa"/>
            <w:tcBorders>
              <w:top w:val="nil"/>
              <w:left w:val="nil"/>
              <w:bottom w:val="nil"/>
              <w:right w:val="nil"/>
            </w:tcBorders>
            <w:vAlign w:val="center"/>
            <w:hideMark/>
          </w:tcPr>
          <w:p w14:paraId="1DAD327F" w14:textId="77777777" w:rsidR="00BD36A8" w:rsidRDefault="00BD36A8">
            <w:pPr>
              <w:jc w:val="center"/>
              <w:rPr>
                <w:ins w:id="1726" w:author="Karim Anaya-Izquierdo" w:date="2024-09-19T14:41:00Z" w16du:dateUtc="2024-09-19T13:41:00Z"/>
                <w:rFonts w:ascii="Calibri" w:hAnsi="Calibri" w:cs="Calibri"/>
                <w:color w:val="000000"/>
                <w:sz w:val="20"/>
                <w:szCs w:val="20"/>
              </w:rPr>
            </w:pPr>
            <w:ins w:id="1727" w:author="Karim Anaya-Izquierdo" w:date="2024-09-19T14:41:00Z" w16du:dateUtc="2024-09-19T13:41:00Z">
              <w:r>
                <w:rPr>
                  <w:rFonts w:ascii="Calibri" w:hAnsi="Calibri" w:cs="Calibri"/>
                  <w:color w:val="000000"/>
                  <w:sz w:val="20"/>
                  <w:szCs w:val="20"/>
                </w:rPr>
                <w:t>0.1601</w:t>
              </w:r>
            </w:ins>
          </w:p>
        </w:tc>
        <w:tc>
          <w:tcPr>
            <w:tcW w:w="899" w:type="dxa"/>
            <w:tcBorders>
              <w:top w:val="nil"/>
              <w:left w:val="nil"/>
              <w:bottom w:val="nil"/>
              <w:right w:val="nil"/>
            </w:tcBorders>
            <w:vAlign w:val="center"/>
            <w:hideMark/>
          </w:tcPr>
          <w:p w14:paraId="1876EA30" w14:textId="77777777" w:rsidR="00BD36A8" w:rsidRDefault="00BD36A8">
            <w:pPr>
              <w:jc w:val="center"/>
              <w:rPr>
                <w:ins w:id="1728" w:author="Karim Anaya-Izquierdo" w:date="2024-09-19T14:41:00Z" w16du:dateUtc="2024-09-19T13:41:00Z"/>
                <w:rFonts w:ascii="Calibri" w:hAnsi="Calibri" w:cs="Calibri"/>
                <w:color w:val="000000"/>
                <w:sz w:val="20"/>
                <w:szCs w:val="20"/>
              </w:rPr>
            </w:pPr>
            <w:ins w:id="1729" w:author="Karim Anaya-Izquierdo" w:date="2024-09-19T14:41:00Z" w16du:dateUtc="2024-09-19T13:41:00Z">
              <w:r>
                <w:rPr>
                  <w:rFonts w:ascii="Calibri" w:hAnsi="Calibri" w:cs="Calibri"/>
                  <w:color w:val="000000"/>
                  <w:sz w:val="20"/>
                  <w:szCs w:val="20"/>
                </w:rPr>
                <w:t>0.0207</w:t>
              </w:r>
            </w:ins>
          </w:p>
        </w:tc>
        <w:tc>
          <w:tcPr>
            <w:tcW w:w="898" w:type="dxa"/>
            <w:tcBorders>
              <w:top w:val="nil"/>
              <w:left w:val="nil"/>
              <w:bottom w:val="nil"/>
              <w:right w:val="nil"/>
            </w:tcBorders>
            <w:vAlign w:val="center"/>
            <w:hideMark/>
          </w:tcPr>
          <w:p w14:paraId="2502E1D2" w14:textId="77777777" w:rsidR="00BD36A8" w:rsidRDefault="00BD36A8">
            <w:pPr>
              <w:jc w:val="center"/>
              <w:rPr>
                <w:ins w:id="1730" w:author="Karim Anaya-Izquierdo" w:date="2024-09-19T14:41:00Z" w16du:dateUtc="2024-09-19T13:41:00Z"/>
                <w:rFonts w:ascii="Calibri" w:hAnsi="Calibri" w:cs="Calibri"/>
                <w:color w:val="000000"/>
                <w:sz w:val="20"/>
                <w:szCs w:val="20"/>
              </w:rPr>
            </w:pPr>
            <w:ins w:id="1731" w:author="Karim Anaya-Izquierdo" w:date="2024-09-19T14:41:00Z" w16du:dateUtc="2024-09-19T13:41:00Z">
              <w:r>
                <w:rPr>
                  <w:rFonts w:ascii="Calibri" w:hAnsi="Calibri" w:cs="Calibri"/>
                  <w:color w:val="000000"/>
                  <w:sz w:val="20"/>
                  <w:szCs w:val="20"/>
                </w:rPr>
                <w:t>87%</w:t>
              </w:r>
            </w:ins>
          </w:p>
        </w:tc>
        <w:tc>
          <w:tcPr>
            <w:tcW w:w="36" w:type="dxa"/>
            <w:vAlign w:val="center"/>
            <w:hideMark/>
          </w:tcPr>
          <w:p w14:paraId="7A9DF978" w14:textId="77777777" w:rsidR="00BD36A8" w:rsidRDefault="00BD36A8">
            <w:pPr>
              <w:rPr>
                <w:ins w:id="1732" w:author="Karim Anaya-Izquierdo" w:date="2024-09-19T14:41:00Z" w16du:dateUtc="2024-09-19T13:41:00Z"/>
                <w:sz w:val="20"/>
                <w:szCs w:val="20"/>
              </w:rPr>
            </w:pPr>
          </w:p>
        </w:tc>
      </w:tr>
      <w:tr w:rsidR="00934E61" w14:paraId="6F59CCC0" w14:textId="77777777" w:rsidTr="00BD36A8">
        <w:trPr>
          <w:trHeight w:val="340"/>
          <w:jc w:val="center"/>
          <w:ins w:id="1733" w:author="Karim Anaya-Izquierdo" w:date="2024-09-19T14:41:00Z"/>
        </w:trPr>
        <w:tc>
          <w:tcPr>
            <w:tcW w:w="740" w:type="dxa"/>
            <w:vMerge/>
            <w:tcBorders>
              <w:top w:val="nil"/>
              <w:left w:val="nil"/>
              <w:bottom w:val="single" w:sz="8" w:space="0" w:color="000000"/>
              <w:right w:val="nil"/>
            </w:tcBorders>
            <w:vAlign w:val="center"/>
            <w:hideMark/>
          </w:tcPr>
          <w:p w14:paraId="3E3B4075" w14:textId="77777777" w:rsidR="00BD36A8" w:rsidRDefault="00BD36A8">
            <w:pPr>
              <w:rPr>
                <w:ins w:id="1734" w:author="Karim Anaya-Izquierdo" w:date="2024-09-19T14:41:00Z" w16du:dateUtc="2024-09-19T13:41: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0224A485" w14:textId="77777777" w:rsidR="00BD36A8" w:rsidRDefault="00BD36A8">
            <w:pPr>
              <w:jc w:val="center"/>
              <w:rPr>
                <w:ins w:id="1735" w:author="Karim Anaya-Izquierdo" w:date="2024-09-19T14:41:00Z" w16du:dateUtc="2024-09-19T13:41:00Z"/>
                <w:rFonts w:ascii="Calibri" w:hAnsi="Calibri" w:cs="Calibri"/>
                <w:color w:val="000000"/>
                <w:sz w:val="20"/>
                <w:szCs w:val="20"/>
              </w:rPr>
            </w:pPr>
            <w:ins w:id="1736" w:author="Karim Anaya-Izquierdo" w:date="2024-09-19T14:41:00Z" w16du:dateUtc="2024-09-19T13:41: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52C837E4" w14:textId="77777777" w:rsidR="00BD36A8" w:rsidRDefault="00BD36A8">
            <w:pPr>
              <w:jc w:val="center"/>
              <w:rPr>
                <w:ins w:id="1737" w:author="Karim Anaya-Izquierdo" w:date="2024-09-19T14:41:00Z" w16du:dateUtc="2024-09-19T13:41:00Z"/>
                <w:rFonts w:ascii="Calibri" w:hAnsi="Calibri" w:cs="Calibri"/>
                <w:color w:val="000000"/>
                <w:sz w:val="20"/>
                <w:szCs w:val="20"/>
              </w:rPr>
            </w:pPr>
            <w:ins w:id="1738" w:author="Karim Anaya-Izquierdo" w:date="2024-09-19T14:41:00Z" w16du:dateUtc="2024-09-19T13:41:00Z">
              <w:r>
                <w:rPr>
                  <w:rFonts w:ascii="Calibri" w:hAnsi="Calibri" w:cs="Calibri"/>
                  <w:color w:val="000000"/>
                  <w:sz w:val="20"/>
                  <w:szCs w:val="20"/>
                </w:rPr>
                <w:t>0.0348</w:t>
              </w:r>
            </w:ins>
          </w:p>
        </w:tc>
        <w:tc>
          <w:tcPr>
            <w:tcW w:w="1052" w:type="dxa"/>
            <w:tcBorders>
              <w:top w:val="nil"/>
              <w:left w:val="nil"/>
              <w:bottom w:val="single" w:sz="8" w:space="0" w:color="auto"/>
              <w:right w:val="nil"/>
            </w:tcBorders>
            <w:vAlign w:val="center"/>
            <w:hideMark/>
          </w:tcPr>
          <w:p w14:paraId="6614FACC" w14:textId="77777777" w:rsidR="00BD36A8" w:rsidRDefault="00BD36A8">
            <w:pPr>
              <w:jc w:val="center"/>
              <w:rPr>
                <w:ins w:id="1739" w:author="Karim Anaya-Izquierdo" w:date="2024-09-19T14:41:00Z" w16du:dateUtc="2024-09-19T13:41:00Z"/>
                <w:rFonts w:ascii="Calibri" w:hAnsi="Calibri" w:cs="Calibri"/>
                <w:color w:val="000000"/>
                <w:sz w:val="20"/>
                <w:szCs w:val="20"/>
              </w:rPr>
            </w:pPr>
            <w:ins w:id="1740" w:author="Karim Anaya-Izquierdo" w:date="2024-09-19T14:41:00Z" w16du:dateUtc="2024-09-19T13:41:00Z">
              <w:r>
                <w:rPr>
                  <w:rFonts w:ascii="Calibri" w:hAnsi="Calibri" w:cs="Calibri"/>
                  <w:color w:val="000000"/>
                  <w:sz w:val="20"/>
                  <w:szCs w:val="20"/>
                </w:rPr>
                <w:t>0.0102</w:t>
              </w:r>
            </w:ins>
          </w:p>
        </w:tc>
        <w:tc>
          <w:tcPr>
            <w:tcW w:w="1091" w:type="dxa"/>
            <w:tcBorders>
              <w:top w:val="nil"/>
              <w:left w:val="nil"/>
              <w:bottom w:val="single" w:sz="8" w:space="0" w:color="auto"/>
              <w:right w:val="single" w:sz="4" w:space="0" w:color="auto"/>
            </w:tcBorders>
            <w:vAlign w:val="center"/>
            <w:hideMark/>
          </w:tcPr>
          <w:p w14:paraId="4DE65434" w14:textId="77777777" w:rsidR="00BD36A8" w:rsidRDefault="00BD36A8">
            <w:pPr>
              <w:jc w:val="center"/>
              <w:rPr>
                <w:ins w:id="1741" w:author="Karim Anaya-Izquierdo" w:date="2024-09-19T14:41:00Z" w16du:dateUtc="2024-09-19T13:41:00Z"/>
                <w:rFonts w:ascii="Calibri" w:hAnsi="Calibri" w:cs="Calibri"/>
                <w:color w:val="000000"/>
                <w:sz w:val="20"/>
                <w:szCs w:val="20"/>
              </w:rPr>
            </w:pPr>
            <w:ins w:id="1742" w:author="Karim Anaya-Izquierdo" w:date="2024-09-19T14:41:00Z" w16du:dateUtc="2024-09-19T13:41:00Z">
              <w:r>
                <w:rPr>
                  <w:rFonts w:ascii="Calibri" w:hAnsi="Calibri" w:cs="Calibri"/>
                  <w:color w:val="000000"/>
                  <w:sz w:val="20"/>
                  <w:szCs w:val="20"/>
                </w:rPr>
                <w:t>71%</w:t>
              </w:r>
            </w:ins>
          </w:p>
        </w:tc>
        <w:tc>
          <w:tcPr>
            <w:tcW w:w="956" w:type="dxa"/>
            <w:tcBorders>
              <w:top w:val="nil"/>
              <w:left w:val="nil"/>
              <w:bottom w:val="single" w:sz="8" w:space="0" w:color="auto"/>
              <w:right w:val="nil"/>
            </w:tcBorders>
            <w:vAlign w:val="center"/>
            <w:hideMark/>
          </w:tcPr>
          <w:p w14:paraId="18391E8B" w14:textId="77777777" w:rsidR="00BD36A8" w:rsidRDefault="00BD36A8">
            <w:pPr>
              <w:jc w:val="center"/>
              <w:rPr>
                <w:ins w:id="1743" w:author="Karim Anaya-Izquierdo" w:date="2024-09-19T14:41:00Z" w16du:dateUtc="2024-09-19T13:41:00Z"/>
                <w:rFonts w:ascii="Calibri" w:hAnsi="Calibri" w:cs="Calibri"/>
                <w:color w:val="000000"/>
                <w:sz w:val="20"/>
                <w:szCs w:val="20"/>
              </w:rPr>
            </w:pPr>
            <w:ins w:id="1744" w:author="Karim Anaya-Izquierdo" w:date="2024-09-19T14:41:00Z" w16du:dateUtc="2024-09-19T13:41:00Z">
              <w:r>
                <w:rPr>
                  <w:rFonts w:ascii="Calibri" w:hAnsi="Calibri" w:cs="Calibri"/>
                  <w:color w:val="000000"/>
                  <w:sz w:val="20"/>
                  <w:szCs w:val="20"/>
                </w:rPr>
                <w:t>0.171</w:t>
              </w:r>
            </w:ins>
          </w:p>
        </w:tc>
        <w:tc>
          <w:tcPr>
            <w:tcW w:w="899" w:type="dxa"/>
            <w:tcBorders>
              <w:top w:val="nil"/>
              <w:left w:val="nil"/>
              <w:bottom w:val="single" w:sz="8" w:space="0" w:color="auto"/>
              <w:right w:val="nil"/>
            </w:tcBorders>
            <w:vAlign w:val="center"/>
            <w:hideMark/>
          </w:tcPr>
          <w:p w14:paraId="62557131" w14:textId="77777777" w:rsidR="00BD36A8" w:rsidRDefault="00BD36A8">
            <w:pPr>
              <w:jc w:val="center"/>
              <w:rPr>
                <w:ins w:id="1745" w:author="Karim Anaya-Izquierdo" w:date="2024-09-19T14:41:00Z" w16du:dateUtc="2024-09-19T13:41:00Z"/>
                <w:rFonts w:ascii="Calibri" w:hAnsi="Calibri" w:cs="Calibri"/>
                <w:color w:val="000000"/>
                <w:sz w:val="20"/>
                <w:szCs w:val="20"/>
              </w:rPr>
            </w:pPr>
            <w:ins w:id="1746" w:author="Karim Anaya-Izquierdo" w:date="2024-09-19T14:41:00Z" w16du:dateUtc="2024-09-19T13:41:00Z">
              <w:r>
                <w:rPr>
                  <w:rFonts w:ascii="Calibri" w:hAnsi="Calibri" w:cs="Calibri"/>
                  <w:color w:val="000000"/>
                  <w:sz w:val="20"/>
                  <w:szCs w:val="20"/>
                </w:rPr>
                <w:t>0.0187</w:t>
              </w:r>
            </w:ins>
          </w:p>
        </w:tc>
        <w:tc>
          <w:tcPr>
            <w:tcW w:w="898" w:type="dxa"/>
            <w:tcBorders>
              <w:top w:val="nil"/>
              <w:left w:val="nil"/>
              <w:bottom w:val="single" w:sz="8" w:space="0" w:color="auto"/>
              <w:right w:val="nil"/>
            </w:tcBorders>
            <w:vAlign w:val="center"/>
            <w:hideMark/>
          </w:tcPr>
          <w:p w14:paraId="02E45592" w14:textId="77777777" w:rsidR="00BD36A8" w:rsidRDefault="00BD36A8">
            <w:pPr>
              <w:jc w:val="center"/>
              <w:rPr>
                <w:ins w:id="1747" w:author="Karim Anaya-Izquierdo" w:date="2024-09-19T14:41:00Z" w16du:dateUtc="2024-09-19T13:41:00Z"/>
                <w:rFonts w:ascii="Calibri" w:hAnsi="Calibri" w:cs="Calibri"/>
                <w:color w:val="000000"/>
                <w:sz w:val="20"/>
                <w:szCs w:val="20"/>
              </w:rPr>
            </w:pPr>
            <w:ins w:id="1748" w:author="Karim Anaya-Izquierdo" w:date="2024-09-19T14:41:00Z" w16du:dateUtc="2024-09-19T13:41:00Z">
              <w:r>
                <w:rPr>
                  <w:rFonts w:ascii="Calibri" w:hAnsi="Calibri" w:cs="Calibri"/>
                  <w:color w:val="000000"/>
                  <w:sz w:val="20"/>
                  <w:szCs w:val="20"/>
                </w:rPr>
                <w:t>89%</w:t>
              </w:r>
            </w:ins>
          </w:p>
        </w:tc>
        <w:tc>
          <w:tcPr>
            <w:tcW w:w="36" w:type="dxa"/>
            <w:vAlign w:val="center"/>
            <w:hideMark/>
          </w:tcPr>
          <w:p w14:paraId="0CB383AE" w14:textId="77777777" w:rsidR="00BD36A8" w:rsidRDefault="00BD36A8">
            <w:pPr>
              <w:rPr>
                <w:ins w:id="1749" w:author="Karim Anaya-Izquierdo" w:date="2024-09-19T14:41:00Z" w16du:dateUtc="2024-09-19T13:41:00Z"/>
                <w:sz w:val="20"/>
                <w:szCs w:val="20"/>
              </w:rPr>
            </w:pPr>
          </w:p>
        </w:tc>
      </w:tr>
      <w:tr w:rsidR="00BD36A8" w14:paraId="701F8A9B" w14:textId="77777777" w:rsidTr="00BD36A8">
        <w:trPr>
          <w:trHeight w:val="340"/>
          <w:jc w:val="center"/>
          <w:ins w:id="1750" w:author="Karim Anaya-Izquierdo" w:date="2024-09-19T14:41:00Z"/>
          <w:trPrChange w:id="1751" w:author="Karim Anaya-Izquierdo" w:date="2024-09-19T14:41:00Z" w16du:dateUtc="2024-09-19T13:41:00Z">
            <w:trPr>
              <w:trHeight w:val="340"/>
            </w:trPr>
          </w:trPrChange>
        </w:trPr>
        <w:tc>
          <w:tcPr>
            <w:tcW w:w="740" w:type="dxa"/>
            <w:tcBorders>
              <w:top w:val="nil"/>
              <w:left w:val="nil"/>
              <w:bottom w:val="single" w:sz="8" w:space="0" w:color="auto"/>
              <w:right w:val="nil"/>
            </w:tcBorders>
            <w:noWrap/>
            <w:vAlign w:val="bottom"/>
            <w:hideMark/>
            <w:tcPrChange w:id="1752" w:author="Karim Anaya-Izquierdo" w:date="2024-09-19T14:41:00Z" w16du:dateUtc="2024-09-19T13:41:00Z">
              <w:tcPr>
                <w:tcW w:w="740" w:type="dxa"/>
                <w:tcBorders>
                  <w:top w:val="nil"/>
                  <w:left w:val="nil"/>
                  <w:bottom w:val="single" w:sz="8" w:space="0" w:color="auto"/>
                  <w:right w:val="nil"/>
                </w:tcBorders>
                <w:noWrap/>
                <w:vAlign w:val="bottom"/>
                <w:hideMark/>
              </w:tcPr>
            </w:tcPrChange>
          </w:tcPr>
          <w:p w14:paraId="77F689D7" w14:textId="77777777" w:rsidR="00BD36A8" w:rsidRDefault="00BD36A8">
            <w:pPr>
              <w:rPr>
                <w:ins w:id="1753" w:author="Karim Anaya-Izquierdo" w:date="2024-09-19T14:41:00Z" w16du:dateUtc="2024-09-19T13:41:00Z"/>
                <w:rFonts w:ascii="Aptos Narrow" w:hAnsi="Aptos Narrow"/>
                <w:color w:val="000000"/>
              </w:rPr>
            </w:pPr>
            <w:ins w:id="1754" w:author="Karim Anaya-Izquierdo" w:date="2024-09-19T14:41:00Z" w16du:dateUtc="2024-09-19T13:41:00Z">
              <w:r>
                <w:rPr>
                  <w:rFonts w:ascii="Aptos Narrow" w:hAnsi="Aptos Narrow"/>
                  <w:color w:val="000000"/>
                </w:rPr>
                <w:t> </w:t>
              </w:r>
            </w:ins>
          </w:p>
        </w:tc>
        <w:tc>
          <w:tcPr>
            <w:tcW w:w="993" w:type="dxa"/>
            <w:tcBorders>
              <w:top w:val="nil"/>
              <w:left w:val="nil"/>
              <w:bottom w:val="single" w:sz="8" w:space="0" w:color="auto"/>
              <w:right w:val="nil"/>
            </w:tcBorders>
            <w:vAlign w:val="center"/>
            <w:hideMark/>
            <w:tcPrChange w:id="1755" w:author="Karim Anaya-Izquierdo" w:date="2024-09-19T14:41:00Z" w16du:dateUtc="2024-09-19T13:41:00Z">
              <w:tcPr>
                <w:tcW w:w="993" w:type="dxa"/>
                <w:tcBorders>
                  <w:top w:val="nil"/>
                  <w:left w:val="nil"/>
                  <w:bottom w:val="single" w:sz="8" w:space="0" w:color="auto"/>
                  <w:right w:val="nil"/>
                </w:tcBorders>
                <w:vAlign w:val="center"/>
                <w:hideMark/>
              </w:tcPr>
            </w:tcPrChange>
          </w:tcPr>
          <w:p w14:paraId="4812F9C9" w14:textId="77777777" w:rsidR="00BD36A8" w:rsidRDefault="00BD36A8">
            <w:pPr>
              <w:jc w:val="center"/>
              <w:rPr>
                <w:ins w:id="1756" w:author="Karim Anaya-Izquierdo" w:date="2024-09-19T14:41:00Z" w16du:dateUtc="2024-09-19T13:41:00Z"/>
                <w:rFonts w:ascii="Calibri" w:hAnsi="Calibri" w:cs="Calibri"/>
                <w:color w:val="000000"/>
                <w:sz w:val="20"/>
                <w:szCs w:val="20"/>
              </w:rPr>
            </w:pPr>
            <w:ins w:id="1757" w:author="Karim Anaya-Izquierdo" w:date="2024-09-19T14:41:00Z" w16du:dateUtc="2024-09-19T13:41:00Z">
              <w:r>
                <w:rPr>
                  <w:rFonts w:ascii="Calibri" w:hAnsi="Calibri" w:cs="Calibri"/>
                  <w:color w:val="000000"/>
                  <w:sz w:val="20"/>
                  <w:szCs w:val="20"/>
                </w:rPr>
                <w:t>Average</w:t>
              </w:r>
            </w:ins>
          </w:p>
        </w:tc>
        <w:tc>
          <w:tcPr>
            <w:tcW w:w="995" w:type="dxa"/>
            <w:tcBorders>
              <w:top w:val="nil"/>
              <w:left w:val="single" w:sz="4" w:space="0" w:color="auto"/>
              <w:bottom w:val="single" w:sz="8" w:space="0" w:color="auto"/>
              <w:right w:val="nil"/>
            </w:tcBorders>
            <w:noWrap/>
            <w:vAlign w:val="bottom"/>
            <w:hideMark/>
            <w:tcPrChange w:id="1758" w:author="Karim Anaya-Izquierdo" w:date="2024-09-19T14:41:00Z" w16du:dateUtc="2024-09-19T13:41:00Z">
              <w:tcPr>
                <w:tcW w:w="995" w:type="dxa"/>
                <w:tcBorders>
                  <w:top w:val="nil"/>
                  <w:left w:val="single" w:sz="4" w:space="0" w:color="auto"/>
                  <w:bottom w:val="single" w:sz="8" w:space="0" w:color="auto"/>
                  <w:right w:val="nil"/>
                </w:tcBorders>
                <w:noWrap/>
                <w:vAlign w:val="bottom"/>
                <w:hideMark/>
              </w:tcPr>
            </w:tcPrChange>
          </w:tcPr>
          <w:p w14:paraId="1B057774" w14:textId="77777777" w:rsidR="00BD36A8" w:rsidRDefault="00BD36A8">
            <w:pPr>
              <w:rPr>
                <w:ins w:id="1759" w:author="Karim Anaya-Izquierdo" w:date="2024-09-19T14:41:00Z" w16du:dateUtc="2024-09-19T13:41:00Z"/>
                <w:rFonts w:ascii="Calibri" w:hAnsi="Calibri" w:cs="Calibri"/>
                <w:color w:val="000000"/>
                <w:sz w:val="20"/>
                <w:szCs w:val="20"/>
              </w:rPr>
            </w:pPr>
            <w:ins w:id="1760" w:author="Karim Anaya-Izquierdo" w:date="2024-09-19T14:41:00Z" w16du:dateUtc="2024-09-19T13:41:00Z">
              <w:r>
                <w:rPr>
                  <w:rFonts w:ascii="Calibri" w:hAnsi="Calibri" w:cs="Calibri"/>
                  <w:color w:val="000000"/>
                  <w:sz w:val="20"/>
                  <w:szCs w:val="20"/>
                </w:rPr>
                <w:t> </w:t>
              </w:r>
            </w:ins>
          </w:p>
        </w:tc>
        <w:tc>
          <w:tcPr>
            <w:tcW w:w="1052" w:type="dxa"/>
            <w:tcBorders>
              <w:top w:val="nil"/>
              <w:left w:val="nil"/>
              <w:bottom w:val="single" w:sz="8" w:space="0" w:color="auto"/>
              <w:right w:val="nil"/>
            </w:tcBorders>
            <w:noWrap/>
            <w:vAlign w:val="bottom"/>
            <w:hideMark/>
            <w:tcPrChange w:id="1761" w:author="Karim Anaya-Izquierdo" w:date="2024-09-19T14:41:00Z" w16du:dateUtc="2024-09-19T13:41:00Z">
              <w:tcPr>
                <w:tcW w:w="1052" w:type="dxa"/>
                <w:tcBorders>
                  <w:top w:val="nil"/>
                  <w:left w:val="nil"/>
                  <w:bottom w:val="single" w:sz="8" w:space="0" w:color="auto"/>
                  <w:right w:val="nil"/>
                </w:tcBorders>
                <w:noWrap/>
                <w:vAlign w:val="bottom"/>
                <w:hideMark/>
              </w:tcPr>
            </w:tcPrChange>
          </w:tcPr>
          <w:p w14:paraId="3BC4520A" w14:textId="77777777" w:rsidR="00BD36A8" w:rsidRDefault="00BD36A8">
            <w:pPr>
              <w:rPr>
                <w:ins w:id="1762" w:author="Karim Anaya-Izquierdo" w:date="2024-09-19T14:41:00Z" w16du:dateUtc="2024-09-19T13:41:00Z"/>
                <w:rFonts w:ascii="Calibri" w:hAnsi="Calibri" w:cs="Calibri"/>
                <w:color w:val="000000"/>
                <w:sz w:val="20"/>
                <w:szCs w:val="20"/>
              </w:rPr>
            </w:pPr>
            <w:ins w:id="1763" w:author="Karim Anaya-Izquierdo" w:date="2024-09-19T14:41:00Z" w16du:dateUtc="2024-09-19T13:41:00Z">
              <w:r>
                <w:rPr>
                  <w:rFonts w:ascii="Calibri" w:hAnsi="Calibri" w:cs="Calibri"/>
                  <w:color w:val="000000"/>
                  <w:sz w:val="20"/>
                  <w:szCs w:val="20"/>
                </w:rPr>
                <w:t> </w:t>
              </w:r>
            </w:ins>
          </w:p>
        </w:tc>
        <w:tc>
          <w:tcPr>
            <w:tcW w:w="1091" w:type="dxa"/>
            <w:tcBorders>
              <w:top w:val="nil"/>
              <w:left w:val="nil"/>
              <w:bottom w:val="single" w:sz="8" w:space="0" w:color="auto"/>
              <w:right w:val="single" w:sz="4" w:space="0" w:color="auto"/>
            </w:tcBorders>
            <w:vAlign w:val="center"/>
            <w:hideMark/>
            <w:tcPrChange w:id="1764" w:author="Karim Anaya-Izquierdo" w:date="2024-09-19T14:41:00Z" w16du:dateUtc="2024-09-19T13:41:00Z">
              <w:tcPr>
                <w:tcW w:w="1091" w:type="dxa"/>
                <w:tcBorders>
                  <w:top w:val="nil"/>
                  <w:left w:val="nil"/>
                  <w:bottom w:val="single" w:sz="8" w:space="0" w:color="auto"/>
                  <w:right w:val="single" w:sz="4" w:space="0" w:color="auto"/>
                </w:tcBorders>
                <w:vAlign w:val="center"/>
                <w:hideMark/>
              </w:tcPr>
            </w:tcPrChange>
          </w:tcPr>
          <w:p w14:paraId="758C2C9C" w14:textId="77777777" w:rsidR="00BD36A8" w:rsidRDefault="00BD36A8">
            <w:pPr>
              <w:jc w:val="center"/>
              <w:rPr>
                <w:ins w:id="1765" w:author="Karim Anaya-Izquierdo" w:date="2024-09-19T14:41:00Z" w16du:dateUtc="2024-09-19T13:41:00Z"/>
                <w:rFonts w:ascii="Calibri" w:hAnsi="Calibri" w:cs="Calibri"/>
                <w:color w:val="000000"/>
                <w:sz w:val="20"/>
                <w:szCs w:val="20"/>
              </w:rPr>
            </w:pPr>
            <w:ins w:id="1766" w:author="Karim Anaya-Izquierdo" w:date="2024-09-19T14:41:00Z" w16du:dateUtc="2024-09-19T13:41:00Z">
              <w:r>
                <w:rPr>
                  <w:rFonts w:ascii="Calibri" w:hAnsi="Calibri" w:cs="Calibri"/>
                  <w:color w:val="000000"/>
                  <w:sz w:val="20"/>
                  <w:szCs w:val="20"/>
                </w:rPr>
                <w:t>44%</w:t>
              </w:r>
            </w:ins>
          </w:p>
        </w:tc>
        <w:tc>
          <w:tcPr>
            <w:tcW w:w="956" w:type="dxa"/>
            <w:tcBorders>
              <w:top w:val="nil"/>
              <w:left w:val="nil"/>
              <w:bottom w:val="single" w:sz="8" w:space="0" w:color="auto"/>
              <w:right w:val="nil"/>
            </w:tcBorders>
            <w:noWrap/>
            <w:vAlign w:val="bottom"/>
            <w:hideMark/>
            <w:tcPrChange w:id="1767" w:author="Karim Anaya-Izquierdo" w:date="2024-09-19T14:41:00Z" w16du:dateUtc="2024-09-19T13:41:00Z">
              <w:tcPr>
                <w:tcW w:w="956" w:type="dxa"/>
                <w:tcBorders>
                  <w:top w:val="nil"/>
                  <w:left w:val="nil"/>
                  <w:bottom w:val="single" w:sz="8" w:space="0" w:color="auto"/>
                  <w:right w:val="nil"/>
                </w:tcBorders>
                <w:noWrap/>
                <w:vAlign w:val="bottom"/>
                <w:hideMark/>
              </w:tcPr>
            </w:tcPrChange>
          </w:tcPr>
          <w:p w14:paraId="1D985ADB" w14:textId="77777777" w:rsidR="00BD36A8" w:rsidRDefault="00BD36A8">
            <w:pPr>
              <w:rPr>
                <w:ins w:id="1768" w:author="Karim Anaya-Izquierdo" w:date="2024-09-19T14:41:00Z" w16du:dateUtc="2024-09-19T13:41:00Z"/>
                <w:rFonts w:ascii="Calibri" w:hAnsi="Calibri" w:cs="Calibri"/>
                <w:color w:val="000000"/>
                <w:sz w:val="20"/>
                <w:szCs w:val="20"/>
              </w:rPr>
            </w:pPr>
            <w:ins w:id="1769" w:author="Karim Anaya-Izquierdo" w:date="2024-09-19T14:41:00Z" w16du:dateUtc="2024-09-19T13:41:00Z">
              <w:r>
                <w:rPr>
                  <w:rFonts w:ascii="Calibri" w:hAnsi="Calibri" w:cs="Calibri"/>
                  <w:color w:val="000000"/>
                  <w:sz w:val="20"/>
                  <w:szCs w:val="20"/>
                </w:rPr>
                <w:t> </w:t>
              </w:r>
            </w:ins>
          </w:p>
        </w:tc>
        <w:tc>
          <w:tcPr>
            <w:tcW w:w="899" w:type="dxa"/>
            <w:tcBorders>
              <w:top w:val="nil"/>
              <w:left w:val="nil"/>
              <w:bottom w:val="single" w:sz="8" w:space="0" w:color="auto"/>
              <w:right w:val="nil"/>
            </w:tcBorders>
            <w:noWrap/>
            <w:vAlign w:val="bottom"/>
            <w:hideMark/>
            <w:tcPrChange w:id="1770" w:author="Karim Anaya-Izquierdo" w:date="2024-09-19T14:41:00Z" w16du:dateUtc="2024-09-19T13:41:00Z">
              <w:tcPr>
                <w:tcW w:w="899" w:type="dxa"/>
                <w:tcBorders>
                  <w:top w:val="nil"/>
                  <w:left w:val="nil"/>
                  <w:bottom w:val="single" w:sz="8" w:space="0" w:color="auto"/>
                  <w:right w:val="nil"/>
                </w:tcBorders>
                <w:noWrap/>
                <w:vAlign w:val="bottom"/>
                <w:hideMark/>
              </w:tcPr>
            </w:tcPrChange>
          </w:tcPr>
          <w:p w14:paraId="78E23289" w14:textId="77777777" w:rsidR="00BD36A8" w:rsidRDefault="00BD36A8">
            <w:pPr>
              <w:rPr>
                <w:ins w:id="1771" w:author="Karim Anaya-Izquierdo" w:date="2024-09-19T14:41:00Z" w16du:dateUtc="2024-09-19T13:41:00Z"/>
                <w:rFonts w:ascii="Calibri" w:hAnsi="Calibri" w:cs="Calibri"/>
                <w:color w:val="000000"/>
                <w:sz w:val="20"/>
                <w:szCs w:val="20"/>
              </w:rPr>
            </w:pPr>
            <w:ins w:id="1772" w:author="Karim Anaya-Izquierdo" w:date="2024-09-19T14:41:00Z" w16du:dateUtc="2024-09-19T13:41:00Z">
              <w:r>
                <w:rPr>
                  <w:rFonts w:ascii="Calibri" w:hAnsi="Calibri" w:cs="Calibri"/>
                  <w:color w:val="000000"/>
                  <w:sz w:val="20"/>
                  <w:szCs w:val="20"/>
                </w:rPr>
                <w:t> </w:t>
              </w:r>
            </w:ins>
          </w:p>
        </w:tc>
        <w:tc>
          <w:tcPr>
            <w:tcW w:w="898" w:type="dxa"/>
            <w:tcBorders>
              <w:top w:val="nil"/>
              <w:left w:val="nil"/>
              <w:bottom w:val="single" w:sz="8" w:space="0" w:color="auto"/>
              <w:right w:val="nil"/>
            </w:tcBorders>
            <w:vAlign w:val="center"/>
            <w:hideMark/>
            <w:tcPrChange w:id="1773" w:author="Karim Anaya-Izquierdo" w:date="2024-09-19T14:41:00Z" w16du:dateUtc="2024-09-19T13:41:00Z">
              <w:tcPr>
                <w:tcW w:w="898" w:type="dxa"/>
                <w:tcBorders>
                  <w:top w:val="nil"/>
                  <w:left w:val="nil"/>
                  <w:bottom w:val="single" w:sz="8" w:space="0" w:color="auto"/>
                  <w:right w:val="nil"/>
                </w:tcBorders>
                <w:vAlign w:val="center"/>
                <w:hideMark/>
              </w:tcPr>
            </w:tcPrChange>
          </w:tcPr>
          <w:p w14:paraId="18B9ADB4" w14:textId="77777777" w:rsidR="00BD36A8" w:rsidRDefault="00BD36A8">
            <w:pPr>
              <w:jc w:val="center"/>
              <w:rPr>
                <w:ins w:id="1774" w:author="Karim Anaya-Izquierdo" w:date="2024-09-19T14:41:00Z" w16du:dateUtc="2024-09-19T13:41:00Z"/>
                <w:rFonts w:ascii="Calibri" w:hAnsi="Calibri" w:cs="Calibri"/>
                <w:color w:val="000000"/>
                <w:sz w:val="20"/>
                <w:szCs w:val="20"/>
              </w:rPr>
            </w:pPr>
            <w:ins w:id="1775" w:author="Karim Anaya-Izquierdo" w:date="2024-09-19T14:41:00Z" w16du:dateUtc="2024-09-19T13:41:00Z">
              <w:r>
                <w:rPr>
                  <w:rFonts w:ascii="Calibri" w:hAnsi="Calibri" w:cs="Calibri"/>
                  <w:color w:val="000000"/>
                  <w:sz w:val="20"/>
                  <w:szCs w:val="20"/>
                </w:rPr>
                <w:t>92%</w:t>
              </w:r>
            </w:ins>
          </w:p>
        </w:tc>
        <w:tc>
          <w:tcPr>
            <w:tcW w:w="36" w:type="dxa"/>
            <w:vAlign w:val="center"/>
            <w:hideMark/>
            <w:tcPrChange w:id="1776" w:author="Karim Anaya-Izquierdo" w:date="2024-09-19T14:41:00Z" w16du:dateUtc="2024-09-19T13:41:00Z">
              <w:tcPr>
                <w:tcW w:w="36" w:type="dxa"/>
                <w:vAlign w:val="center"/>
                <w:hideMark/>
              </w:tcPr>
            </w:tcPrChange>
          </w:tcPr>
          <w:p w14:paraId="26499681" w14:textId="77777777" w:rsidR="00BD36A8" w:rsidRDefault="00BD36A8">
            <w:pPr>
              <w:rPr>
                <w:ins w:id="1777" w:author="Karim Anaya-Izquierdo" w:date="2024-09-19T14:41:00Z" w16du:dateUtc="2024-09-19T13:41:00Z"/>
                <w:sz w:val="20"/>
                <w:szCs w:val="20"/>
              </w:rPr>
            </w:pPr>
          </w:p>
        </w:tc>
      </w:tr>
    </w:tbl>
    <w:p w14:paraId="555C2747" w14:textId="4C993936" w:rsidR="009A7063" w:rsidRDefault="009A7063" w:rsidP="00DE6831"/>
    <w:p w14:paraId="224776E0" w14:textId="432D6C94" w:rsidR="00FF7CC7" w:rsidRDefault="00261293" w:rsidP="00261293">
      <w:r>
        <w:rPr>
          <w:noProof/>
        </w:rPr>
        <w:lastRenderedPageBreak/>
        <mc:AlternateContent>
          <mc:Choice Requires="wpc">
            <w:drawing>
              <wp:inline distT="0" distB="0" distL="0" distR="0" wp14:anchorId="33C0CDBA" wp14:editId="369DCE4C">
                <wp:extent cx="5486400" cy="7011231"/>
                <wp:effectExtent l="0" t="0" r="0" b="0"/>
                <wp:docPr id="722606694"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56221052" name="Text Box 1856221052"/>
                        <wps:cNvSpPr txBox="1"/>
                        <wps:spPr>
                          <a:xfrm>
                            <a:off x="136006" y="127008"/>
                            <a:ext cx="375718" cy="303324"/>
                          </a:xfrm>
                          <a:prstGeom prst="rect">
                            <a:avLst/>
                          </a:prstGeom>
                          <a:noFill/>
                          <a:ln w="6350">
                            <a:noFill/>
                          </a:ln>
                        </wps:spPr>
                        <wps:txbx>
                          <w:txbxContent>
                            <w:p w14:paraId="0E148CB9" w14:textId="26969206" w:rsidR="005A5524" w:rsidRDefault="005A5524" w:rsidP="005A5524">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1038518" name="Text Box 1"/>
                        <wps:cNvSpPr txBox="1"/>
                        <wps:spPr>
                          <a:xfrm>
                            <a:off x="132503" y="2444511"/>
                            <a:ext cx="375285" cy="302895"/>
                          </a:xfrm>
                          <a:prstGeom prst="rect">
                            <a:avLst/>
                          </a:prstGeom>
                          <a:noFill/>
                          <a:ln w="6350">
                            <a:noFill/>
                          </a:ln>
                        </wps:spPr>
                        <wps:txbx>
                          <w:txbxContent>
                            <w:p w14:paraId="343D0239" w14:textId="280A8FDB" w:rsidR="005A5524" w:rsidRDefault="005A5524" w:rsidP="005A5524">
                              <w:pPr>
                                <w:rPr>
                                  <w:rFonts w:eastAsia="DengXian"/>
                                  <w:szCs w:val="20"/>
                                </w:rPr>
                              </w:pPr>
                              <w:r>
                                <w:rPr>
                                  <w:rFonts w:eastAsia="DengXian"/>
                                  <w:szCs w:val="20"/>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68840419" name="Text Box 1"/>
                        <wps:cNvSpPr txBox="1"/>
                        <wps:spPr>
                          <a:xfrm>
                            <a:off x="140126" y="4752631"/>
                            <a:ext cx="375285" cy="302260"/>
                          </a:xfrm>
                          <a:prstGeom prst="rect">
                            <a:avLst/>
                          </a:prstGeom>
                          <a:noFill/>
                          <a:ln w="6350">
                            <a:noFill/>
                          </a:ln>
                        </wps:spPr>
                        <wps:txbx>
                          <w:txbxContent>
                            <w:p w14:paraId="70B8F75B" w14:textId="19647143" w:rsidR="00EE7413" w:rsidRDefault="00EE7413" w:rsidP="00EE7413">
                              <w:pPr>
                                <w:rPr>
                                  <w:rFonts w:eastAsia="DengXian"/>
                                  <w:szCs w:val="20"/>
                                </w:rPr>
                              </w:pPr>
                              <w:r>
                                <w:rPr>
                                  <w:rFonts w:eastAsia="DengXian"/>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95644889" name="Picture 595644889" descr="A comparison of a graph&#10;&#10;Description automatically generated with medium confidence"/>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515411" y="2185536"/>
                            <a:ext cx="4342554" cy="2171277"/>
                          </a:xfrm>
                          <a:prstGeom prst="rect">
                            <a:avLst/>
                          </a:prstGeom>
                        </pic:spPr>
                      </pic:pic>
                      <pic:pic xmlns:pic="http://schemas.openxmlformats.org/drawingml/2006/picture">
                        <pic:nvPicPr>
                          <pic:cNvPr id="740685296" name="Picture 740685296" descr="A graph showing the results of a comparison of shear extension&#10;&#10;Description automatically generated with medium confidence"/>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632941" y="4425495"/>
                            <a:ext cx="4225024" cy="1909461"/>
                          </a:xfrm>
                          <a:prstGeom prst="rect">
                            <a:avLst/>
                          </a:prstGeom>
                        </pic:spPr>
                      </pic:pic>
                      <pic:pic xmlns:pic="http://schemas.openxmlformats.org/drawingml/2006/picture">
                        <pic:nvPicPr>
                          <pic:cNvPr id="1831903992" name="Picture 1831903992" descr="A comparison of a comparison of a comparison of a comparison of a comparison of a comparison of a comparison of a comparison of a comparison of a comparison of a comparison of a comparison of a comparison of&#10;&#10;Description automatically generated"/>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507788" y="127008"/>
                            <a:ext cx="4307541" cy="1972098"/>
                          </a:xfrm>
                          <a:prstGeom prst="rect">
                            <a:avLst/>
                          </a:prstGeom>
                        </pic:spPr>
                      </pic:pic>
                    </wpc:wpc>
                  </a:graphicData>
                </a:graphic>
              </wp:inline>
            </w:drawing>
          </mc:Choice>
          <mc:Fallback>
            <w:pict>
              <v:group w14:anchorId="33C0CDBA" id="Canvas 1" o:spid="_x0000_s1035" editas="canvas" style="width:6in;height:552.05pt;mso-position-horizontal-relative:char;mso-position-vertical-relative:line" coordsize="54864,7011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H/9lQSwMECgAAAAAAAAAhAHHPv94KmAIACpgC&#13;&#10;ABUAAABkcnMvbWVkaWEvaW1hZ2UzLmpwZWf/2P/gABBKRklGAAEBAQEsASwAAP/bAEMACAYGBwYF&#13;&#10;CAcHBwkJCAoMFA0MCwsMGRITDxQdGh8eHRocHCAkLicgIiwjHBwoNyksMDE0NDQfJzk9ODI8LjM0&#13;&#10;Mv/bAEMBCQkJDAsMGA0NGDIhHCEyMjIyMjIyMjIyMjIyMjIyMjIyMjIyMjIyMjIyMjIyMjIyMjIy&#13;&#10;MjIyMjIyMjIyMjIyMv/AABEIBBoINA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8V8Sf8nQ+Gf+vH/2Weva&#13;&#10;q8V8Sf8AJ0Phn/rx/wDZZ6APaqKKKACiiigDxXw3/wAnQ+Jv+vH/ANlgr2qvFfDf/J0Pib/rx/8A&#13;&#10;ZYK9qoAKKKKACiiigDL1TSX1C+sLhZVQWsm8gjO7kH+lalYGvXdxb6rpEcMzoks2HVTww3L1/M1v&#13;&#10;0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">
                <v:shape id="_x0000_s1036" type="#_x0000_t75" style="position:absolute;width:54864;height:70110;visibility:visible;mso-wrap-style:square" filled="t">
                  <v:fill o:detectmouseclick="t"/>
                  <v:path o:connecttype="none"/>
                </v:shape>
                <v:shape id="Text Box 1856221052" o:spid="_x0000_s1037" type="#_x0000_t202" style="position:absolute;left:1360;top:1270;width:3757;height:30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" filled="f" stroked="f" strokeweight=".5pt">
                  <v:textbox>
                    <w:txbxContent>
                      <w:p w14:paraId="0E148CB9" w14:textId="26969206" w:rsidR="005A5524" w:rsidRDefault="005A5524" w:rsidP="005A5524">
                        <w:r>
                          <w:t>(a)</w:t>
                        </w:r>
                      </w:p>
                    </w:txbxContent>
                  </v:textbox>
                </v:shape>
                <v:shape id="_x0000_s1038" type="#_x0000_t202" style="position:absolute;left:1325;top:24445;width:3752;height:3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" filled="f" stroked="f" strokeweight=".5pt">
                  <v:textbox>
                    <w:txbxContent>
                      <w:p w14:paraId="343D0239" w14:textId="280A8FDB" w:rsidR="005A5524" w:rsidRDefault="005A5524" w:rsidP="005A5524">
                        <w:pPr>
                          <w:rPr>
                            <w:rFonts w:eastAsia="DengXian"/>
                            <w:szCs w:val="20"/>
                          </w:rPr>
                        </w:pPr>
                        <w:r>
                          <w:rPr>
                            <w:rFonts w:eastAsia="DengXian"/>
                            <w:szCs w:val="20"/>
                          </w:rPr>
                          <w:t>(b)</w:t>
                        </w:r>
                      </w:p>
                    </w:txbxContent>
                  </v:textbox>
                </v:shape>
                <v:shape id="_x0000_s1039" type="#_x0000_t202" style="position:absolute;left:1401;top:47526;width:3753;height:3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" filled="f" stroked="f" strokeweight=".5pt">
                  <v:textbox>
                    <w:txbxContent>
                      <w:p w14:paraId="70B8F75B" w14:textId="19647143" w:rsidR="00EE7413" w:rsidRDefault="00EE7413" w:rsidP="00EE7413">
                        <w:pPr>
                          <w:rPr>
                            <w:rFonts w:eastAsia="DengXian"/>
                            <w:szCs w:val="20"/>
                          </w:rPr>
                        </w:pPr>
                        <w:r>
                          <w:rPr>
                            <w:rFonts w:eastAsia="DengXian"/>
                            <w:szCs w:val="20"/>
                          </w:rPr>
                          <w:t>(c)</w:t>
                        </w:r>
                      </w:p>
                    </w:txbxContent>
                  </v:textbox>
                </v:shape>
                <v:shape id="Picture 595644889" o:spid="_x0000_s1040" type="#_x0000_t75" alt="A comparison of a graph&#10;&#10;Description automatically generated with medium confidence" style="position:absolute;left:5154;top:21855;width:43425;height:217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">
                  <v:imagedata r:id="rId41" o:title="A comparison of a graph&#10;&#10;Description automatically generated with medium confidence"/>
                </v:shape>
                <v:shape id="Picture 740685296" o:spid="_x0000_s1041" type="#_x0000_t75" alt="A graph showing the results of a comparison of shear extension&#10;&#10;Description automatically generated with medium confidence" style="position:absolute;left:6329;top:44254;width:42250;height:190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">
                  <v:imagedata r:id="rId42" o:title="A graph showing the results of a comparison of shear extension&#10;&#10;Description automatically generated with medium confidence"/>
                </v:shape>
                <v:shape id="Picture 1831903992" o:spid="_x0000_s1042" type="#_x0000_t75" alt="A comparison of a comparison of a comparison of a comparison of a comparison of a comparison of a comparison of a comparison of a comparison of a comparison of a comparison of a comparison of a comparison of&#10;&#10;Description automatically generated" style="position:absolute;left:5077;top:1270;width:43076;height:1972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">
                  <v:imagedata r:id="rId43" o:title="A comparison of a comparison of a comparison of a comparison of a comparison of a comparison of a comparison of a comparison of a comparison of a comparison of a comparison of a comparison of a comparison of&#10;&#10;Description automatically generated"/>
                </v:shape>
                <w10:anchorlock/>
              </v:group>
            </w:pict>
          </mc:Fallback>
        </mc:AlternateContent>
      </w:r>
    </w:p>
    <w:p w14:paraId="61E0334B" w14:textId="7EA90559" w:rsidR="000222EA" w:rsidRPr="000222EA" w:rsidRDefault="00FF7CC7" w:rsidP="00053242">
      <w:pPr>
        <w:pStyle w:val="Caption"/>
      </w:pPr>
      <w:bookmarkStart w:id="1778" w:name="_Ref152943551"/>
      <w:r>
        <w:t xml:space="preserve">Figure </w:t>
      </w:r>
      <w:fldSimple w:instr=" SEQ Figure \* ARABIC ">
        <w:ins w:id="1779" w:author="Tobias Laux" w:date="2024-09-09T14:37:00Z" w16du:dateUtc="2024-09-09T13:37:00Z">
          <w:r w:rsidR="00F14821">
            <w:rPr>
              <w:noProof/>
            </w:rPr>
            <w:t>16</w:t>
          </w:r>
        </w:ins>
        <w:del w:id="1780" w:author="Tobias Laux" w:date="2024-09-09T12:06:00Z" w16du:dateUtc="2024-09-09T11:06:00Z">
          <w:r w:rsidR="003A15B7" w:rsidDel="00154F33">
            <w:rPr>
              <w:noProof/>
            </w:rPr>
            <w:delText>14</w:delText>
          </w:r>
        </w:del>
      </w:fldSimple>
      <w:bookmarkEnd w:id="1778"/>
      <w:r>
        <w:t xml:space="preserve">. </w:t>
      </w:r>
      <w:r w:rsidR="00176589">
        <w:t xml:space="preserve">Leave-one-out prediction of load-extension curves with </w:t>
      </w:r>
      <w:r w:rsidR="00176589" w:rsidRPr="00083DB0">
        <w:t>basic Bayesian inference</w:t>
      </w:r>
      <w:r w:rsidR="00176589" w:rsidRPr="008B251E">
        <w:t xml:space="preserve"> </w:t>
      </w:r>
      <w:r w:rsidR="00176589" w:rsidRPr="00083DB0">
        <w:t>framework</w:t>
      </w:r>
      <w:r w:rsidR="00176589">
        <w:t xml:space="preserve"> and </w:t>
      </w:r>
      <w:r w:rsidR="00653704">
        <w:t xml:space="preserve">experimental </w:t>
      </w:r>
      <w:r w:rsidR="00176589">
        <w:t>data corresponding to</w:t>
      </w:r>
      <w:r w:rsidR="00FB4B36" w:rsidRPr="00FB4B36">
        <w:t xml:space="preserve"> </w:t>
      </w:r>
      <w:r w:rsidR="00FB4B36">
        <w:t>(a)</w:t>
      </w:r>
      <w:r w:rsidR="001D5570">
        <w:t xml:space="preserve"> </w:t>
      </w:r>
      <m:oMath>
        <m:r>
          <w:rPr>
            <w:rFonts w:ascii="Cambria Math" w:hAnsi="Cambria Math"/>
          </w:rPr>
          <m:t>α=</m:t>
        </m:r>
        <m:sSup>
          <m:sSupPr>
            <m:ctrlPr>
              <w:rPr>
                <w:rFonts w:ascii="Cambria Math" w:hAnsi="Cambria Math"/>
                <w:i/>
              </w:rPr>
            </m:ctrlPr>
          </m:sSupPr>
          <m:e>
            <m:r>
              <w:rPr>
                <w:rFonts w:ascii="Cambria Math" w:hAnsi="Cambria Math"/>
              </w:rPr>
              <m:t>90</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135</m:t>
            </m:r>
          </m:e>
          <m:sup>
            <m:r>
              <w:rPr>
                <w:rFonts w:ascii="Cambria Math" w:hAnsi="Cambria Math"/>
              </w:rPr>
              <m:t>∘</m:t>
            </m:r>
          </m:sup>
        </m:sSup>
      </m:oMath>
      <w:r w:rsidR="00FB4B36">
        <w:t xml:space="preserve">, (b) </w:t>
      </w:r>
      <m:oMath>
        <m:r>
          <w:rPr>
            <w:rFonts w:ascii="Cambria Math" w:hAnsi="Cambria Math"/>
          </w:rPr>
          <m:t>α=</m:t>
        </m:r>
        <m:sSup>
          <m:sSupPr>
            <m:ctrlPr>
              <w:rPr>
                <w:rFonts w:ascii="Cambria Math" w:hAnsi="Cambria Math"/>
                <w:i/>
              </w:rPr>
            </m:ctrlPr>
          </m:sSupPr>
          <m:e>
            <m:r>
              <w:rPr>
                <w:rFonts w:ascii="Cambria Math" w:hAnsi="Cambria Math"/>
              </w:rPr>
              <m:t>45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135</m:t>
            </m:r>
          </m:e>
          <m:sup>
            <m:r>
              <w:rPr>
                <w:rFonts w:ascii="Cambria Math" w:hAnsi="Cambria Math"/>
              </w:rPr>
              <m:t>∘</m:t>
            </m:r>
          </m:sup>
        </m:sSup>
      </m:oMath>
      <w:r w:rsidR="00FB4B36">
        <w:t>, (c)</w:t>
      </w:r>
      <w:r w:rsidR="00176589">
        <w:t xml:space="preserve"> </w:t>
      </w:r>
      <m:oMath>
        <m:r>
          <w:rPr>
            <w:rFonts w:ascii="Cambria Math" w:hAnsi="Cambria Math"/>
          </w:rPr>
          <m:t>α=</m:t>
        </m:r>
        <m:sSup>
          <m:sSupPr>
            <m:ctrlPr>
              <w:rPr>
                <w:rFonts w:ascii="Cambria Math" w:hAnsi="Cambria Math"/>
                <w:i/>
              </w:rPr>
            </m:ctrlPr>
          </m:sSupPr>
          <m:e>
            <m:r>
              <w:rPr>
                <w:rFonts w:ascii="Cambria Math" w:hAnsi="Cambria Math"/>
              </w:rPr>
              <m:t>45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90</m:t>
            </m:r>
          </m:e>
          <m:sup>
            <m:r>
              <w:rPr>
                <w:rFonts w:ascii="Cambria Math" w:hAnsi="Cambria Math"/>
              </w:rPr>
              <m:t>∘</m:t>
            </m:r>
          </m:sup>
        </m:sSup>
      </m:oMath>
      <w:r w:rsidR="00176589">
        <w:t>.</w:t>
      </w:r>
    </w:p>
    <w:p w14:paraId="375988D7" w14:textId="0F99B9A8" w:rsidR="009D285E" w:rsidRDefault="0073160F" w:rsidP="00721EA0">
      <w:pPr>
        <w:pStyle w:val="subsubsection"/>
      </w:pPr>
      <w:r>
        <w:t>Leave-one-out p</w:t>
      </w:r>
      <w:r w:rsidR="00083DB0">
        <w:t xml:space="preserve">rediction with </w:t>
      </w:r>
      <w:r w:rsidR="00A3042B">
        <w:t xml:space="preserve">latent bias </w:t>
      </w:r>
      <w:del w:id="1781" w:author="Karim Anaya-Izquierdo" w:date="2024-09-19T16:18:00Z" w16du:dateUtc="2024-09-19T15:18:00Z">
        <w:r w:rsidR="00083DB0" w:rsidDel="009E68F1">
          <w:delText xml:space="preserve"> </w:delText>
        </w:r>
      </w:del>
      <m:oMath>
        <m:sSub>
          <m:sSubPr>
            <m:ctrlPr>
              <w:del w:id="1782" w:author="Karim Anaya-Izquierdo" w:date="2024-09-19T16:18:00Z" w16du:dateUtc="2024-09-19T15:18:00Z">
                <w:rPr>
                  <w:rFonts w:ascii="Cambria Math" w:hAnsi="Cambria Math"/>
                </w:rPr>
              </w:del>
            </m:ctrlPr>
          </m:sSubPr>
          <m:e>
            <m:r>
              <w:del w:id="1783" w:author="Karim Anaya-Izquierdo" w:date="2024-09-19T16:18:00Z" w16du:dateUtc="2024-09-19T15:18:00Z">
                <w:rPr>
                  <w:rFonts w:ascii="Cambria Math" w:hAnsi="Cambria Math"/>
                </w:rPr>
                <m:t>b</m:t>
              </w:del>
            </m:r>
          </m:e>
          <m:sub>
            <m:sSub>
              <m:sSubPr>
                <m:ctrlPr>
                  <w:del w:id="1784" w:author="Karim Anaya-Izquierdo" w:date="2024-09-19T16:18:00Z" w16du:dateUtc="2024-09-19T15:18:00Z">
                    <w:rPr>
                      <w:rFonts w:ascii="Cambria Math" w:hAnsi="Cambria Math"/>
                    </w:rPr>
                  </w:del>
                </m:ctrlPr>
              </m:sSubPr>
              <m:e>
                <m:r>
                  <w:del w:id="1785" w:author="Karim Anaya-Izquierdo" w:date="2024-09-19T16:18:00Z" w16du:dateUtc="2024-09-19T15:18:00Z">
                    <w:rPr>
                      <w:rFonts w:ascii="Cambria Math" w:hAnsi="Cambria Math"/>
                    </w:rPr>
                    <m:t>E</m:t>
                  </w:del>
                </m:r>
              </m:e>
              <m:sub>
                <m:r>
                  <w:del w:id="1786" w:author="Karim Anaya-Izquierdo" w:date="2024-09-19T16:18:00Z" w16du:dateUtc="2024-09-19T15:18:00Z">
                    <w:rPr>
                      <w:rFonts w:ascii="Cambria Math" w:hAnsi="Cambria Math"/>
                    </w:rPr>
                    <m:t>1</m:t>
                  </w:del>
                </m:r>
              </m:sub>
            </m:sSub>
          </m:sub>
        </m:sSub>
      </m:oMath>
    </w:p>
    <w:p w14:paraId="021DB752" w14:textId="4F0D3CC6" w:rsidR="00904C20" w:rsidRDefault="00F44FF5" w:rsidP="002F6554">
      <w:pPr>
        <w:rPr>
          <w:iCs/>
        </w:rPr>
      </w:pPr>
      <w:del w:id="1787" w:author="Karim Anaya-Izquierdo" w:date="2024-09-19T13:24:00Z" w16du:dateUtc="2024-09-19T12:24:00Z">
        <w:r w:rsidDel="00DB6A2D">
          <w:delText xml:space="preserve">Here, the leave-one-out prediction </w:delText>
        </w:r>
        <w:r w:rsidR="0074263E" w:rsidDel="00DB6A2D">
          <w:delText xml:space="preserve">is obtained </w:delText>
        </w:r>
        <w:r w:rsidDel="00DB6A2D">
          <w:delText xml:space="preserve">with </w:delText>
        </w:r>
        <w:r w:rsidR="00A3042B" w:rsidDel="00DB6A2D">
          <w:delText xml:space="preserve">latent bias </w:delText>
        </w:r>
      </w:del>
      <m:oMath>
        <m:sSub>
          <m:sSubPr>
            <m:ctrlPr>
              <w:del w:id="1788" w:author="Karim Anaya-Izquierdo" w:date="2024-09-19T13:24:00Z" w16du:dateUtc="2024-09-19T12:24:00Z">
                <w:rPr>
                  <w:rFonts w:ascii="Cambria Math" w:hAnsi="Cambria Math"/>
                  <w:i/>
                  <w:iCs/>
                </w:rPr>
              </w:del>
            </m:ctrlPr>
          </m:sSubPr>
          <m:e>
            <m:r>
              <w:del w:id="1789" w:author="Karim Anaya-Izquierdo" w:date="2024-09-19T13:24:00Z" w16du:dateUtc="2024-09-19T12:24:00Z">
                <w:rPr>
                  <w:rFonts w:ascii="Cambria Math" w:hAnsi="Cambria Math"/>
                </w:rPr>
                <m:t>b</m:t>
              </w:del>
            </m:r>
          </m:e>
          <m:sub>
            <m:sSub>
              <m:sSubPr>
                <m:ctrlPr>
                  <w:del w:id="1790" w:author="Karim Anaya-Izquierdo" w:date="2024-09-19T13:24:00Z" w16du:dateUtc="2024-09-19T12:24:00Z">
                    <w:rPr>
                      <w:rFonts w:ascii="Cambria Math" w:hAnsi="Cambria Math"/>
                      <w:i/>
                      <w:iCs/>
                    </w:rPr>
                  </w:del>
                </m:ctrlPr>
              </m:sSubPr>
              <m:e>
                <m:r>
                  <w:del w:id="1791" w:author="Karim Anaya-Izquierdo" w:date="2024-09-19T13:24:00Z" w16du:dateUtc="2024-09-19T12:24:00Z">
                    <w:rPr>
                      <w:rFonts w:ascii="Cambria Math" w:hAnsi="Cambria Math"/>
                    </w:rPr>
                    <m:t>E</m:t>
                  </w:del>
                </m:r>
              </m:e>
              <m:sub>
                <m:r>
                  <w:del w:id="1792" w:author="Karim Anaya-Izquierdo" w:date="2024-09-19T13:24:00Z" w16du:dateUtc="2024-09-19T12:24:00Z">
                    <w:rPr>
                      <w:rFonts w:ascii="Cambria Math" w:hAnsi="Cambria Math"/>
                    </w:rPr>
                    <m:t>1</m:t>
                  </w:del>
                </m:r>
              </m:sub>
            </m:sSub>
          </m:sub>
        </m:sSub>
      </m:oMath>
      <w:del w:id="1793" w:author="Karim Anaya-Izquierdo" w:date="2024-09-19T13:24:00Z" w16du:dateUtc="2024-09-19T12:24:00Z">
        <w:r w:rsidR="00AA360B" w:rsidDel="00DB6A2D">
          <w:rPr>
            <w:iCs/>
          </w:rPr>
          <w:delText>.</w:delText>
        </w:r>
        <w:r w:rsidR="0074263E" w:rsidDel="00DB6A2D">
          <w:rPr>
            <w:iCs/>
          </w:rPr>
          <w:delText xml:space="preserve"> </w:delText>
        </w:r>
      </w:del>
      <w:r w:rsidR="0074263E">
        <w:rPr>
          <w:iCs/>
        </w:rPr>
        <w:t>The</w:t>
      </w:r>
      <w:ins w:id="1794" w:author="Karim Anaya-Izquierdo" w:date="2024-09-19T13:24:00Z" w16du:dateUtc="2024-09-19T12:24:00Z">
        <w:r w:rsidR="00DB6A2D">
          <w:rPr>
            <w:iCs/>
          </w:rPr>
          <w:t xml:space="preserve"> leave-one-out</w:t>
        </w:r>
      </w:ins>
      <w:r w:rsidR="0074263E">
        <w:rPr>
          <w:iCs/>
        </w:rPr>
        <w:t xml:space="preserve"> predictions</w:t>
      </w:r>
      <w:ins w:id="1795" w:author="Karim Anaya-Izquierdo" w:date="2024-09-19T16:04:00Z" w16du:dateUtc="2024-09-19T15:04:00Z">
        <w:r w:rsidR="003C1E90">
          <w:rPr>
            <w:iCs/>
          </w:rPr>
          <w:t xml:space="preserve"> </w:t>
        </w:r>
        <w:r w:rsidR="003C1E90">
          <w:t xml:space="preserve">with latent bias  </w:t>
        </w:r>
      </w:ins>
      <m:oMath>
        <m:sSub>
          <m:sSubPr>
            <m:ctrlPr>
              <w:ins w:id="1796" w:author="Karim Anaya-Izquierdo" w:date="2024-09-19T16:04:00Z" w16du:dateUtc="2024-09-19T15:04:00Z">
                <w:rPr>
                  <w:rFonts w:ascii="Cambria Math" w:hAnsi="Cambria Math"/>
                </w:rPr>
              </w:ins>
            </m:ctrlPr>
          </m:sSubPr>
          <m:e>
            <m:r>
              <w:ins w:id="1797" w:author="Karim Anaya-Izquierdo" w:date="2024-09-19T16:04:00Z" w16du:dateUtc="2024-09-19T15:04:00Z">
                <w:rPr>
                  <w:rFonts w:ascii="Cambria Math" w:hAnsi="Cambria Math"/>
                </w:rPr>
                <m:t>b</m:t>
              </w:ins>
            </m:r>
          </m:e>
          <m:sub>
            <m:sSub>
              <m:sSubPr>
                <m:ctrlPr>
                  <w:ins w:id="1798" w:author="Karim Anaya-Izquierdo" w:date="2024-09-19T16:04:00Z" w16du:dateUtc="2024-09-19T15:04:00Z">
                    <w:rPr>
                      <w:rFonts w:ascii="Cambria Math" w:hAnsi="Cambria Math"/>
                    </w:rPr>
                  </w:ins>
                </m:ctrlPr>
              </m:sSubPr>
              <m:e>
                <m:r>
                  <w:ins w:id="1799" w:author="Karim Anaya-Izquierdo" w:date="2024-09-19T16:04:00Z" w16du:dateUtc="2024-09-19T15:04:00Z">
                    <w:rPr>
                      <w:rFonts w:ascii="Cambria Math" w:hAnsi="Cambria Math"/>
                    </w:rPr>
                    <m:t>E</m:t>
                  </w:ins>
                </m:r>
              </m:e>
              <m:sub>
                <m:r>
                  <w:ins w:id="1800" w:author="Karim Anaya-Izquierdo" w:date="2024-09-19T16:04:00Z" w16du:dateUtc="2024-09-19T15:04:00Z">
                    <w:rPr>
                      <w:rFonts w:ascii="Cambria Math" w:hAnsi="Cambria Math"/>
                    </w:rPr>
                    <m:t>1</m:t>
                  </w:ins>
                </m:r>
              </m:sub>
            </m:sSub>
          </m:sub>
        </m:sSub>
      </m:oMath>
      <w:r w:rsidR="0074263E">
        <w:rPr>
          <w:iCs/>
        </w:rPr>
        <w:t xml:space="preserve"> </w:t>
      </w:r>
      <w:del w:id="1801" w:author="Karim Anaya-Izquierdo" w:date="2024-09-19T15:17:00Z" w16du:dateUtc="2024-09-19T14:17:00Z">
        <w:r w:rsidR="0074263E" w:rsidDel="0076454D">
          <w:rPr>
            <w:iCs/>
          </w:rPr>
          <w:delText xml:space="preserve">based on data combinations </w:delText>
        </w:r>
      </w:del>
      <w:ins w:id="1802" w:author="Tobias Laux" w:date="2024-09-09T22:52:00Z" w16du:dateUtc="2024-09-09T21:52:00Z">
        <w:del w:id="1803" w:author="Karim Anaya-Izquierdo" w:date="2024-09-19T15:17:00Z" w16du:dateUtc="2024-09-19T14:17:00Z">
          <w:r w:rsidR="00C00824" w:rsidDel="0076454D">
            <w:rPr>
              <w:iCs/>
            </w:rPr>
            <w:delText xml:space="preserve">1 – 3 </w:delText>
          </w:r>
        </w:del>
      </w:ins>
      <w:del w:id="1804" w:author="Tobias Laux" w:date="2024-09-09T22:52:00Z" w16du:dateUtc="2024-09-09T21:52:00Z">
        <w:r w:rsidR="00784A5B" w:rsidDel="00C00824">
          <w:delText xml:space="preserve">1) </w:delText>
        </w:r>
      </w:del>
      <m:oMath>
        <m:r>
          <w:del w:id="1805" w:author="Tobias Laux" w:date="2024-09-09T22:52:00Z" w16du:dateUtc="2024-09-09T21:52:00Z">
            <w:rPr>
              <w:rFonts w:ascii="Cambria Math" w:hAnsi="Cambria Math"/>
            </w:rPr>
            <m:t>α=</m:t>
          </w:del>
        </m:r>
        <m:sSup>
          <m:sSupPr>
            <m:ctrlPr>
              <w:del w:id="1806" w:author="Tobias Laux" w:date="2024-09-09T22:52:00Z" w16du:dateUtc="2024-09-09T21:52:00Z">
                <w:rPr>
                  <w:rFonts w:ascii="Cambria Math" w:hAnsi="Cambria Math"/>
                  <w:i/>
                </w:rPr>
              </w:del>
            </m:ctrlPr>
          </m:sSupPr>
          <m:e>
            <m:r>
              <w:del w:id="1807" w:author="Tobias Laux" w:date="2024-09-09T22:52:00Z" w16du:dateUtc="2024-09-09T21:52:00Z">
                <w:rPr>
                  <w:rFonts w:ascii="Cambria Math" w:hAnsi="Cambria Math"/>
                </w:rPr>
                <m:t>90</m:t>
              </w:del>
            </m:r>
          </m:e>
          <m:sup>
            <m:r>
              <w:del w:id="1808" w:author="Tobias Laux" w:date="2024-09-09T22:52:00Z" w16du:dateUtc="2024-09-09T21:52:00Z">
                <w:rPr>
                  <w:rFonts w:ascii="Cambria Math" w:hAnsi="Cambria Math"/>
                </w:rPr>
                <m:t>∘</m:t>
              </w:del>
            </m:r>
          </m:sup>
        </m:sSup>
        <m:r>
          <w:del w:id="1809" w:author="Tobias Laux" w:date="2024-09-09T22:52:00Z" w16du:dateUtc="2024-09-09T21:52:00Z">
            <w:rPr>
              <w:rFonts w:ascii="Cambria Math" w:hAnsi="Cambria Math"/>
            </w:rPr>
            <m:t xml:space="preserve">, </m:t>
          </w:del>
        </m:r>
        <m:sSup>
          <m:sSupPr>
            <m:ctrlPr>
              <w:del w:id="1810" w:author="Tobias Laux" w:date="2024-09-09T22:52:00Z" w16du:dateUtc="2024-09-09T21:52:00Z">
                <w:rPr>
                  <w:rFonts w:ascii="Cambria Math" w:hAnsi="Cambria Math"/>
                  <w:i/>
                </w:rPr>
              </w:del>
            </m:ctrlPr>
          </m:sSupPr>
          <m:e>
            <m:r>
              <w:del w:id="1811" w:author="Tobias Laux" w:date="2024-09-09T22:52:00Z" w16du:dateUtc="2024-09-09T21:52:00Z">
                <w:rPr>
                  <w:rFonts w:ascii="Cambria Math" w:hAnsi="Cambria Math"/>
                </w:rPr>
                <m:t>135</m:t>
              </w:del>
            </m:r>
          </m:e>
          <m:sup>
            <m:r>
              <w:del w:id="1812" w:author="Tobias Laux" w:date="2024-09-09T22:52:00Z" w16du:dateUtc="2024-09-09T21:52:00Z">
                <w:rPr>
                  <w:rFonts w:ascii="Cambria Math" w:hAnsi="Cambria Math"/>
                </w:rPr>
                <m:t>∘</m:t>
              </w:del>
            </m:r>
          </m:sup>
        </m:sSup>
      </m:oMath>
      <w:del w:id="1813" w:author="Tobias Laux" w:date="2024-09-09T22:52:00Z" w16du:dateUtc="2024-09-09T21:52:00Z">
        <w:r w:rsidR="00784A5B" w:rsidDel="00C00824">
          <w:delText xml:space="preserve">, 2) </w:delText>
        </w:r>
      </w:del>
      <m:oMath>
        <m:r>
          <w:del w:id="1814" w:author="Tobias Laux" w:date="2024-09-09T22:52:00Z" w16du:dateUtc="2024-09-09T21:52:00Z">
            <w:rPr>
              <w:rFonts w:ascii="Cambria Math" w:hAnsi="Cambria Math"/>
            </w:rPr>
            <m:t>α=</m:t>
          </w:del>
        </m:r>
        <m:sSup>
          <m:sSupPr>
            <m:ctrlPr>
              <w:del w:id="1815" w:author="Tobias Laux" w:date="2024-09-09T22:52:00Z" w16du:dateUtc="2024-09-09T21:52:00Z">
                <w:rPr>
                  <w:rFonts w:ascii="Cambria Math" w:hAnsi="Cambria Math"/>
                  <w:i/>
                </w:rPr>
              </w:del>
            </m:ctrlPr>
          </m:sSupPr>
          <m:e>
            <m:r>
              <w:del w:id="1816" w:author="Tobias Laux" w:date="2024-09-09T22:52:00Z" w16du:dateUtc="2024-09-09T21:52:00Z">
                <w:rPr>
                  <w:rFonts w:ascii="Cambria Math" w:hAnsi="Cambria Math"/>
                </w:rPr>
                <m:t>45</m:t>
              </w:del>
            </m:r>
          </m:e>
          <m:sup>
            <m:r>
              <w:del w:id="1817" w:author="Tobias Laux" w:date="2024-09-09T22:52:00Z" w16du:dateUtc="2024-09-09T21:52:00Z">
                <w:rPr>
                  <w:rFonts w:ascii="Cambria Math" w:hAnsi="Cambria Math"/>
                </w:rPr>
                <m:t>∘</m:t>
              </w:del>
            </m:r>
          </m:sup>
        </m:sSup>
        <m:r>
          <w:del w:id="1818" w:author="Tobias Laux" w:date="2024-09-09T22:52:00Z" w16du:dateUtc="2024-09-09T21:52:00Z">
            <w:rPr>
              <w:rFonts w:ascii="Cambria Math" w:hAnsi="Cambria Math"/>
            </w:rPr>
            <m:t xml:space="preserve">, </m:t>
          </w:del>
        </m:r>
        <m:sSup>
          <m:sSupPr>
            <m:ctrlPr>
              <w:del w:id="1819" w:author="Tobias Laux" w:date="2024-09-09T22:52:00Z" w16du:dateUtc="2024-09-09T21:52:00Z">
                <w:rPr>
                  <w:rFonts w:ascii="Cambria Math" w:hAnsi="Cambria Math"/>
                  <w:i/>
                </w:rPr>
              </w:del>
            </m:ctrlPr>
          </m:sSupPr>
          <m:e>
            <m:r>
              <w:del w:id="1820" w:author="Tobias Laux" w:date="2024-09-09T22:52:00Z" w16du:dateUtc="2024-09-09T21:52:00Z">
                <w:rPr>
                  <w:rFonts w:ascii="Cambria Math" w:hAnsi="Cambria Math"/>
                </w:rPr>
                <m:t>135</m:t>
              </w:del>
            </m:r>
          </m:e>
          <m:sup>
            <m:r>
              <w:del w:id="1821" w:author="Tobias Laux" w:date="2024-09-09T22:52:00Z" w16du:dateUtc="2024-09-09T21:52:00Z">
                <w:rPr>
                  <w:rFonts w:ascii="Cambria Math" w:hAnsi="Cambria Math"/>
                </w:rPr>
                <m:t>∘</m:t>
              </w:del>
            </m:r>
          </m:sup>
        </m:sSup>
      </m:oMath>
      <w:del w:id="1822" w:author="Tobias Laux" w:date="2024-09-09T22:52:00Z" w16du:dateUtc="2024-09-09T21:52:00Z">
        <w:r w:rsidR="00784A5B" w:rsidDel="00C00824">
          <w:delText xml:space="preserve"> and 3) </w:delText>
        </w:r>
      </w:del>
      <m:oMath>
        <m:r>
          <w:del w:id="1823" w:author="Tobias Laux" w:date="2024-09-09T22:52:00Z" w16du:dateUtc="2024-09-09T21:52:00Z">
            <w:rPr>
              <w:rFonts w:ascii="Cambria Math" w:hAnsi="Cambria Math"/>
            </w:rPr>
            <m:t>α=</m:t>
          </w:del>
        </m:r>
        <m:sSup>
          <m:sSupPr>
            <m:ctrlPr>
              <w:del w:id="1824" w:author="Tobias Laux" w:date="2024-09-09T22:52:00Z" w16du:dateUtc="2024-09-09T21:52:00Z">
                <w:rPr>
                  <w:rFonts w:ascii="Cambria Math" w:hAnsi="Cambria Math"/>
                  <w:i/>
                </w:rPr>
              </w:del>
            </m:ctrlPr>
          </m:sSupPr>
          <m:e>
            <m:r>
              <w:del w:id="1825" w:author="Tobias Laux" w:date="2024-09-09T22:52:00Z" w16du:dateUtc="2024-09-09T21:52:00Z">
                <w:rPr>
                  <w:rFonts w:ascii="Cambria Math" w:hAnsi="Cambria Math"/>
                </w:rPr>
                <m:t>45</m:t>
              </w:del>
            </m:r>
          </m:e>
          <m:sup>
            <m:r>
              <w:del w:id="1826" w:author="Tobias Laux" w:date="2024-09-09T22:52:00Z" w16du:dateUtc="2024-09-09T21:52:00Z">
                <w:rPr>
                  <w:rFonts w:ascii="Cambria Math" w:hAnsi="Cambria Math"/>
                </w:rPr>
                <m:t>∘</m:t>
              </w:del>
            </m:r>
          </m:sup>
        </m:sSup>
        <m:r>
          <w:del w:id="1827" w:author="Tobias Laux" w:date="2024-09-09T22:52:00Z" w16du:dateUtc="2024-09-09T21:52:00Z">
            <w:rPr>
              <w:rFonts w:ascii="Cambria Math" w:hAnsi="Cambria Math"/>
            </w:rPr>
            <m:t xml:space="preserve">, </m:t>
          </w:del>
        </m:r>
        <m:sSup>
          <m:sSupPr>
            <m:ctrlPr>
              <w:del w:id="1828" w:author="Tobias Laux" w:date="2024-09-09T22:52:00Z" w16du:dateUtc="2024-09-09T21:52:00Z">
                <w:rPr>
                  <w:rFonts w:ascii="Cambria Math" w:hAnsi="Cambria Math"/>
                  <w:i/>
                </w:rPr>
              </w:del>
            </m:ctrlPr>
          </m:sSupPr>
          <m:e>
            <m:r>
              <w:del w:id="1829" w:author="Tobias Laux" w:date="2024-09-09T22:52:00Z" w16du:dateUtc="2024-09-09T21:52:00Z">
                <w:rPr>
                  <w:rFonts w:ascii="Cambria Math" w:hAnsi="Cambria Math"/>
                </w:rPr>
                <m:t>90</m:t>
              </w:del>
            </m:r>
          </m:e>
          <m:sup>
            <m:r>
              <w:del w:id="1830" w:author="Tobias Laux" w:date="2024-09-09T22:52:00Z" w16du:dateUtc="2024-09-09T21:52:00Z">
                <w:rPr>
                  <w:rFonts w:ascii="Cambria Math" w:hAnsi="Cambria Math"/>
                </w:rPr>
                <m:t>∘</m:t>
              </w:del>
            </m:r>
          </m:sup>
        </m:sSup>
      </m:oMath>
      <w:del w:id="1831" w:author="Tobias Laux" w:date="2024-09-09T22:52:00Z" w16du:dateUtc="2024-09-09T21:52:00Z">
        <w:r w:rsidR="00151B8B" w:rsidDel="00C00824">
          <w:delText xml:space="preserve"> </w:delText>
        </w:r>
      </w:del>
      <w:r w:rsidR="00784A5B">
        <w:t>are shown in</w:t>
      </w:r>
      <w:ins w:id="1832" w:author="Karim Anaya-Izquierdo" w:date="2024-09-19T15:17:00Z" w16du:dateUtc="2024-09-19T14:17:00Z">
        <w:r w:rsidR="0076454D">
          <w:t xml:space="preserve"> Figure</w:t>
        </w:r>
      </w:ins>
      <w:ins w:id="1833" w:author="Karim Anaya-Izquierdo" w:date="2024-09-19T15:18:00Z" w16du:dateUtc="2024-09-19T14:18:00Z">
        <w:r w:rsidR="00126569">
          <w:t xml:space="preserve"> 17</w:t>
        </w:r>
      </w:ins>
      <w:ins w:id="1834" w:author="Karim Anaya-Izquierdo" w:date="2024-09-19T15:17:00Z" w16du:dateUtc="2024-09-19T14:17:00Z">
        <w:r w:rsidR="0076454D">
          <w:t xml:space="preserve"> </w:t>
        </w:r>
      </w:ins>
      <w:ins w:id="1835" w:author="Janice Barton" w:date="2024-09-22T13:41:00Z" w16du:dateUtc="2024-09-22T12:41:00Z">
        <w:r w:rsidR="00FB7780">
          <w:t>with</w:t>
        </w:r>
      </w:ins>
      <w:ins w:id="1836" w:author="Karim Anaya-Izquierdo" w:date="2024-09-19T15:18:00Z" w16du:dateUtc="2024-09-19T14:18:00Z">
        <w:del w:id="1837" w:author="Janice Barton" w:date="2024-09-22T13:41:00Z" w16du:dateUtc="2024-09-22T12:41:00Z">
          <w:r w:rsidR="00126569" w:rsidDel="00FB7780">
            <w:delText>and</w:delText>
          </w:r>
        </w:del>
        <w:r w:rsidR="00126569">
          <w:t xml:space="preserve"> the  corresponding comparison </w:t>
        </w:r>
      </w:ins>
      <w:ins w:id="1838" w:author="Karim Anaya-Izquierdo" w:date="2024-09-19T16:13:00Z" w16du:dateUtc="2024-09-19T15:13:00Z">
        <w:r w:rsidR="007D468C">
          <w:t xml:space="preserve">quantitative </w:t>
        </w:r>
      </w:ins>
      <w:ins w:id="1839" w:author="Karim Anaya-Izquierdo" w:date="2024-09-19T15:18:00Z" w16du:dateUtc="2024-09-19T14:18:00Z">
        <w:r w:rsidR="00126569">
          <w:t xml:space="preserve">summaries in </w:t>
        </w:r>
      </w:ins>
      <w:del w:id="1840" w:author="Karim Anaya-Izquierdo" w:date="2024-09-19T15:18:00Z" w16du:dateUtc="2024-09-19T14:18:00Z">
        <w:r w:rsidR="00784A5B" w:rsidDel="00126569">
          <w:delText xml:space="preserve"> </w:delText>
        </w:r>
      </w:del>
      <w:del w:id="1841" w:author="Karim Anaya-Izquierdo" w:date="2024-09-19T15:17:00Z" w16du:dateUtc="2024-09-19T14:17:00Z">
        <w:r w:rsidR="00C87D68" w:rsidDel="0076454D">
          <w:fldChar w:fldCharType="begin"/>
        </w:r>
        <w:r w:rsidR="00C87D68" w:rsidDel="0076454D">
          <w:delInstrText xml:space="preserve"> REF _Ref148965370 \h </w:delInstrText>
        </w:r>
        <w:r w:rsidR="00C87D68" w:rsidDel="0076454D">
          <w:fldChar w:fldCharType="separate"/>
        </w:r>
        <w:r w:rsidR="003A15B7" w:rsidDel="0076454D">
          <w:delText xml:space="preserve">Figure </w:delText>
        </w:r>
        <w:r w:rsidR="003A15B7" w:rsidDel="0076454D">
          <w:rPr>
            <w:noProof/>
          </w:rPr>
          <w:delText>15</w:delText>
        </w:r>
        <w:r w:rsidR="00C87D68" w:rsidDel="0076454D">
          <w:fldChar w:fldCharType="end"/>
        </w:r>
        <w:r w:rsidR="00EC5B8D" w:rsidDel="0076454D">
          <w:delText xml:space="preserve"> </w:delText>
        </w:r>
      </w:del>
      <w:del w:id="1842" w:author="Karim Anaya-Izquierdo" w:date="2024-09-19T15:18:00Z" w16du:dateUtc="2024-09-19T14:18:00Z">
        <w:r w:rsidR="00EC5B8D" w:rsidDel="00126569">
          <w:delText xml:space="preserve">and the corresponding RMSE and confidence aeras are shown in </w:delText>
        </w:r>
      </w:del>
      <w:r w:rsidR="00333F9C">
        <w:fldChar w:fldCharType="begin"/>
      </w:r>
      <w:r w:rsidR="00333F9C">
        <w:instrText xml:space="preserve"> REF _Ref175760463 \h </w:instrText>
      </w:r>
      <w:r w:rsidR="00333F9C">
        <w:fldChar w:fldCharType="separate"/>
      </w:r>
      <w:r w:rsidR="003A15B7">
        <w:t xml:space="preserve">Table </w:t>
      </w:r>
      <w:r w:rsidR="003A15B7">
        <w:rPr>
          <w:noProof/>
        </w:rPr>
        <w:t>11</w:t>
      </w:r>
      <w:r w:rsidR="00333F9C">
        <w:fldChar w:fldCharType="end"/>
      </w:r>
      <w:r w:rsidR="00C87D68">
        <w:t>.</w:t>
      </w:r>
      <w:r w:rsidR="00BD41A8">
        <w:t xml:space="preserve"> </w:t>
      </w:r>
      <w:ins w:id="1843" w:author="Karim Anaya-Izquierdo" w:date="2024-09-19T15:18:00Z" w16du:dateUtc="2024-09-19T14:18:00Z">
        <w:r w:rsidR="00126569">
          <w:t xml:space="preserve">Comparing to Figure </w:t>
        </w:r>
      </w:ins>
      <w:ins w:id="1844" w:author="Karim Anaya-Izquierdo" w:date="2024-09-19T15:19:00Z" w16du:dateUtc="2024-09-19T14:19:00Z">
        <w:r w:rsidR="00126569">
          <w:t>12</w:t>
        </w:r>
      </w:ins>
      <w:ins w:id="1845" w:author="Karim Anaya-Izquierdo" w:date="2024-09-19T15:18:00Z" w16du:dateUtc="2024-09-19T14:18:00Z">
        <w:r w:rsidR="00126569">
          <w:t xml:space="preserve"> and Table </w:t>
        </w:r>
      </w:ins>
      <w:ins w:id="1846" w:author="Karim Anaya-Izquierdo" w:date="2024-09-19T15:19:00Z" w16du:dateUtc="2024-09-19T14:19:00Z">
        <w:r w:rsidR="00126569">
          <w:t>6</w:t>
        </w:r>
      </w:ins>
      <w:ins w:id="1847" w:author="Karim Anaya-Izquierdo" w:date="2024-09-19T15:18:00Z" w16du:dateUtc="2024-09-19T14:18:00Z">
        <w:r w:rsidR="00126569">
          <w:t xml:space="preserve"> </w:t>
        </w:r>
      </w:ins>
      <w:ins w:id="1848" w:author="Karim Anaya-Izquierdo" w:date="2024-09-19T15:21:00Z" w16du:dateUtc="2024-09-19T14:21:00Z">
        <w:r w:rsidR="003174D4">
          <w:t>we can see almost the same pattern as in the basic framework with</w:t>
        </w:r>
      </w:ins>
      <w:ins w:id="1849" w:author="Karim Anaya-Izquierdo" w:date="2024-09-19T15:27:00Z" w16du:dateUtc="2024-09-19T14:27:00Z">
        <w:r w:rsidR="00482DE1">
          <w:t>out</w:t>
        </w:r>
      </w:ins>
      <w:ins w:id="1850" w:author="Karim Anaya-Izquierdo" w:date="2024-09-19T15:21:00Z" w16du:dateUtc="2024-09-19T14:21:00Z">
        <w:r w:rsidR="003174D4">
          <w:t xml:space="preserve"> latent bias</w:t>
        </w:r>
        <w:r w:rsidR="005B48F7">
          <w:t xml:space="preserve"> where the prediction </w:t>
        </w:r>
      </w:ins>
      <w:ins w:id="1851" w:author="Karim Anaya-Izquierdo" w:date="2024-09-19T16:14:00Z" w16du:dateUtc="2024-09-19T15:14:00Z">
        <w:r w:rsidR="008F31B5">
          <w:t xml:space="preserve">of </w:t>
        </w:r>
      </w:ins>
      <w:ins w:id="1852" w:author="Karim Anaya-Izquierdo" w:date="2024-09-19T15:22:00Z" w16du:dateUtc="2024-09-19T14:22:00Z">
        <w:r w:rsidR="00322BF6">
          <w:t>n</w:t>
        </w:r>
      </w:ins>
      <w:ins w:id="1853" w:author="Karim Anaya-Izquierdo" w:date="2024-09-19T15:21:00Z" w16du:dateUtc="2024-09-19T14:21:00Z">
        <w:r w:rsidR="005B48F7">
          <w:t xml:space="preserve">ormal extension is </w:t>
        </w:r>
        <w:r w:rsidR="003174D4">
          <w:t xml:space="preserve"> </w:t>
        </w:r>
      </w:ins>
      <w:del w:id="1854" w:author="Karim Anaya-Izquierdo" w:date="2024-09-19T15:21:00Z" w16du:dateUtc="2024-09-19T14:21:00Z">
        <w:r w:rsidR="00441CA6" w:rsidDel="003174D4">
          <w:rPr>
            <w:iCs/>
          </w:rPr>
          <w:delText xml:space="preserve">Similarly, </w:delText>
        </w:r>
        <w:r w:rsidR="0098420F" w:rsidDel="003174D4">
          <w:rPr>
            <w:iCs/>
          </w:rPr>
          <w:delText xml:space="preserve">it can be observed that </w:delText>
        </w:r>
        <w:r w:rsidR="00441CA6" w:rsidDel="003174D4">
          <w:rPr>
            <w:iCs/>
          </w:rPr>
          <w:delText xml:space="preserve">the leave-one-out </w:delText>
        </w:r>
        <w:r w:rsidR="0098420F" w:rsidDel="003174D4">
          <w:rPr>
            <w:iCs/>
          </w:rPr>
          <w:delText>prediction becomes a little worse when the corresponding data is not used</w:delText>
        </w:r>
        <w:r w:rsidR="00BD41A8" w:rsidDel="003174D4">
          <w:rPr>
            <w:iCs/>
          </w:rPr>
          <w:delText xml:space="preserve">. </w:delText>
        </w:r>
        <w:r w:rsidR="00BE5AE8" w:rsidDel="003174D4">
          <w:rPr>
            <w:iCs/>
          </w:rPr>
          <w:delText>However, compared to the prior prediction, the performance of leave-one-out prediction still improves</w:delText>
        </w:r>
        <w:r w:rsidR="00DE2960" w:rsidDel="003174D4">
          <w:rPr>
            <w:iCs/>
          </w:rPr>
          <w:delText xml:space="preserve"> significantly</w:delText>
        </w:r>
        <w:r w:rsidR="00BE5AE8" w:rsidDel="003174D4">
          <w:rPr>
            <w:iCs/>
          </w:rPr>
          <w:delText>.</w:delText>
        </w:r>
      </w:del>
      <w:ins w:id="1855" w:author="Karim Anaya-Izquierdo" w:date="2024-09-19T15:21:00Z" w16du:dateUtc="2024-09-19T14:21:00Z">
        <w:r w:rsidR="005B48F7">
          <w:rPr>
            <w:iCs/>
          </w:rPr>
          <w:t xml:space="preserve">much more </w:t>
        </w:r>
      </w:ins>
      <w:ins w:id="1856" w:author="Karim Anaya-Izquierdo" w:date="2024-09-19T15:22:00Z" w16du:dateUtc="2024-09-19T14:22:00Z">
        <w:r w:rsidR="005B48F7">
          <w:rPr>
            <w:iCs/>
          </w:rPr>
          <w:t xml:space="preserve">adversely affected than the </w:t>
        </w:r>
        <w:r w:rsidR="00322BF6">
          <w:rPr>
            <w:iCs/>
          </w:rPr>
          <w:t xml:space="preserve"> prediction of shear  extension as well as </w:t>
        </w:r>
        <w:r w:rsidR="00444081">
          <w:rPr>
            <w:iCs/>
          </w:rPr>
          <w:t>the RMSE been sever</w:t>
        </w:r>
      </w:ins>
      <w:ins w:id="1857" w:author="Karim Anaya-Izquierdo" w:date="2024-09-19T15:23:00Z" w16du:dateUtc="2024-09-19T14:23:00Z">
        <w:r w:rsidR="00444081">
          <w:rPr>
            <w:iCs/>
          </w:rPr>
          <w:t>e</w:t>
        </w:r>
      </w:ins>
      <w:ins w:id="1858" w:author="Karim Anaya-Izquierdo" w:date="2024-09-19T15:22:00Z" w16du:dateUtc="2024-09-19T14:22:00Z">
        <w:r w:rsidR="00444081">
          <w:rPr>
            <w:iCs/>
          </w:rPr>
          <w:t xml:space="preserve">ly affected when </w:t>
        </w:r>
      </w:ins>
      <w:ins w:id="1859" w:author="Karim Anaya-Izquierdo" w:date="2024-09-19T15:23:00Z" w16du:dateUtc="2024-09-19T14:23:00Z">
        <w:r w:rsidR="00444081">
          <w:rPr>
            <w:iCs/>
          </w:rPr>
          <w:t xml:space="preserve">prediction is sought </w:t>
        </w:r>
      </w:ins>
      <w:ins w:id="1860" w:author="Karim Anaya-Izquierdo" w:date="2024-09-19T16:21:00Z" w16du:dateUtc="2024-09-19T15:21:00Z">
        <w:r w:rsidR="00A67A04">
          <w:rPr>
            <w:iCs/>
          </w:rPr>
          <w:t>for</w:t>
        </w:r>
      </w:ins>
      <w:ins w:id="1861" w:author="Karim Anaya-Izquierdo" w:date="2024-09-19T15:23:00Z" w16du:dateUtc="2024-09-19T14:23:00Z">
        <w:r w:rsidR="00444081">
          <w:rPr>
            <w:iCs/>
          </w:rPr>
          <w:t xml:space="preserve"> withheld data with loading angles </w:t>
        </w:r>
        <w:r w:rsidR="0072330E">
          <w:rPr>
            <w:iCs/>
          </w:rPr>
          <w:t xml:space="preserve">45° or 90°. </w:t>
        </w:r>
      </w:ins>
      <w:ins w:id="1862" w:author="Karim Anaya-Izquierdo" w:date="2024-09-19T16:19:00Z" w16du:dateUtc="2024-09-19T15:19:00Z">
        <w:r w:rsidR="009E68F1">
          <w:rPr>
            <w:iCs/>
          </w:rPr>
          <w:t xml:space="preserve"> The leave-one-out predictions </w:t>
        </w:r>
        <w:r w:rsidR="009E68F1">
          <w:t xml:space="preserve">with </w:t>
        </w:r>
        <w:r w:rsidR="009E68F1">
          <w:lastRenderedPageBreak/>
          <w:t xml:space="preserve">latent </w:t>
        </w:r>
        <w:r w:rsidR="00AB2F36">
          <w:t xml:space="preserve">bias  </w:t>
        </w:r>
      </w:ins>
      <m:oMath>
        <m:sSub>
          <m:sSubPr>
            <m:ctrlPr>
              <w:ins w:id="1863" w:author="Karim Anaya-Izquierdo" w:date="2024-09-19T16:19:00Z" w16du:dateUtc="2024-09-19T15:19:00Z">
                <w:rPr>
                  <w:rFonts w:ascii="Cambria Math" w:hAnsi="Cambria Math"/>
                  <w:i/>
                </w:rPr>
              </w:ins>
            </m:ctrlPr>
          </m:sSubPr>
          <m:e>
            <m:r>
              <w:ins w:id="1864" w:author="Karim Anaya-Izquierdo" w:date="2024-09-19T16:19:00Z" w16du:dateUtc="2024-09-19T15:19:00Z">
                <w:rPr>
                  <w:rFonts w:ascii="Cambria Math" w:hAnsi="Cambria Math"/>
                </w:rPr>
                <m:t>b</m:t>
              </w:ins>
            </m:r>
          </m:e>
          <m:sub>
            <m:r>
              <w:ins w:id="1865" w:author="Karim Anaya-Izquierdo" w:date="2024-09-19T16:19:00Z" w16du:dateUtc="2024-09-19T15:19:00Z">
                <w:rPr>
                  <w:rFonts w:ascii="Cambria Math" w:hAnsi="Cambria Math"/>
                </w:rPr>
                <m:t>α</m:t>
              </w:ins>
            </m:r>
          </m:sub>
        </m:sSub>
      </m:oMath>
      <w:ins w:id="1866" w:author="Karim Anaya-Izquierdo" w:date="2024-09-19T16:19:00Z" w16du:dateUtc="2024-09-19T15:19:00Z">
        <w:r w:rsidR="00AB2F36">
          <w:t>.</w:t>
        </w:r>
        <w:r w:rsidR="00AB2F36" w:rsidRPr="00330633">
          <w:t xml:space="preserve"> </w:t>
        </w:r>
      </w:ins>
      <w:ins w:id="1867" w:author="Karim Anaya-Izquierdo" w:date="2024-09-19T16:20:00Z" w16du:dateUtc="2024-09-19T15:20:00Z">
        <w:r w:rsidR="00AB2F36">
          <w:t xml:space="preserve">are very similar very similar to those with latent bias  </w:t>
        </w:r>
      </w:ins>
      <m:oMath>
        <m:sSub>
          <m:sSubPr>
            <m:ctrlPr>
              <w:ins w:id="1868" w:author="Karim Anaya-Izquierdo" w:date="2024-09-19T16:20:00Z" w16du:dateUtc="2024-09-19T15:20:00Z">
                <w:rPr>
                  <w:rFonts w:ascii="Cambria Math" w:hAnsi="Cambria Math"/>
                </w:rPr>
              </w:ins>
            </m:ctrlPr>
          </m:sSubPr>
          <m:e>
            <m:r>
              <w:ins w:id="1869" w:author="Karim Anaya-Izquierdo" w:date="2024-09-19T16:20:00Z" w16du:dateUtc="2024-09-19T15:20:00Z">
                <w:rPr>
                  <w:rFonts w:ascii="Cambria Math" w:hAnsi="Cambria Math"/>
                </w:rPr>
                <m:t>b</m:t>
              </w:ins>
            </m:r>
          </m:e>
          <m:sub>
            <m:sSub>
              <m:sSubPr>
                <m:ctrlPr>
                  <w:ins w:id="1870" w:author="Karim Anaya-Izquierdo" w:date="2024-09-19T16:20:00Z" w16du:dateUtc="2024-09-19T15:20:00Z">
                    <w:rPr>
                      <w:rFonts w:ascii="Cambria Math" w:hAnsi="Cambria Math"/>
                    </w:rPr>
                  </w:ins>
                </m:ctrlPr>
              </m:sSubPr>
              <m:e>
                <m:r>
                  <w:ins w:id="1871" w:author="Karim Anaya-Izquierdo" w:date="2024-09-19T16:20:00Z" w16du:dateUtc="2024-09-19T15:20:00Z">
                    <w:rPr>
                      <w:rFonts w:ascii="Cambria Math" w:hAnsi="Cambria Math"/>
                    </w:rPr>
                    <m:t>E</m:t>
                  </w:ins>
                </m:r>
              </m:e>
              <m:sub>
                <m:r>
                  <w:ins w:id="1872" w:author="Karim Anaya-Izquierdo" w:date="2024-09-19T16:20:00Z" w16du:dateUtc="2024-09-19T15:20:00Z">
                    <w:rPr>
                      <w:rFonts w:ascii="Cambria Math" w:hAnsi="Cambria Math"/>
                    </w:rPr>
                    <m:t>1</m:t>
                  </w:ins>
                </m:r>
              </m:sub>
            </m:sSub>
          </m:sub>
        </m:sSub>
      </m:oMath>
      <w:ins w:id="1873" w:author="Karim Anaya-Izquierdo" w:date="2024-09-19T16:22:00Z" w16du:dateUtc="2024-09-19T15:22:00Z">
        <w:r w:rsidR="00A67A04">
          <w:t xml:space="preserve">and </w:t>
        </w:r>
      </w:ins>
      <w:ins w:id="1874" w:author="Karim Anaya-Izquierdo" w:date="2024-09-19T16:20:00Z" w16du:dateUtc="2024-09-19T15:20:00Z">
        <w:r w:rsidR="00AB2F36">
          <w:t>therefore not shown here</w:t>
        </w:r>
      </w:ins>
      <w:ins w:id="1875" w:author="Karim Anaya-Izquierdo" w:date="2024-09-19T16:22:00Z" w16du:dateUtc="2024-09-19T15:22:00Z">
        <w:r w:rsidR="00A67A04">
          <w:t>.</w:t>
        </w:r>
      </w:ins>
    </w:p>
    <w:p w14:paraId="6B29DC95" w14:textId="0E62E29F" w:rsidR="00F9044A" w:rsidRPr="00BD41A8" w:rsidRDefault="00AB45BB" w:rsidP="00BD41A8">
      <w:pPr>
        <w:rPr>
          <w:iCs/>
        </w:rPr>
      </w:pPr>
      <w:r>
        <w:rPr>
          <w:iCs/>
          <w:noProof/>
        </w:rPr>
        <mc:AlternateContent>
          <mc:Choice Requires="wpc">
            <w:drawing>
              <wp:inline distT="0" distB="0" distL="0" distR="0" wp14:anchorId="010B4C9A" wp14:editId="57B1EBBA">
                <wp:extent cx="5486400" cy="6888520"/>
                <wp:effectExtent l="0" t="0" r="0" b="7620"/>
                <wp:docPr id="1395204191"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44771613" name="Text Box 1"/>
                        <wps:cNvSpPr txBox="1"/>
                        <wps:spPr>
                          <a:xfrm>
                            <a:off x="172685" y="159528"/>
                            <a:ext cx="375285" cy="302260"/>
                          </a:xfrm>
                          <a:prstGeom prst="rect">
                            <a:avLst/>
                          </a:prstGeom>
                          <a:noFill/>
                          <a:ln w="6350">
                            <a:noFill/>
                          </a:ln>
                        </wps:spPr>
                        <wps:txbx>
                          <w:txbxContent>
                            <w:p w14:paraId="42226F05" w14:textId="7FD3F76D" w:rsidR="001E4C45" w:rsidRDefault="001E4C45" w:rsidP="001E4C45">
                              <w:pPr>
                                <w:rPr>
                                  <w:rFonts w:eastAsia="DengXian"/>
                                  <w:szCs w:val="20"/>
                                </w:rPr>
                              </w:pPr>
                              <w:r>
                                <w:rPr>
                                  <w:rFonts w:eastAsia="DengXian"/>
                                  <w:szCs w:val="20"/>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48371853" name="Text Box 1"/>
                        <wps:cNvSpPr txBox="1"/>
                        <wps:spPr>
                          <a:xfrm>
                            <a:off x="178689" y="2408549"/>
                            <a:ext cx="375285" cy="301625"/>
                          </a:xfrm>
                          <a:prstGeom prst="rect">
                            <a:avLst/>
                          </a:prstGeom>
                          <a:noFill/>
                          <a:ln w="6350">
                            <a:noFill/>
                          </a:ln>
                        </wps:spPr>
                        <wps:txbx>
                          <w:txbxContent>
                            <w:p w14:paraId="016D4FE8" w14:textId="29CAD471" w:rsidR="001E4C45" w:rsidRDefault="001E4C45" w:rsidP="001E4C45">
                              <w:pPr>
                                <w:rPr>
                                  <w:rFonts w:eastAsia="DengXian"/>
                                  <w:szCs w:val="20"/>
                                </w:rPr>
                              </w:pPr>
                              <w:r>
                                <w:rPr>
                                  <w:rFonts w:eastAsia="DengXian"/>
                                  <w:szCs w:val="20"/>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92715" name="Text Box 1"/>
                        <wps:cNvSpPr txBox="1"/>
                        <wps:spPr>
                          <a:xfrm>
                            <a:off x="193413" y="4654444"/>
                            <a:ext cx="375285" cy="300990"/>
                          </a:xfrm>
                          <a:prstGeom prst="rect">
                            <a:avLst/>
                          </a:prstGeom>
                          <a:noFill/>
                          <a:ln w="6350">
                            <a:noFill/>
                          </a:ln>
                        </wps:spPr>
                        <wps:txbx>
                          <w:txbxContent>
                            <w:p w14:paraId="031FD901" w14:textId="4E79C222" w:rsidR="001E4C45" w:rsidRDefault="001E4C45" w:rsidP="001E4C45">
                              <w:pPr>
                                <w:rPr>
                                  <w:rFonts w:eastAsia="DengXian"/>
                                  <w:szCs w:val="20"/>
                                </w:rPr>
                              </w:pPr>
                              <w:r>
                                <w:rPr>
                                  <w:rFonts w:eastAsia="DengXian"/>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92103948" name="Picture 392103948"/>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416914" y="0"/>
                            <a:ext cx="4679950" cy="2342515"/>
                          </a:xfrm>
                          <a:prstGeom prst="rect">
                            <a:avLst/>
                          </a:prstGeom>
                          <a:noFill/>
                          <a:ln>
                            <a:noFill/>
                          </a:ln>
                        </pic:spPr>
                      </pic:pic>
                      <pic:pic xmlns:pic="http://schemas.openxmlformats.org/drawingml/2006/picture">
                        <pic:nvPicPr>
                          <pic:cNvPr id="1986924959" name="Picture 1986924959"/>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430233" y="2258967"/>
                            <a:ext cx="4679950" cy="2342515"/>
                          </a:xfrm>
                          <a:prstGeom prst="rect">
                            <a:avLst/>
                          </a:prstGeom>
                          <a:noFill/>
                          <a:ln>
                            <a:noFill/>
                          </a:ln>
                        </pic:spPr>
                      </pic:pic>
                      <pic:pic xmlns:pic="http://schemas.openxmlformats.org/drawingml/2006/picture">
                        <pic:nvPicPr>
                          <pic:cNvPr id="205061725" name="Picture 205061725"/>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a:off x="430227" y="4510562"/>
                            <a:ext cx="4679950" cy="2342515"/>
                          </a:xfrm>
                          <a:prstGeom prst="rect">
                            <a:avLst/>
                          </a:prstGeom>
                          <a:noFill/>
                          <a:ln>
                            <a:noFill/>
                          </a:ln>
                        </pic:spPr>
                      </pic:pic>
                    </wpc:wpc>
                  </a:graphicData>
                </a:graphic>
              </wp:inline>
            </w:drawing>
          </mc:Choice>
          <mc:Fallback>
            <w:pict>
              <v:group w14:anchorId="010B4C9A" id="Canvas 5" o:spid="_x0000_s1043" editas="canvas" style="width:6in;height:542.4pt;mso-position-horizontal-relative:char;mso-position-vertical-relative:line" coordsize="54864,6888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">
                <v:shape id="_x0000_s1044" type="#_x0000_t75" style="position:absolute;width:54864;height:68884;visibility:visible;mso-wrap-style:square" filled="t">
                  <v:fill o:detectmouseclick="t"/>
                  <v:path o:connecttype="none"/>
                </v:shape>
                <v:shape id="_x0000_s1045" type="#_x0000_t202" style="position:absolute;left:1726;top:1595;width:3753;height:3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" filled="f" stroked="f" strokeweight=".5pt">
                  <v:textbox>
                    <w:txbxContent>
                      <w:p w14:paraId="42226F05" w14:textId="7FD3F76D" w:rsidR="001E4C45" w:rsidRDefault="001E4C45" w:rsidP="001E4C45">
                        <w:pPr>
                          <w:rPr>
                            <w:rFonts w:eastAsia="DengXian"/>
                            <w:szCs w:val="20"/>
                          </w:rPr>
                        </w:pPr>
                        <w:r>
                          <w:rPr>
                            <w:rFonts w:eastAsia="DengXian"/>
                            <w:szCs w:val="20"/>
                          </w:rPr>
                          <w:t>(a)</w:t>
                        </w:r>
                      </w:p>
                    </w:txbxContent>
                  </v:textbox>
                </v:shape>
                <v:shape id="_x0000_s1046" type="#_x0000_t202" style="position:absolute;left:1786;top:24085;width:3753;height:30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" filled="f" stroked="f" strokeweight=".5pt">
                  <v:textbox>
                    <w:txbxContent>
                      <w:p w14:paraId="016D4FE8" w14:textId="29CAD471" w:rsidR="001E4C45" w:rsidRDefault="001E4C45" w:rsidP="001E4C45">
                        <w:pPr>
                          <w:rPr>
                            <w:rFonts w:eastAsia="DengXian"/>
                            <w:szCs w:val="20"/>
                          </w:rPr>
                        </w:pPr>
                        <w:r>
                          <w:rPr>
                            <w:rFonts w:eastAsia="DengXian"/>
                            <w:szCs w:val="20"/>
                          </w:rPr>
                          <w:t>(b)</w:t>
                        </w:r>
                      </w:p>
                    </w:txbxContent>
                  </v:textbox>
                </v:shape>
                <v:shape id="_x0000_s1047" type="#_x0000_t202" style="position:absolute;left:1934;top:46544;width:3752;height:3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" filled="f" stroked="f" strokeweight=".5pt">
                  <v:textbox>
                    <w:txbxContent>
                      <w:p w14:paraId="031FD901" w14:textId="4E79C222" w:rsidR="001E4C45" w:rsidRDefault="001E4C45" w:rsidP="001E4C45">
                        <w:pPr>
                          <w:rPr>
                            <w:rFonts w:eastAsia="DengXian"/>
                            <w:szCs w:val="20"/>
                          </w:rPr>
                        </w:pPr>
                        <w:r>
                          <w:rPr>
                            <w:rFonts w:eastAsia="DengXian"/>
                            <w:szCs w:val="20"/>
                          </w:rPr>
                          <w:t>(c)</w:t>
                        </w:r>
                      </w:p>
                    </w:txbxContent>
                  </v:textbox>
                </v:shape>
                <v:shape id="Picture 392103948" o:spid="_x0000_s1048" type="#_x0000_t75" style="position:absolute;left:4169;width:46799;height:234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">
                  <v:imagedata r:id="rId47" o:title=""/>
                </v:shape>
                <v:shape id="Picture 1986924959" o:spid="_x0000_s1049" type="#_x0000_t75" style="position:absolute;left:4302;top:22589;width:46799;height:234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">
                  <v:imagedata r:id="rId48" o:title=""/>
                </v:shape>
                <v:shape id="Picture 205061725" o:spid="_x0000_s1050" type="#_x0000_t75" style="position:absolute;left:4302;top:45105;width:46799;height:234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">
                  <v:imagedata r:id="rId49" o:title=""/>
                </v:shape>
                <w10:anchorlock/>
              </v:group>
            </w:pict>
          </mc:Fallback>
        </mc:AlternateContent>
      </w:r>
    </w:p>
    <w:p w14:paraId="6DEEBBC1" w14:textId="02EC494F" w:rsidR="00AD19E6" w:rsidRDefault="008E67D0" w:rsidP="00AD19E6">
      <w:pPr>
        <w:pStyle w:val="Caption"/>
      </w:pPr>
      <w:bookmarkStart w:id="1876" w:name="_Ref148965370"/>
      <w:r>
        <w:t xml:space="preserve">Figure </w:t>
      </w:r>
      <w:fldSimple w:instr=" SEQ Figure \* ARABIC ">
        <w:ins w:id="1877" w:author="Tobias Laux" w:date="2024-09-09T14:37:00Z" w16du:dateUtc="2024-09-09T13:37:00Z">
          <w:r w:rsidR="00F14821">
            <w:rPr>
              <w:noProof/>
            </w:rPr>
            <w:t>17</w:t>
          </w:r>
        </w:ins>
        <w:del w:id="1878" w:author="Tobias Laux" w:date="2024-09-09T12:06:00Z" w16du:dateUtc="2024-09-09T11:06:00Z">
          <w:r w:rsidR="003A15B7" w:rsidDel="00154F33">
            <w:rPr>
              <w:noProof/>
            </w:rPr>
            <w:delText>15</w:delText>
          </w:r>
        </w:del>
      </w:fldSimple>
      <w:bookmarkEnd w:id="1876"/>
      <w:r w:rsidR="00BB5AAA">
        <w:t>. Leave-one-out prediction of load</w:t>
      </w:r>
      <w:r w:rsidR="00C17E5A">
        <w:t>-</w:t>
      </w:r>
      <w:r w:rsidR="00BB5AAA">
        <w:t xml:space="preserve">extension curves with </w:t>
      </w:r>
      <w:r w:rsidR="00A3042B">
        <w:t xml:space="preserve">latent bias </w:t>
      </w:r>
      <w:r w:rsidR="00BB5AAA">
        <w:t xml:space="preserve"> </w:t>
      </w:r>
      <m:oMath>
        <m:sSub>
          <m:sSubPr>
            <m:ctrlPr>
              <w:rPr>
                <w:rFonts w:ascii="Cambria Math" w:hAnsi="Cambria Math"/>
                <w:i/>
                <w:iCs w:val="0"/>
              </w:rPr>
            </m:ctrlPr>
          </m:sSubPr>
          <m:e>
            <m:r>
              <w:rPr>
                <w:rFonts w:ascii="Cambria Math" w:hAnsi="Cambria Math"/>
              </w:rPr>
              <m:t>b</m:t>
            </m:r>
          </m:e>
          <m:sub>
            <m:sSub>
              <m:sSubPr>
                <m:ctrlPr>
                  <w:rPr>
                    <w:rFonts w:ascii="Cambria Math" w:hAnsi="Cambria Math"/>
                    <w:i/>
                    <w:iCs w:val="0"/>
                  </w:rPr>
                </m:ctrlPr>
              </m:sSubPr>
              <m:e>
                <m:r>
                  <w:rPr>
                    <w:rFonts w:ascii="Cambria Math" w:hAnsi="Cambria Math"/>
                  </w:rPr>
                  <m:t>E</m:t>
                </m:r>
              </m:e>
              <m:sub>
                <m:r>
                  <w:rPr>
                    <w:rFonts w:ascii="Cambria Math" w:hAnsi="Cambria Math"/>
                  </w:rPr>
                  <m:t>1</m:t>
                </m:r>
              </m:sub>
            </m:sSub>
          </m:sub>
        </m:sSub>
      </m:oMath>
      <w:r w:rsidR="00D84B1A">
        <w:rPr>
          <w:iCs w:val="0"/>
        </w:rPr>
        <w:t xml:space="preserve"> and </w:t>
      </w:r>
      <w:r w:rsidR="003C2CA4">
        <w:rPr>
          <w:iCs w:val="0"/>
        </w:rPr>
        <w:t xml:space="preserve">experimental </w:t>
      </w:r>
      <w:r w:rsidR="00D84B1A">
        <w:rPr>
          <w:iCs w:val="0"/>
        </w:rPr>
        <w:t>data</w:t>
      </w:r>
      <w:r w:rsidR="00287632">
        <w:rPr>
          <w:iCs w:val="0"/>
        </w:rPr>
        <w:t xml:space="preserve"> </w:t>
      </w:r>
      <w:r w:rsidR="00287632">
        <w:t>corresponding to</w:t>
      </w:r>
      <w:r w:rsidR="00455C06">
        <w:t xml:space="preserve"> (a) </w:t>
      </w:r>
      <m:oMath>
        <m:r>
          <w:rPr>
            <w:rFonts w:ascii="Cambria Math" w:hAnsi="Cambria Math"/>
          </w:rPr>
          <m:t>α=</m:t>
        </m:r>
        <m:sSup>
          <m:sSupPr>
            <m:ctrlPr>
              <w:rPr>
                <w:rFonts w:ascii="Cambria Math" w:hAnsi="Cambria Math"/>
                <w:i/>
              </w:rPr>
            </m:ctrlPr>
          </m:sSupPr>
          <m:e>
            <m:r>
              <w:ins w:id="1879" w:author="Tobias Laux" w:date="2024-09-09T23:46:00Z" w16du:dateUtc="2024-09-09T22:46:00Z">
                <w:rPr>
                  <w:rFonts w:ascii="Cambria Math" w:hAnsi="Cambria Math"/>
                </w:rPr>
                <m:t>90</m:t>
              </w:ins>
            </m:r>
            <m:r>
              <w:del w:id="1880" w:author="Tobias Laux" w:date="2024-09-09T23:46:00Z" w16du:dateUtc="2024-09-09T22:46:00Z">
                <w:rPr>
                  <w:rFonts w:ascii="Cambria Math" w:hAnsi="Cambria Math"/>
                </w:rPr>
                <m:t>45</m:t>
              </w:del>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135</m:t>
            </m:r>
          </m:e>
          <m:sup>
            <m:r>
              <w:rPr>
                <w:rFonts w:ascii="Cambria Math" w:hAnsi="Cambria Math"/>
              </w:rPr>
              <m:t>∘</m:t>
            </m:r>
          </m:sup>
        </m:sSup>
      </m:oMath>
      <w:r w:rsidR="00455C06">
        <w:t xml:space="preserve">, (b) </w:t>
      </w:r>
      <m:oMath>
        <m:r>
          <w:rPr>
            <w:rFonts w:ascii="Cambria Math" w:hAnsi="Cambria Math"/>
          </w:rPr>
          <m:t>α=</m:t>
        </m:r>
        <m:sSup>
          <m:sSupPr>
            <m:ctrlPr>
              <w:rPr>
                <w:rFonts w:ascii="Cambria Math" w:hAnsi="Cambria Math"/>
                <w:i/>
              </w:rPr>
            </m:ctrlPr>
          </m:sSupPr>
          <m:e>
            <m:r>
              <w:ins w:id="1881" w:author="Tobias Laux" w:date="2024-09-09T23:46:00Z" w16du:dateUtc="2024-09-09T22:46:00Z">
                <w:rPr>
                  <w:rFonts w:ascii="Cambria Math" w:hAnsi="Cambria Math"/>
                </w:rPr>
                <m:t>45</m:t>
              </w:ins>
            </m:r>
            <m:r>
              <w:del w:id="1882" w:author="Tobias Laux" w:date="2024-09-09T23:46:00Z" w16du:dateUtc="2024-09-09T22:46:00Z">
                <w:rPr>
                  <w:rFonts w:ascii="Cambria Math" w:hAnsi="Cambria Math"/>
                </w:rPr>
                <m:t>90</m:t>
              </w:del>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135</m:t>
            </m:r>
          </m:e>
          <m:sup>
            <m:r>
              <w:rPr>
                <w:rFonts w:ascii="Cambria Math" w:hAnsi="Cambria Math"/>
              </w:rPr>
              <m:t>∘</m:t>
            </m:r>
          </m:sup>
        </m:sSup>
      </m:oMath>
      <w:r w:rsidR="00455C06">
        <w:t>,</w:t>
      </w:r>
      <w:r w:rsidR="00AD19E6">
        <w:t xml:space="preserve"> </w:t>
      </w:r>
      <w:r w:rsidR="00455C06">
        <w:t xml:space="preserve">(c) </w:t>
      </w:r>
      <m:oMath>
        <m:r>
          <w:rPr>
            <w:rFonts w:ascii="Cambria Math" w:hAnsi="Cambria Math"/>
          </w:rPr>
          <m:t>α=</m:t>
        </m:r>
        <m:sSup>
          <m:sSupPr>
            <m:ctrlPr>
              <w:rPr>
                <w:rFonts w:ascii="Cambria Math" w:hAnsi="Cambria Math"/>
                <w:i/>
              </w:rPr>
            </m:ctrlPr>
          </m:sSupPr>
          <m:e>
            <m:r>
              <w:rPr>
                <w:rFonts w:ascii="Cambria Math" w:hAnsi="Cambria Math"/>
              </w:rPr>
              <m:t>45</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90</m:t>
            </m:r>
          </m:e>
          <m:sup>
            <m:r>
              <w:rPr>
                <w:rFonts w:ascii="Cambria Math" w:hAnsi="Cambria Math"/>
              </w:rPr>
              <m:t>∘</m:t>
            </m:r>
          </m:sup>
        </m:sSup>
      </m:oMath>
      <w:r w:rsidR="00AD19E6">
        <w:t>.</w:t>
      </w:r>
    </w:p>
    <w:p w14:paraId="4B6001FE" w14:textId="77777777" w:rsidR="004C525E" w:rsidRDefault="004C525E" w:rsidP="004C525E"/>
    <w:p w14:paraId="19010524" w14:textId="77777777" w:rsidR="00E60676" w:rsidRDefault="00E60676" w:rsidP="004C525E">
      <w:pPr>
        <w:rPr>
          <w:ins w:id="1883" w:author="Karim Anaya-Izquierdo" w:date="2024-09-18T10:22:00Z" w16du:dateUtc="2024-09-18T09:22:00Z"/>
        </w:rPr>
      </w:pPr>
    </w:p>
    <w:p w14:paraId="08A89069" w14:textId="77777777" w:rsidR="00F27839" w:rsidRDefault="00F27839" w:rsidP="004C525E">
      <w:pPr>
        <w:rPr>
          <w:ins w:id="1884" w:author="Karim Anaya-Izquierdo" w:date="2024-09-18T10:22:00Z" w16du:dateUtc="2024-09-18T09:22:00Z"/>
        </w:rPr>
      </w:pPr>
    </w:p>
    <w:p w14:paraId="2DEFFD9C" w14:textId="77777777" w:rsidR="00F27839" w:rsidRDefault="00F27839" w:rsidP="004C525E">
      <w:pPr>
        <w:rPr>
          <w:ins w:id="1885" w:author="Karim Anaya-Izquierdo" w:date="2024-09-18T10:22:00Z" w16du:dateUtc="2024-09-18T09:22:00Z"/>
        </w:rPr>
      </w:pPr>
    </w:p>
    <w:p w14:paraId="79D6D995" w14:textId="77777777" w:rsidR="00F27839" w:rsidRDefault="00F27839" w:rsidP="004C525E">
      <w:pPr>
        <w:rPr>
          <w:ins w:id="1886" w:author="Karim Anaya-Izquierdo" w:date="2024-09-18T10:22:00Z" w16du:dateUtc="2024-09-18T09:22:00Z"/>
        </w:rPr>
      </w:pPr>
    </w:p>
    <w:p w14:paraId="3888C52B" w14:textId="77777777" w:rsidR="00F27839" w:rsidRPr="004C525E" w:rsidRDefault="00F27839" w:rsidP="004C525E"/>
    <w:p w14:paraId="41E64C77" w14:textId="00B3BD5E" w:rsidR="00AA360B" w:rsidRDefault="00AA360B" w:rsidP="00AA360B">
      <w:pPr>
        <w:pStyle w:val="Caption"/>
        <w:keepNext/>
      </w:pPr>
      <w:bookmarkStart w:id="1887" w:name="_Ref175760463"/>
      <w:r>
        <w:lastRenderedPageBreak/>
        <w:t xml:space="preserve">Table </w:t>
      </w:r>
      <w:fldSimple w:instr=" SEQ Table \* ARABIC ">
        <w:r w:rsidR="003A15B7">
          <w:rPr>
            <w:noProof/>
          </w:rPr>
          <w:t>11</w:t>
        </w:r>
      </w:fldSimple>
      <w:bookmarkEnd w:id="1887"/>
      <w:r w:rsidR="002F292B">
        <w:t xml:space="preserve">. RMSE </w:t>
      </w:r>
      <w:r w:rsidR="00072286">
        <w:t xml:space="preserve">and </w:t>
      </w:r>
      <w:r w:rsidR="00796A17">
        <w:t xml:space="preserve">confidence </w:t>
      </w:r>
      <w:r w:rsidR="00AA1CDC">
        <w:t>area</w:t>
      </w:r>
      <w:r w:rsidR="00796A17">
        <w:t xml:space="preserve"> of leave-one-out predictions for load-extension curves </w:t>
      </w:r>
      <w:r w:rsidR="004177F3">
        <w:t xml:space="preserve">with latent bias  </w:t>
      </w:r>
      <m:oMath>
        <m:sSub>
          <m:sSubPr>
            <m:ctrlPr>
              <w:rPr>
                <w:rFonts w:ascii="Cambria Math" w:hAnsi="Cambria Math"/>
                <w:i/>
                <w:iCs w:val="0"/>
              </w:rPr>
            </m:ctrlPr>
          </m:sSubPr>
          <m:e>
            <m:r>
              <w:rPr>
                <w:rFonts w:ascii="Cambria Math" w:hAnsi="Cambria Math"/>
              </w:rPr>
              <m:t>b</m:t>
            </m:r>
          </m:e>
          <m:sub>
            <m:sSub>
              <m:sSubPr>
                <m:ctrlPr>
                  <w:rPr>
                    <w:rFonts w:ascii="Cambria Math" w:hAnsi="Cambria Math"/>
                    <w:i/>
                  </w:rPr>
                </m:ctrlPr>
              </m:sSubPr>
              <m:e>
                <m:r>
                  <w:rPr>
                    <w:rFonts w:ascii="Cambria Math" w:hAnsi="Cambria Math"/>
                  </w:rPr>
                  <m:t>E</m:t>
                </m:r>
              </m:e>
              <m:sub>
                <m:r>
                  <w:rPr>
                    <w:rFonts w:ascii="Cambria Math" w:hAnsi="Cambria Math"/>
                  </w:rPr>
                  <m:t>1</m:t>
                </m:r>
              </m:sub>
            </m:sSub>
          </m:sub>
        </m:sSub>
      </m:oMath>
      <w:r w:rsidR="003C2CA4">
        <w:rPr>
          <w:iCs w:val="0"/>
        </w:rPr>
        <w:t>.</w:t>
      </w:r>
    </w:p>
    <w:tbl>
      <w:tblPr>
        <w:tblW w:w="7660" w:type="dxa"/>
        <w:jc w:val="center"/>
        <w:tblLook w:val="04A0" w:firstRow="1" w:lastRow="0" w:firstColumn="1" w:lastColumn="0" w:noHBand="0" w:noVBand="1"/>
        <w:tblPrChange w:id="1888" w:author="Karim Anaya-Izquierdo" w:date="2024-09-19T14:42:00Z" w16du:dateUtc="2024-09-19T13:42:00Z">
          <w:tblPr>
            <w:tblW w:w="7660" w:type="dxa"/>
            <w:tblLook w:val="04A0" w:firstRow="1" w:lastRow="0" w:firstColumn="1" w:lastColumn="0" w:noHBand="0" w:noVBand="1"/>
          </w:tblPr>
        </w:tblPrChange>
      </w:tblPr>
      <w:tblGrid>
        <w:gridCol w:w="852"/>
        <w:gridCol w:w="1007"/>
        <w:gridCol w:w="1050"/>
        <w:gridCol w:w="1052"/>
        <w:gridCol w:w="1043"/>
        <w:gridCol w:w="1050"/>
        <w:gridCol w:w="1050"/>
        <w:gridCol w:w="1043"/>
        <w:gridCol w:w="222"/>
        <w:tblGridChange w:id="1889">
          <w:tblGrid>
            <w:gridCol w:w="852"/>
            <w:gridCol w:w="1007"/>
            <w:gridCol w:w="1050"/>
            <w:gridCol w:w="1052"/>
            <w:gridCol w:w="1043"/>
            <w:gridCol w:w="1050"/>
            <w:gridCol w:w="1050"/>
            <w:gridCol w:w="1043"/>
            <w:gridCol w:w="222"/>
          </w:tblGrid>
        </w:tblGridChange>
      </w:tblGrid>
      <w:tr w:rsidR="00794E60" w14:paraId="1721FCD6" w14:textId="77777777" w:rsidTr="00794E60">
        <w:trPr>
          <w:gridAfter w:val="1"/>
          <w:wAfter w:w="36" w:type="dxa"/>
          <w:trHeight w:val="340"/>
          <w:jc w:val="center"/>
          <w:ins w:id="1890" w:author="Karim Anaya-Izquierdo" w:date="2024-09-19T14:42:00Z"/>
          <w:trPrChange w:id="1891" w:author="Karim Anaya-Izquierdo" w:date="2024-09-19T14:42:00Z" w16du:dateUtc="2024-09-19T13:42:00Z">
            <w:trPr>
              <w:gridAfter w:val="1"/>
              <w:wAfter w:w="36" w:type="dxa"/>
              <w:trHeight w:val="340"/>
            </w:trPr>
          </w:trPrChange>
        </w:trPr>
        <w:tc>
          <w:tcPr>
            <w:tcW w:w="740" w:type="dxa"/>
            <w:tcBorders>
              <w:top w:val="nil"/>
              <w:left w:val="nil"/>
              <w:bottom w:val="single" w:sz="8" w:space="0" w:color="auto"/>
              <w:right w:val="nil"/>
            </w:tcBorders>
            <w:noWrap/>
            <w:vAlign w:val="bottom"/>
            <w:hideMark/>
            <w:tcPrChange w:id="1892" w:author="Karim Anaya-Izquierdo" w:date="2024-09-19T14:42:00Z" w16du:dateUtc="2024-09-19T13:42:00Z">
              <w:tcPr>
                <w:tcW w:w="740" w:type="dxa"/>
                <w:tcBorders>
                  <w:top w:val="nil"/>
                  <w:left w:val="nil"/>
                  <w:bottom w:val="single" w:sz="8" w:space="0" w:color="auto"/>
                  <w:right w:val="nil"/>
                </w:tcBorders>
                <w:noWrap/>
                <w:vAlign w:val="bottom"/>
                <w:hideMark/>
              </w:tcPr>
            </w:tcPrChange>
          </w:tcPr>
          <w:p w14:paraId="5307C572" w14:textId="77777777" w:rsidR="00794E60" w:rsidRDefault="00794E60">
            <w:pPr>
              <w:rPr>
                <w:ins w:id="1893" w:author="Karim Anaya-Izquierdo" w:date="2024-09-19T14:42:00Z" w16du:dateUtc="2024-09-19T13:42:00Z"/>
                <w:rFonts w:ascii="Aptos Narrow" w:hAnsi="Aptos Narrow"/>
                <w:color w:val="000000"/>
              </w:rPr>
            </w:pPr>
            <w:ins w:id="1894" w:author="Karim Anaya-Izquierdo" w:date="2024-09-19T14:42:00Z" w16du:dateUtc="2024-09-19T13:42:00Z">
              <w:r>
                <w:rPr>
                  <w:rFonts w:ascii="Aptos Narrow" w:hAnsi="Aptos Narrow"/>
                  <w:color w:val="000000"/>
                </w:rPr>
                <w:t> </w:t>
              </w:r>
            </w:ins>
          </w:p>
        </w:tc>
        <w:tc>
          <w:tcPr>
            <w:tcW w:w="993" w:type="dxa"/>
            <w:tcBorders>
              <w:top w:val="single" w:sz="8" w:space="0" w:color="auto"/>
              <w:left w:val="nil"/>
              <w:bottom w:val="single" w:sz="8" w:space="0" w:color="auto"/>
              <w:right w:val="nil"/>
            </w:tcBorders>
            <w:vAlign w:val="center"/>
            <w:hideMark/>
            <w:tcPrChange w:id="1895" w:author="Karim Anaya-Izquierdo" w:date="2024-09-19T14:42:00Z" w16du:dateUtc="2024-09-19T13:42:00Z">
              <w:tcPr>
                <w:tcW w:w="993" w:type="dxa"/>
                <w:tcBorders>
                  <w:top w:val="single" w:sz="8" w:space="0" w:color="auto"/>
                  <w:left w:val="nil"/>
                  <w:bottom w:val="single" w:sz="8" w:space="0" w:color="auto"/>
                  <w:right w:val="nil"/>
                </w:tcBorders>
                <w:vAlign w:val="center"/>
                <w:hideMark/>
              </w:tcPr>
            </w:tcPrChange>
          </w:tcPr>
          <w:p w14:paraId="6C2E94EE" w14:textId="77777777" w:rsidR="00794E60" w:rsidRDefault="00794E60">
            <w:pPr>
              <w:jc w:val="center"/>
              <w:rPr>
                <w:ins w:id="1896" w:author="Karim Anaya-Izquierdo" w:date="2024-09-19T14:42:00Z" w16du:dateUtc="2024-09-19T13:42:00Z"/>
                <w:rFonts w:ascii="Calibri" w:hAnsi="Calibri" w:cs="Calibri"/>
                <w:color w:val="000000"/>
                <w:sz w:val="20"/>
                <w:szCs w:val="20"/>
              </w:rPr>
            </w:pPr>
            <w:ins w:id="1897" w:author="Karim Anaya-Izquierdo" w:date="2024-09-19T14:42:00Z" w16du:dateUtc="2024-09-19T13:42:00Z">
              <w:r>
                <w:rPr>
                  <w:rFonts w:ascii="Calibri" w:hAnsi="Calibri" w:cs="Calibri"/>
                  <w:color w:val="000000"/>
                  <w:sz w:val="20"/>
                  <w:szCs w:val="20"/>
                </w:rPr>
                <w:t> </w:t>
              </w:r>
            </w:ins>
          </w:p>
        </w:tc>
        <w:tc>
          <w:tcPr>
            <w:tcW w:w="3138" w:type="dxa"/>
            <w:gridSpan w:val="3"/>
            <w:tcBorders>
              <w:top w:val="single" w:sz="8" w:space="0" w:color="auto"/>
              <w:left w:val="single" w:sz="4" w:space="0" w:color="auto"/>
              <w:bottom w:val="single" w:sz="8" w:space="0" w:color="auto"/>
              <w:right w:val="single" w:sz="4" w:space="0" w:color="000000"/>
            </w:tcBorders>
            <w:vAlign w:val="center"/>
            <w:hideMark/>
            <w:tcPrChange w:id="1898" w:author="Karim Anaya-Izquierdo" w:date="2024-09-19T14:42:00Z" w16du:dateUtc="2024-09-19T13:42:00Z">
              <w:tcPr>
                <w:tcW w:w="3138" w:type="dxa"/>
                <w:gridSpan w:val="3"/>
                <w:tcBorders>
                  <w:top w:val="single" w:sz="8" w:space="0" w:color="auto"/>
                  <w:left w:val="single" w:sz="4" w:space="0" w:color="auto"/>
                  <w:bottom w:val="single" w:sz="8" w:space="0" w:color="auto"/>
                  <w:right w:val="single" w:sz="4" w:space="0" w:color="000000"/>
                </w:tcBorders>
                <w:vAlign w:val="center"/>
                <w:hideMark/>
              </w:tcPr>
            </w:tcPrChange>
          </w:tcPr>
          <w:p w14:paraId="52146B97" w14:textId="77777777" w:rsidR="00794E60" w:rsidRDefault="00794E60">
            <w:pPr>
              <w:jc w:val="center"/>
              <w:rPr>
                <w:ins w:id="1899" w:author="Karim Anaya-Izquierdo" w:date="2024-09-19T14:42:00Z" w16du:dateUtc="2024-09-19T13:42:00Z"/>
                <w:rFonts w:ascii="Calibri" w:hAnsi="Calibri" w:cs="Calibri"/>
                <w:color w:val="000000"/>
                <w:sz w:val="20"/>
                <w:szCs w:val="20"/>
              </w:rPr>
            </w:pPr>
            <w:ins w:id="1900" w:author="Karim Anaya-Izquierdo" w:date="2024-09-19T14:42:00Z" w16du:dateUtc="2024-09-19T13:42:00Z">
              <w:r>
                <w:rPr>
                  <w:rFonts w:ascii="Calibri" w:hAnsi="Calibri" w:cs="Calibri"/>
                  <w:color w:val="000000"/>
                  <w:sz w:val="20"/>
                  <w:szCs w:val="20"/>
                </w:rPr>
                <w:t xml:space="preserve">Root </w:t>
              </w:r>
              <w:proofErr w:type="gramStart"/>
              <w:r>
                <w:rPr>
                  <w:rFonts w:ascii="Calibri" w:hAnsi="Calibri" w:cs="Calibri"/>
                  <w:color w:val="000000"/>
                  <w:sz w:val="20"/>
                  <w:szCs w:val="20"/>
                </w:rPr>
                <w:t>mean</w:t>
              </w:r>
              <w:proofErr w:type="gramEnd"/>
              <w:r>
                <w:rPr>
                  <w:rFonts w:ascii="Calibri" w:hAnsi="Calibri" w:cs="Calibri"/>
                  <w:color w:val="000000"/>
                  <w:sz w:val="20"/>
                  <w:szCs w:val="20"/>
                </w:rPr>
                <w:t xml:space="preserve"> square error</w:t>
              </w:r>
            </w:ins>
          </w:p>
        </w:tc>
        <w:tc>
          <w:tcPr>
            <w:tcW w:w="2753" w:type="dxa"/>
            <w:gridSpan w:val="3"/>
            <w:tcBorders>
              <w:top w:val="single" w:sz="8" w:space="0" w:color="auto"/>
              <w:left w:val="nil"/>
              <w:bottom w:val="single" w:sz="8" w:space="0" w:color="auto"/>
              <w:right w:val="nil"/>
            </w:tcBorders>
            <w:vAlign w:val="center"/>
            <w:hideMark/>
            <w:tcPrChange w:id="1901" w:author="Karim Anaya-Izquierdo" w:date="2024-09-19T14:42:00Z" w16du:dateUtc="2024-09-19T13:42:00Z">
              <w:tcPr>
                <w:tcW w:w="2753" w:type="dxa"/>
                <w:gridSpan w:val="3"/>
                <w:tcBorders>
                  <w:top w:val="single" w:sz="8" w:space="0" w:color="auto"/>
                  <w:left w:val="nil"/>
                  <w:bottom w:val="single" w:sz="8" w:space="0" w:color="auto"/>
                  <w:right w:val="nil"/>
                </w:tcBorders>
                <w:vAlign w:val="center"/>
                <w:hideMark/>
              </w:tcPr>
            </w:tcPrChange>
          </w:tcPr>
          <w:p w14:paraId="747066BB" w14:textId="77777777" w:rsidR="00794E60" w:rsidRDefault="00794E60">
            <w:pPr>
              <w:jc w:val="center"/>
              <w:rPr>
                <w:ins w:id="1902" w:author="Karim Anaya-Izquierdo" w:date="2024-09-19T14:42:00Z" w16du:dateUtc="2024-09-19T13:42:00Z"/>
                <w:rFonts w:ascii="Calibri" w:hAnsi="Calibri" w:cs="Calibri"/>
                <w:color w:val="000000"/>
                <w:sz w:val="20"/>
                <w:szCs w:val="20"/>
              </w:rPr>
            </w:pPr>
            <w:ins w:id="1903" w:author="Karim Anaya-Izquierdo" w:date="2024-09-19T14:42:00Z" w16du:dateUtc="2024-09-19T13:42:00Z">
              <w:r>
                <w:rPr>
                  <w:rFonts w:ascii="Calibri" w:hAnsi="Calibri" w:cs="Calibri"/>
                  <w:color w:val="000000"/>
                  <w:sz w:val="20"/>
                  <w:szCs w:val="20"/>
                </w:rPr>
                <w:t>Probability area </w:t>
              </w:r>
            </w:ins>
          </w:p>
        </w:tc>
      </w:tr>
      <w:tr w:rsidR="007029B0" w14:paraId="6DB4715E" w14:textId="77777777" w:rsidTr="00794E60">
        <w:trPr>
          <w:gridAfter w:val="1"/>
          <w:wAfter w:w="36" w:type="dxa"/>
          <w:trHeight w:val="458"/>
          <w:jc w:val="center"/>
          <w:ins w:id="1904" w:author="Karim Anaya-Izquierdo" w:date="2024-09-19T14:42:00Z"/>
        </w:trPr>
        <w:tc>
          <w:tcPr>
            <w:tcW w:w="740" w:type="dxa"/>
            <w:vMerge w:val="restart"/>
            <w:tcBorders>
              <w:top w:val="nil"/>
              <w:left w:val="nil"/>
              <w:bottom w:val="single" w:sz="8" w:space="0" w:color="000000"/>
              <w:right w:val="nil"/>
            </w:tcBorders>
            <w:vAlign w:val="bottom"/>
            <w:hideMark/>
          </w:tcPr>
          <w:p w14:paraId="0DED5C9C" w14:textId="77777777" w:rsidR="00794E60" w:rsidRDefault="00794E60">
            <w:pPr>
              <w:jc w:val="center"/>
              <w:rPr>
                <w:ins w:id="1905" w:author="Karim Anaya-Izquierdo" w:date="2024-09-19T14:42:00Z" w16du:dateUtc="2024-09-19T13:42:00Z"/>
                <w:rFonts w:ascii="Calibri" w:hAnsi="Calibri" w:cs="Calibri"/>
                <w:color w:val="000000"/>
                <w:sz w:val="20"/>
                <w:szCs w:val="20"/>
              </w:rPr>
            </w:pPr>
            <w:ins w:id="1906" w:author="Karim Anaya-Izquierdo" w:date="2024-09-19T14:42:00Z" w16du:dateUtc="2024-09-19T13:42:00Z">
              <w:r>
                <w:rPr>
                  <w:rFonts w:ascii="Calibri" w:hAnsi="Calibri" w:cs="Calibri"/>
                  <w:color w:val="000000"/>
                  <w:sz w:val="20"/>
                  <w:szCs w:val="20"/>
                </w:rPr>
                <w:t>Loading angle</w:t>
              </w:r>
            </w:ins>
          </w:p>
        </w:tc>
        <w:tc>
          <w:tcPr>
            <w:tcW w:w="993" w:type="dxa"/>
            <w:vMerge w:val="restart"/>
            <w:tcBorders>
              <w:top w:val="nil"/>
              <w:left w:val="nil"/>
              <w:bottom w:val="single" w:sz="8" w:space="0" w:color="000000"/>
              <w:right w:val="single" w:sz="4" w:space="0" w:color="auto"/>
            </w:tcBorders>
            <w:vAlign w:val="center"/>
            <w:hideMark/>
          </w:tcPr>
          <w:p w14:paraId="66068F5B" w14:textId="77777777" w:rsidR="00794E60" w:rsidRDefault="00794E60">
            <w:pPr>
              <w:jc w:val="center"/>
              <w:rPr>
                <w:ins w:id="1907" w:author="Karim Anaya-Izquierdo" w:date="2024-09-19T14:42:00Z" w16du:dateUtc="2024-09-19T13:42:00Z"/>
                <w:rFonts w:ascii="Calibri" w:hAnsi="Calibri" w:cs="Calibri"/>
                <w:color w:val="000000"/>
                <w:sz w:val="20"/>
                <w:szCs w:val="20"/>
              </w:rPr>
            </w:pPr>
            <w:ins w:id="1908" w:author="Karim Anaya-Izquierdo" w:date="2024-09-19T14:42:00Z" w16du:dateUtc="2024-09-19T13:42:00Z">
              <w:r>
                <w:rPr>
                  <w:rFonts w:ascii="Calibri" w:hAnsi="Calibri" w:cs="Calibri"/>
                  <w:color w:val="000000"/>
                  <w:sz w:val="20"/>
                  <w:szCs w:val="20"/>
                </w:rPr>
                <w:t>Extension</w:t>
              </w:r>
            </w:ins>
          </w:p>
        </w:tc>
        <w:tc>
          <w:tcPr>
            <w:tcW w:w="995" w:type="dxa"/>
            <w:vMerge w:val="restart"/>
            <w:tcBorders>
              <w:top w:val="nil"/>
              <w:left w:val="single" w:sz="4" w:space="0" w:color="auto"/>
              <w:bottom w:val="single" w:sz="8" w:space="0" w:color="000000"/>
              <w:right w:val="nil"/>
            </w:tcBorders>
            <w:vAlign w:val="center"/>
            <w:hideMark/>
          </w:tcPr>
          <w:p w14:paraId="24B6893A" w14:textId="77777777" w:rsidR="00794E60" w:rsidRDefault="00794E60">
            <w:pPr>
              <w:jc w:val="center"/>
              <w:rPr>
                <w:ins w:id="1909" w:author="Karim Anaya-Izquierdo" w:date="2024-09-19T14:42:00Z" w16du:dateUtc="2024-09-19T13:42:00Z"/>
                <w:rFonts w:ascii="Calibri" w:hAnsi="Calibri" w:cs="Calibri"/>
                <w:color w:val="000000"/>
                <w:sz w:val="20"/>
                <w:szCs w:val="20"/>
              </w:rPr>
            </w:pPr>
            <w:ins w:id="1910" w:author="Karim Anaya-Izquierdo" w:date="2024-09-19T14:42:00Z" w16du:dateUtc="2024-09-19T13:42:00Z">
              <w:r>
                <w:rPr>
                  <w:rFonts w:ascii="Calibri" w:hAnsi="Calibri" w:cs="Calibri"/>
                  <w:color w:val="000000"/>
                  <w:sz w:val="20"/>
                  <w:szCs w:val="20"/>
                </w:rPr>
                <w:t>Prior prediction</w:t>
              </w:r>
            </w:ins>
          </w:p>
        </w:tc>
        <w:tc>
          <w:tcPr>
            <w:tcW w:w="1052" w:type="dxa"/>
            <w:vMerge w:val="restart"/>
            <w:tcBorders>
              <w:top w:val="nil"/>
              <w:left w:val="nil"/>
              <w:bottom w:val="single" w:sz="8" w:space="0" w:color="000000"/>
              <w:right w:val="nil"/>
            </w:tcBorders>
            <w:vAlign w:val="center"/>
            <w:hideMark/>
          </w:tcPr>
          <w:p w14:paraId="09BB3085" w14:textId="77777777" w:rsidR="00794E60" w:rsidRDefault="00794E60">
            <w:pPr>
              <w:jc w:val="center"/>
              <w:rPr>
                <w:ins w:id="1911" w:author="Karim Anaya-Izquierdo" w:date="2024-09-19T14:42:00Z" w16du:dateUtc="2024-09-19T13:42:00Z"/>
                <w:rFonts w:ascii="Calibri" w:hAnsi="Calibri" w:cs="Calibri"/>
                <w:color w:val="000000"/>
                <w:sz w:val="20"/>
                <w:szCs w:val="20"/>
              </w:rPr>
            </w:pPr>
            <w:ins w:id="1912" w:author="Karim Anaya-Izquierdo" w:date="2024-09-19T14:42:00Z" w16du:dateUtc="2024-09-19T13:42:00Z">
              <w:r>
                <w:rPr>
                  <w:rFonts w:ascii="Calibri" w:hAnsi="Calibri" w:cs="Calibri"/>
                  <w:color w:val="000000"/>
                  <w:sz w:val="20"/>
                  <w:szCs w:val="20"/>
                </w:rPr>
                <w:t>Posterior prediction</w:t>
              </w:r>
            </w:ins>
          </w:p>
        </w:tc>
        <w:tc>
          <w:tcPr>
            <w:tcW w:w="1091" w:type="dxa"/>
            <w:vMerge w:val="restart"/>
            <w:tcBorders>
              <w:top w:val="nil"/>
              <w:left w:val="nil"/>
              <w:bottom w:val="single" w:sz="8" w:space="0" w:color="000000"/>
              <w:right w:val="single" w:sz="4" w:space="0" w:color="auto"/>
            </w:tcBorders>
            <w:vAlign w:val="center"/>
            <w:hideMark/>
          </w:tcPr>
          <w:p w14:paraId="6D410580" w14:textId="77777777" w:rsidR="00794E60" w:rsidRDefault="00794E60">
            <w:pPr>
              <w:jc w:val="center"/>
              <w:rPr>
                <w:ins w:id="1913" w:author="Karim Anaya-Izquierdo" w:date="2024-09-19T14:42:00Z" w16du:dateUtc="2024-09-19T13:42:00Z"/>
                <w:rFonts w:ascii="Calibri" w:hAnsi="Calibri" w:cs="Calibri"/>
                <w:color w:val="000000"/>
                <w:sz w:val="20"/>
                <w:szCs w:val="20"/>
              </w:rPr>
            </w:pPr>
            <w:ins w:id="1914" w:author="Karim Anaya-Izquierdo" w:date="2024-09-19T14:42:00Z" w16du:dateUtc="2024-09-19T13:42:00Z">
              <w:r>
                <w:rPr>
                  <w:rFonts w:ascii="Calibri" w:hAnsi="Calibri" w:cs="Calibri"/>
                  <w:color w:val="000000"/>
                  <w:sz w:val="20"/>
                  <w:szCs w:val="20"/>
                </w:rPr>
                <w:t>Reduction</w:t>
              </w:r>
            </w:ins>
          </w:p>
        </w:tc>
        <w:tc>
          <w:tcPr>
            <w:tcW w:w="956" w:type="dxa"/>
            <w:vMerge w:val="restart"/>
            <w:tcBorders>
              <w:top w:val="nil"/>
              <w:left w:val="single" w:sz="4" w:space="0" w:color="auto"/>
              <w:bottom w:val="single" w:sz="8" w:space="0" w:color="000000"/>
              <w:right w:val="nil"/>
            </w:tcBorders>
            <w:vAlign w:val="center"/>
            <w:hideMark/>
          </w:tcPr>
          <w:p w14:paraId="727CFFA0" w14:textId="77777777" w:rsidR="00794E60" w:rsidRDefault="00794E60">
            <w:pPr>
              <w:jc w:val="center"/>
              <w:rPr>
                <w:ins w:id="1915" w:author="Karim Anaya-Izquierdo" w:date="2024-09-19T14:42:00Z" w16du:dateUtc="2024-09-19T13:42:00Z"/>
                <w:rFonts w:ascii="Calibri" w:hAnsi="Calibri" w:cs="Calibri"/>
                <w:color w:val="000000"/>
                <w:sz w:val="20"/>
                <w:szCs w:val="20"/>
              </w:rPr>
            </w:pPr>
            <w:ins w:id="1916" w:author="Karim Anaya-Izquierdo" w:date="2024-09-19T14:42:00Z" w16du:dateUtc="2024-09-19T13:42:00Z">
              <w:r>
                <w:rPr>
                  <w:rFonts w:ascii="Calibri" w:hAnsi="Calibri" w:cs="Calibri"/>
                  <w:color w:val="000000"/>
                  <w:sz w:val="20"/>
                  <w:szCs w:val="20"/>
                </w:rPr>
                <w:t>Prior prediction</w:t>
              </w:r>
            </w:ins>
          </w:p>
        </w:tc>
        <w:tc>
          <w:tcPr>
            <w:tcW w:w="899" w:type="dxa"/>
            <w:vMerge w:val="restart"/>
            <w:tcBorders>
              <w:top w:val="nil"/>
              <w:left w:val="nil"/>
              <w:bottom w:val="single" w:sz="8" w:space="0" w:color="000000"/>
              <w:right w:val="nil"/>
            </w:tcBorders>
            <w:vAlign w:val="center"/>
            <w:hideMark/>
          </w:tcPr>
          <w:p w14:paraId="40678E31" w14:textId="77777777" w:rsidR="00794E60" w:rsidRDefault="00794E60">
            <w:pPr>
              <w:jc w:val="center"/>
              <w:rPr>
                <w:ins w:id="1917" w:author="Karim Anaya-Izquierdo" w:date="2024-09-19T14:42:00Z" w16du:dateUtc="2024-09-19T13:42:00Z"/>
                <w:rFonts w:ascii="Calibri" w:hAnsi="Calibri" w:cs="Calibri"/>
                <w:color w:val="000000"/>
                <w:sz w:val="20"/>
                <w:szCs w:val="20"/>
              </w:rPr>
            </w:pPr>
            <w:ins w:id="1918" w:author="Karim Anaya-Izquierdo" w:date="2024-09-19T14:42:00Z" w16du:dateUtc="2024-09-19T13:42:00Z">
              <w:r>
                <w:rPr>
                  <w:rFonts w:ascii="Calibri" w:hAnsi="Calibri" w:cs="Calibri"/>
                  <w:color w:val="000000"/>
                  <w:sz w:val="20"/>
                  <w:szCs w:val="20"/>
                </w:rPr>
                <w:t>Posterior prediction</w:t>
              </w:r>
            </w:ins>
          </w:p>
        </w:tc>
        <w:tc>
          <w:tcPr>
            <w:tcW w:w="898" w:type="dxa"/>
            <w:vMerge w:val="restart"/>
            <w:tcBorders>
              <w:top w:val="nil"/>
              <w:left w:val="nil"/>
              <w:bottom w:val="single" w:sz="8" w:space="0" w:color="000000"/>
              <w:right w:val="single" w:sz="4" w:space="0" w:color="auto"/>
            </w:tcBorders>
            <w:vAlign w:val="center"/>
            <w:hideMark/>
          </w:tcPr>
          <w:p w14:paraId="5FC6CB62" w14:textId="77777777" w:rsidR="00794E60" w:rsidRDefault="00794E60">
            <w:pPr>
              <w:jc w:val="center"/>
              <w:rPr>
                <w:ins w:id="1919" w:author="Karim Anaya-Izquierdo" w:date="2024-09-19T14:42:00Z" w16du:dateUtc="2024-09-19T13:42:00Z"/>
                <w:rFonts w:ascii="Calibri" w:hAnsi="Calibri" w:cs="Calibri"/>
                <w:color w:val="000000"/>
                <w:sz w:val="20"/>
                <w:szCs w:val="20"/>
              </w:rPr>
            </w:pPr>
            <w:ins w:id="1920" w:author="Karim Anaya-Izquierdo" w:date="2024-09-19T14:42:00Z" w16du:dateUtc="2024-09-19T13:42:00Z">
              <w:r>
                <w:rPr>
                  <w:rFonts w:ascii="Calibri" w:hAnsi="Calibri" w:cs="Calibri"/>
                  <w:color w:val="000000"/>
                  <w:sz w:val="20"/>
                  <w:szCs w:val="20"/>
                </w:rPr>
                <w:t>Reduction</w:t>
              </w:r>
            </w:ins>
          </w:p>
        </w:tc>
      </w:tr>
      <w:tr w:rsidR="007029B0" w14:paraId="04CEC953" w14:textId="77777777" w:rsidTr="00794E60">
        <w:trPr>
          <w:trHeight w:val="340"/>
          <w:jc w:val="center"/>
          <w:ins w:id="1921" w:author="Karim Anaya-Izquierdo" w:date="2024-09-19T14:42:00Z"/>
        </w:trPr>
        <w:tc>
          <w:tcPr>
            <w:tcW w:w="740" w:type="dxa"/>
            <w:vMerge/>
            <w:tcBorders>
              <w:top w:val="nil"/>
              <w:left w:val="nil"/>
              <w:bottom w:val="single" w:sz="8" w:space="0" w:color="000000"/>
              <w:right w:val="nil"/>
            </w:tcBorders>
            <w:vAlign w:val="center"/>
            <w:hideMark/>
          </w:tcPr>
          <w:p w14:paraId="7B680F2B" w14:textId="77777777" w:rsidR="00794E60" w:rsidRDefault="00794E60">
            <w:pPr>
              <w:rPr>
                <w:ins w:id="1922" w:author="Karim Anaya-Izquierdo" w:date="2024-09-19T14:42:00Z" w16du:dateUtc="2024-09-19T13:42:00Z"/>
                <w:rFonts w:ascii="Calibri" w:hAnsi="Calibri" w:cs="Calibri"/>
                <w:color w:val="000000"/>
                <w:sz w:val="20"/>
                <w:szCs w:val="20"/>
              </w:rPr>
            </w:pPr>
          </w:p>
        </w:tc>
        <w:tc>
          <w:tcPr>
            <w:tcW w:w="993" w:type="dxa"/>
            <w:vMerge/>
            <w:tcBorders>
              <w:top w:val="nil"/>
              <w:left w:val="nil"/>
              <w:bottom w:val="single" w:sz="8" w:space="0" w:color="000000"/>
              <w:right w:val="single" w:sz="4" w:space="0" w:color="auto"/>
            </w:tcBorders>
            <w:vAlign w:val="center"/>
            <w:hideMark/>
          </w:tcPr>
          <w:p w14:paraId="621AEBF1" w14:textId="77777777" w:rsidR="00794E60" w:rsidRDefault="00794E60">
            <w:pPr>
              <w:rPr>
                <w:ins w:id="1923" w:author="Karim Anaya-Izquierdo" w:date="2024-09-19T14:42:00Z" w16du:dateUtc="2024-09-19T13:42:00Z"/>
                <w:rFonts w:ascii="Calibri" w:hAnsi="Calibri" w:cs="Calibri"/>
                <w:color w:val="000000"/>
                <w:sz w:val="20"/>
                <w:szCs w:val="20"/>
              </w:rPr>
            </w:pPr>
          </w:p>
        </w:tc>
        <w:tc>
          <w:tcPr>
            <w:tcW w:w="995" w:type="dxa"/>
            <w:vMerge/>
            <w:tcBorders>
              <w:top w:val="nil"/>
              <w:left w:val="single" w:sz="4" w:space="0" w:color="auto"/>
              <w:bottom w:val="single" w:sz="8" w:space="0" w:color="000000"/>
              <w:right w:val="nil"/>
            </w:tcBorders>
            <w:vAlign w:val="center"/>
            <w:hideMark/>
          </w:tcPr>
          <w:p w14:paraId="3DDA580A" w14:textId="77777777" w:rsidR="00794E60" w:rsidRDefault="00794E60">
            <w:pPr>
              <w:rPr>
                <w:ins w:id="1924" w:author="Karim Anaya-Izquierdo" w:date="2024-09-19T14:42:00Z" w16du:dateUtc="2024-09-19T13:42:00Z"/>
                <w:rFonts w:ascii="Calibri" w:hAnsi="Calibri" w:cs="Calibri"/>
                <w:color w:val="000000"/>
                <w:sz w:val="20"/>
                <w:szCs w:val="20"/>
              </w:rPr>
            </w:pPr>
          </w:p>
        </w:tc>
        <w:tc>
          <w:tcPr>
            <w:tcW w:w="1052" w:type="dxa"/>
            <w:vMerge/>
            <w:tcBorders>
              <w:top w:val="nil"/>
              <w:left w:val="nil"/>
              <w:bottom w:val="single" w:sz="8" w:space="0" w:color="000000"/>
              <w:right w:val="nil"/>
            </w:tcBorders>
            <w:vAlign w:val="center"/>
            <w:hideMark/>
          </w:tcPr>
          <w:p w14:paraId="7C704927" w14:textId="77777777" w:rsidR="00794E60" w:rsidRDefault="00794E60">
            <w:pPr>
              <w:rPr>
                <w:ins w:id="1925" w:author="Karim Anaya-Izquierdo" w:date="2024-09-19T14:42:00Z" w16du:dateUtc="2024-09-19T13:42:00Z"/>
                <w:rFonts w:ascii="Calibri" w:hAnsi="Calibri" w:cs="Calibri"/>
                <w:color w:val="000000"/>
                <w:sz w:val="20"/>
                <w:szCs w:val="20"/>
              </w:rPr>
            </w:pPr>
          </w:p>
        </w:tc>
        <w:tc>
          <w:tcPr>
            <w:tcW w:w="1091" w:type="dxa"/>
            <w:vMerge/>
            <w:tcBorders>
              <w:top w:val="nil"/>
              <w:left w:val="nil"/>
              <w:bottom w:val="single" w:sz="8" w:space="0" w:color="000000"/>
              <w:right w:val="single" w:sz="4" w:space="0" w:color="auto"/>
            </w:tcBorders>
            <w:vAlign w:val="center"/>
            <w:hideMark/>
          </w:tcPr>
          <w:p w14:paraId="7AB34EFB" w14:textId="77777777" w:rsidR="00794E60" w:rsidRDefault="00794E60">
            <w:pPr>
              <w:rPr>
                <w:ins w:id="1926" w:author="Karim Anaya-Izquierdo" w:date="2024-09-19T14:42:00Z" w16du:dateUtc="2024-09-19T13:42:00Z"/>
                <w:rFonts w:ascii="Calibri" w:hAnsi="Calibri" w:cs="Calibri"/>
                <w:color w:val="000000"/>
                <w:sz w:val="20"/>
                <w:szCs w:val="20"/>
              </w:rPr>
            </w:pPr>
          </w:p>
        </w:tc>
        <w:tc>
          <w:tcPr>
            <w:tcW w:w="956" w:type="dxa"/>
            <w:vMerge/>
            <w:tcBorders>
              <w:top w:val="nil"/>
              <w:left w:val="single" w:sz="4" w:space="0" w:color="auto"/>
              <w:bottom w:val="single" w:sz="8" w:space="0" w:color="000000"/>
              <w:right w:val="nil"/>
            </w:tcBorders>
            <w:vAlign w:val="center"/>
            <w:hideMark/>
          </w:tcPr>
          <w:p w14:paraId="4BE9F017" w14:textId="77777777" w:rsidR="00794E60" w:rsidRDefault="00794E60">
            <w:pPr>
              <w:rPr>
                <w:ins w:id="1927" w:author="Karim Anaya-Izquierdo" w:date="2024-09-19T14:42:00Z" w16du:dateUtc="2024-09-19T13:42:00Z"/>
                <w:rFonts w:ascii="Calibri" w:hAnsi="Calibri" w:cs="Calibri"/>
                <w:color w:val="000000"/>
                <w:sz w:val="20"/>
                <w:szCs w:val="20"/>
              </w:rPr>
            </w:pPr>
          </w:p>
        </w:tc>
        <w:tc>
          <w:tcPr>
            <w:tcW w:w="899" w:type="dxa"/>
            <w:vMerge/>
            <w:tcBorders>
              <w:top w:val="nil"/>
              <w:left w:val="nil"/>
              <w:bottom w:val="single" w:sz="8" w:space="0" w:color="000000"/>
              <w:right w:val="nil"/>
            </w:tcBorders>
            <w:vAlign w:val="center"/>
            <w:hideMark/>
          </w:tcPr>
          <w:p w14:paraId="68AC7466" w14:textId="77777777" w:rsidR="00794E60" w:rsidRDefault="00794E60">
            <w:pPr>
              <w:rPr>
                <w:ins w:id="1928" w:author="Karim Anaya-Izquierdo" w:date="2024-09-19T14:42:00Z" w16du:dateUtc="2024-09-19T13:42:00Z"/>
                <w:rFonts w:ascii="Calibri" w:hAnsi="Calibri" w:cs="Calibri"/>
                <w:color w:val="000000"/>
                <w:sz w:val="20"/>
                <w:szCs w:val="20"/>
              </w:rPr>
            </w:pPr>
          </w:p>
        </w:tc>
        <w:tc>
          <w:tcPr>
            <w:tcW w:w="898" w:type="dxa"/>
            <w:vMerge/>
            <w:tcBorders>
              <w:top w:val="nil"/>
              <w:left w:val="nil"/>
              <w:bottom w:val="single" w:sz="8" w:space="0" w:color="000000"/>
              <w:right w:val="single" w:sz="4" w:space="0" w:color="auto"/>
            </w:tcBorders>
            <w:vAlign w:val="center"/>
            <w:hideMark/>
          </w:tcPr>
          <w:p w14:paraId="3AFA6949" w14:textId="77777777" w:rsidR="00794E60" w:rsidRDefault="00794E60">
            <w:pPr>
              <w:rPr>
                <w:ins w:id="1929" w:author="Karim Anaya-Izquierdo" w:date="2024-09-19T14:42:00Z" w16du:dateUtc="2024-09-19T13:42:00Z"/>
                <w:rFonts w:ascii="Calibri" w:hAnsi="Calibri" w:cs="Calibri"/>
                <w:color w:val="000000"/>
                <w:sz w:val="20"/>
                <w:szCs w:val="20"/>
              </w:rPr>
            </w:pPr>
          </w:p>
        </w:tc>
        <w:tc>
          <w:tcPr>
            <w:tcW w:w="36" w:type="dxa"/>
            <w:tcBorders>
              <w:top w:val="nil"/>
              <w:left w:val="nil"/>
              <w:bottom w:val="nil"/>
              <w:right w:val="nil"/>
            </w:tcBorders>
            <w:noWrap/>
            <w:vAlign w:val="bottom"/>
            <w:hideMark/>
          </w:tcPr>
          <w:p w14:paraId="33A5F581" w14:textId="77777777" w:rsidR="00794E60" w:rsidRDefault="00794E60">
            <w:pPr>
              <w:jc w:val="center"/>
              <w:rPr>
                <w:ins w:id="1930" w:author="Karim Anaya-Izquierdo" w:date="2024-09-19T14:42:00Z" w16du:dateUtc="2024-09-19T13:42:00Z"/>
                <w:rFonts w:ascii="Calibri" w:hAnsi="Calibri" w:cs="Calibri"/>
                <w:color w:val="000000"/>
                <w:sz w:val="20"/>
                <w:szCs w:val="20"/>
              </w:rPr>
            </w:pPr>
          </w:p>
        </w:tc>
      </w:tr>
      <w:tr w:rsidR="00292E72" w14:paraId="1194C6B5" w14:textId="77777777" w:rsidTr="00794E60">
        <w:trPr>
          <w:trHeight w:val="320"/>
          <w:jc w:val="center"/>
          <w:ins w:id="1931" w:author="Karim Anaya-Izquierdo" w:date="2024-09-19T14:42:00Z"/>
        </w:trPr>
        <w:tc>
          <w:tcPr>
            <w:tcW w:w="740" w:type="dxa"/>
            <w:vMerge w:val="restart"/>
            <w:tcBorders>
              <w:top w:val="nil"/>
              <w:left w:val="nil"/>
              <w:bottom w:val="single" w:sz="8" w:space="0" w:color="000000"/>
              <w:right w:val="nil"/>
            </w:tcBorders>
            <w:vAlign w:val="center"/>
            <w:hideMark/>
          </w:tcPr>
          <w:p w14:paraId="19065325" w14:textId="77777777" w:rsidR="00794E60" w:rsidRDefault="00794E60">
            <w:pPr>
              <w:jc w:val="center"/>
              <w:rPr>
                <w:ins w:id="1932" w:author="Karim Anaya-Izquierdo" w:date="2024-09-19T14:42:00Z" w16du:dateUtc="2024-09-19T13:42:00Z"/>
                <w:rFonts w:ascii="Calibri" w:hAnsi="Calibri" w:cs="Calibri"/>
                <w:color w:val="000000"/>
                <w:sz w:val="20"/>
                <w:szCs w:val="20"/>
              </w:rPr>
            </w:pPr>
            <w:ins w:id="1933" w:author="Karim Anaya-Izquierdo" w:date="2024-09-19T14:42:00Z" w16du:dateUtc="2024-09-19T13:42:00Z">
              <w:r>
                <w:rPr>
                  <w:rFonts w:ascii="Calibri" w:hAnsi="Calibri" w:cs="Calibri"/>
                  <w:color w:val="000000"/>
                  <w:sz w:val="20"/>
                  <w:szCs w:val="20"/>
                </w:rPr>
                <w:t>45°</w:t>
              </w:r>
            </w:ins>
          </w:p>
        </w:tc>
        <w:tc>
          <w:tcPr>
            <w:tcW w:w="993" w:type="dxa"/>
            <w:tcBorders>
              <w:top w:val="nil"/>
              <w:left w:val="nil"/>
              <w:bottom w:val="nil"/>
              <w:right w:val="nil"/>
            </w:tcBorders>
            <w:vAlign w:val="center"/>
            <w:hideMark/>
          </w:tcPr>
          <w:p w14:paraId="22B07907" w14:textId="77777777" w:rsidR="00794E60" w:rsidRDefault="00794E60">
            <w:pPr>
              <w:jc w:val="center"/>
              <w:rPr>
                <w:ins w:id="1934" w:author="Karim Anaya-Izquierdo" w:date="2024-09-19T14:42:00Z" w16du:dateUtc="2024-09-19T13:42:00Z"/>
                <w:rFonts w:ascii="Calibri" w:hAnsi="Calibri" w:cs="Calibri"/>
                <w:color w:val="000000"/>
                <w:sz w:val="20"/>
                <w:szCs w:val="20"/>
              </w:rPr>
            </w:pPr>
            <w:ins w:id="1935" w:author="Karim Anaya-Izquierdo" w:date="2024-09-19T14:42:00Z" w16du:dateUtc="2024-09-19T13:42: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671FC490" w14:textId="77777777" w:rsidR="00794E60" w:rsidRDefault="00794E60">
            <w:pPr>
              <w:jc w:val="center"/>
              <w:rPr>
                <w:ins w:id="1936" w:author="Karim Anaya-Izquierdo" w:date="2024-09-19T14:42:00Z" w16du:dateUtc="2024-09-19T13:42:00Z"/>
                <w:rFonts w:ascii="Calibri" w:hAnsi="Calibri" w:cs="Calibri"/>
                <w:color w:val="000000"/>
                <w:sz w:val="20"/>
                <w:szCs w:val="20"/>
              </w:rPr>
            </w:pPr>
            <w:ins w:id="1937" w:author="Karim Anaya-Izquierdo" w:date="2024-09-19T14:42:00Z" w16du:dateUtc="2024-09-19T13:42:00Z">
              <w:r>
                <w:rPr>
                  <w:rFonts w:ascii="Calibri" w:hAnsi="Calibri" w:cs="Calibri"/>
                  <w:color w:val="000000"/>
                  <w:sz w:val="20"/>
                  <w:szCs w:val="20"/>
                </w:rPr>
                <w:t>0.0162</w:t>
              </w:r>
            </w:ins>
          </w:p>
        </w:tc>
        <w:tc>
          <w:tcPr>
            <w:tcW w:w="1052" w:type="dxa"/>
            <w:tcBorders>
              <w:top w:val="nil"/>
              <w:left w:val="nil"/>
              <w:bottom w:val="nil"/>
              <w:right w:val="nil"/>
            </w:tcBorders>
            <w:vAlign w:val="center"/>
            <w:hideMark/>
          </w:tcPr>
          <w:p w14:paraId="48C4C7A7" w14:textId="77777777" w:rsidR="00794E60" w:rsidRDefault="00794E60">
            <w:pPr>
              <w:jc w:val="center"/>
              <w:rPr>
                <w:ins w:id="1938" w:author="Karim Anaya-Izquierdo" w:date="2024-09-19T14:42:00Z" w16du:dateUtc="2024-09-19T13:42:00Z"/>
                <w:rFonts w:ascii="Calibri" w:hAnsi="Calibri" w:cs="Calibri"/>
                <w:color w:val="000000"/>
                <w:sz w:val="20"/>
                <w:szCs w:val="20"/>
              </w:rPr>
            </w:pPr>
            <w:ins w:id="1939" w:author="Karim Anaya-Izquierdo" w:date="2024-09-19T14:42:00Z" w16du:dateUtc="2024-09-19T13:42:00Z">
              <w:r>
                <w:rPr>
                  <w:rFonts w:ascii="Calibri" w:hAnsi="Calibri" w:cs="Calibri"/>
                  <w:color w:val="000000"/>
                  <w:sz w:val="20"/>
                  <w:szCs w:val="20"/>
                </w:rPr>
                <w:t>0.0161</w:t>
              </w:r>
            </w:ins>
          </w:p>
        </w:tc>
        <w:tc>
          <w:tcPr>
            <w:tcW w:w="1091" w:type="dxa"/>
            <w:tcBorders>
              <w:top w:val="nil"/>
              <w:left w:val="nil"/>
              <w:bottom w:val="nil"/>
              <w:right w:val="single" w:sz="4" w:space="0" w:color="auto"/>
            </w:tcBorders>
            <w:vAlign w:val="center"/>
            <w:hideMark/>
          </w:tcPr>
          <w:p w14:paraId="402C3326" w14:textId="77777777" w:rsidR="00794E60" w:rsidRDefault="00794E60">
            <w:pPr>
              <w:jc w:val="center"/>
              <w:rPr>
                <w:ins w:id="1940" w:author="Karim Anaya-Izquierdo" w:date="2024-09-19T14:42:00Z" w16du:dateUtc="2024-09-19T13:42:00Z"/>
                <w:rFonts w:ascii="Calibri" w:hAnsi="Calibri" w:cs="Calibri"/>
                <w:color w:val="000000"/>
                <w:sz w:val="20"/>
                <w:szCs w:val="20"/>
              </w:rPr>
            </w:pPr>
            <w:ins w:id="1941" w:author="Karim Anaya-Izquierdo" w:date="2024-09-19T14:42:00Z" w16du:dateUtc="2024-09-19T13:42:00Z">
              <w:r>
                <w:rPr>
                  <w:rFonts w:ascii="Calibri" w:hAnsi="Calibri" w:cs="Calibri"/>
                  <w:color w:val="000000"/>
                  <w:sz w:val="20"/>
                  <w:szCs w:val="20"/>
                </w:rPr>
                <w:t>1%</w:t>
              </w:r>
            </w:ins>
          </w:p>
        </w:tc>
        <w:tc>
          <w:tcPr>
            <w:tcW w:w="956" w:type="dxa"/>
            <w:tcBorders>
              <w:top w:val="nil"/>
              <w:left w:val="nil"/>
              <w:bottom w:val="nil"/>
              <w:right w:val="nil"/>
            </w:tcBorders>
            <w:vAlign w:val="center"/>
            <w:hideMark/>
          </w:tcPr>
          <w:p w14:paraId="7AB31EB4" w14:textId="77777777" w:rsidR="00794E60" w:rsidRDefault="00794E60">
            <w:pPr>
              <w:jc w:val="center"/>
              <w:rPr>
                <w:ins w:id="1942" w:author="Karim Anaya-Izquierdo" w:date="2024-09-19T14:42:00Z" w16du:dateUtc="2024-09-19T13:42:00Z"/>
                <w:rFonts w:ascii="Calibri" w:hAnsi="Calibri" w:cs="Calibri"/>
                <w:color w:val="000000"/>
                <w:sz w:val="20"/>
                <w:szCs w:val="20"/>
              </w:rPr>
            </w:pPr>
            <w:ins w:id="1943" w:author="Karim Anaya-Izquierdo" w:date="2024-09-19T14:42:00Z" w16du:dateUtc="2024-09-19T13:42:00Z">
              <w:r>
                <w:rPr>
                  <w:rFonts w:ascii="Calibri" w:hAnsi="Calibri" w:cs="Calibri"/>
                  <w:color w:val="000000"/>
                  <w:sz w:val="20"/>
                  <w:szCs w:val="20"/>
                </w:rPr>
                <w:t>0.1887</w:t>
              </w:r>
            </w:ins>
          </w:p>
        </w:tc>
        <w:tc>
          <w:tcPr>
            <w:tcW w:w="899" w:type="dxa"/>
            <w:tcBorders>
              <w:top w:val="nil"/>
              <w:left w:val="nil"/>
              <w:bottom w:val="nil"/>
              <w:right w:val="nil"/>
            </w:tcBorders>
            <w:vAlign w:val="center"/>
            <w:hideMark/>
          </w:tcPr>
          <w:p w14:paraId="44ADE0CB" w14:textId="77777777" w:rsidR="00794E60" w:rsidRDefault="00794E60">
            <w:pPr>
              <w:jc w:val="center"/>
              <w:rPr>
                <w:ins w:id="1944" w:author="Karim Anaya-Izquierdo" w:date="2024-09-19T14:42:00Z" w16du:dateUtc="2024-09-19T13:42:00Z"/>
                <w:rFonts w:ascii="Calibri" w:hAnsi="Calibri" w:cs="Calibri"/>
                <w:color w:val="000000"/>
                <w:sz w:val="20"/>
                <w:szCs w:val="20"/>
              </w:rPr>
            </w:pPr>
            <w:ins w:id="1945" w:author="Karim Anaya-Izquierdo" w:date="2024-09-19T14:42:00Z" w16du:dateUtc="2024-09-19T13:42:00Z">
              <w:r>
                <w:rPr>
                  <w:rFonts w:ascii="Calibri" w:hAnsi="Calibri" w:cs="Calibri"/>
                  <w:color w:val="000000"/>
                  <w:sz w:val="20"/>
                  <w:szCs w:val="20"/>
                </w:rPr>
                <w:t>0.018</w:t>
              </w:r>
            </w:ins>
          </w:p>
        </w:tc>
        <w:tc>
          <w:tcPr>
            <w:tcW w:w="898" w:type="dxa"/>
            <w:tcBorders>
              <w:top w:val="nil"/>
              <w:left w:val="nil"/>
              <w:bottom w:val="nil"/>
              <w:right w:val="nil"/>
            </w:tcBorders>
            <w:vAlign w:val="center"/>
            <w:hideMark/>
          </w:tcPr>
          <w:p w14:paraId="5D9599E5" w14:textId="77777777" w:rsidR="00794E60" w:rsidRDefault="00794E60">
            <w:pPr>
              <w:jc w:val="center"/>
              <w:rPr>
                <w:ins w:id="1946" w:author="Karim Anaya-Izquierdo" w:date="2024-09-19T14:42:00Z" w16du:dateUtc="2024-09-19T13:42:00Z"/>
                <w:rFonts w:ascii="Calibri" w:hAnsi="Calibri" w:cs="Calibri"/>
                <w:color w:val="000000"/>
                <w:sz w:val="20"/>
                <w:szCs w:val="20"/>
              </w:rPr>
            </w:pPr>
            <w:ins w:id="1947" w:author="Karim Anaya-Izquierdo" w:date="2024-09-19T14:42:00Z" w16du:dateUtc="2024-09-19T13:42:00Z">
              <w:r>
                <w:rPr>
                  <w:rFonts w:ascii="Calibri" w:hAnsi="Calibri" w:cs="Calibri"/>
                  <w:color w:val="000000"/>
                  <w:sz w:val="20"/>
                  <w:szCs w:val="20"/>
                </w:rPr>
                <w:t>90%</w:t>
              </w:r>
            </w:ins>
          </w:p>
        </w:tc>
        <w:tc>
          <w:tcPr>
            <w:tcW w:w="36" w:type="dxa"/>
            <w:vAlign w:val="center"/>
            <w:hideMark/>
          </w:tcPr>
          <w:p w14:paraId="4F3DD157" w14:textId="77777777" w:rsidR="00794E60" w:rsidRDefault="00794E60">
            <w:pPr>
              <w:rPr>
                <w:ins w:id="1948" w:author="Karim Anaya-Izquierdo" w:date="2024-09-19T14:42:00Z" w16du:dateUtc="2024-09-19T13:42:00Z"/>
                <w:sz w:val="20"/>
                <w:szCs w:val="20"/>
              </w:rPr>
            </w:pPr>
          </w:p>
        </w:tc>
      </w:tr>
      <w:tr w:rsidR="00934E61" w14:paraId="721AC1CD" w14:textId="77777777" w:rsidTr="00794E60">
        <w:trPr>
          <w:trHeight w:val="340"/>
          <w:jc w:val="center"/>
          <w:ins w:id="1949" w:author="Karim Anaya-Izquierdo" w:date="2024-09-19T14:42:00Z"/>
        </w:trPr>
        <w:tc>
          <w:tcPr>
            <w:tcW w:w="740" w:type="dxa"/>
            <w:vMerge/>
            <w:tcBorders>
              <w:top w:val="nil"/>
              <w:left w:val="nil"/>
              <w:bottom w:val="single" w:sz="8" w:space="0" w:color="000000"/>
              <w:right w:val="nil"/>
            </w:tcBorders>
            <w:vAlign w:val="center"/>
            <w:hideMark/>
          </w:tcPr>
          <w:p w14:paraId="1397C7E7" w14:textId="77777777" w:rsidR="00794E60" w:rsidRDefault="00794E60">
            <w:pPr>
              <w:rPr>
                <w:ins w:id="1950" w:author="Karim Anaya-Izquierdo" w:date="2024-09-19T14:42:00Z" w16du:dateUtc="2024-09-19T13:42: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40DC9A99" w14:textId="77777777" w:rsidR="00794E60" w:rsidRDefault="00794E60">
            <w:pPr>
              <w:jc w:val="center"/>
              <w:rPr>
                <w:ins w:id="1951" w:author="Karim Anaya-Izquierdo" w:date="2024-09-19T14:42:00Z" w16du:dateUtc="2024-09-19T13:42:00Z"/>
                <w:rFonts w:ascii="Calibri" w:hAnsi="Calibri" w:cs="Calibri"/>
                <w:color w:val="000000"/>
                <w:sz w:val="20"/>
                <w:szCs w:val="20"/>
              </w:rPr>
            </w:pPr>
            <w:ins w:id="1952" w:author="Karim Anaya-Izquierdo" w:date="2024-09-19T14:42:00Z" w16du:dateUtc="2024-09-19T13:42: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6A23A377" w14:textId="77777777" w:rsidR="00794E60" w:rsidRDefault="00794E60">
            <w:pPr>
              <w:jc w:val="center"/>
              <w:rPr>
                <w:ins w:id="1953" w:author="Karim Anaya-Izquierdo" w:date="2024-09-19T14:42:00Z" w16du:dateUtc="2024-09-19T13:42:00Z"/>
                <w:rFonts w:ascii="Calibri" w:hAnsi="Calibri" w:cs="Calibri"/>
                <w:color w:val="000000"/>
                <w:sz w:val="20"/>
                <w:szCs w:val="20"/>
              </w:rPr>
            </w:pPr>
            <w:ins w:id="1954" w:author="Karim Anaya-Izquierdo" w:date="2024-09-19T14:42:00Z" w16du:dateUtc="2024-09-19T13:42:00Z">
              <w:r>
                <w:rPr>
                  <w:rFonts w:ascii="Calibri" w:hAnsi="Calibri" w:cs="Calibri"/>
                  <w:color w:val="000000"/>
                  <w:sz w:val="20"/>
                  <w:szCs w:val="20"/>
                </w:rPr>
                <w:t>0.0223</w:t>
              </w:r>
            </w:ins>
          </w:p>
        </w:tc>
        <w:tc>
          <w:tcPr>
            <w:tcW w:w="1052" w:type="dxa"/>
            <w:tcBorders>
              <w:top w:val="nil"/>
              <w:left w:val="nil"/>
              <w:bottom w:val="single" w:sz="8" w:space="0" w:color="auto"/>
              <w:right w:val="nil"/>
            </w:tcBorders>
            <w:vAlign w:val="center"/>
            <w:hideMark/>
          </w:tcPr>
          <w:p w14:paraId="7442FBCC" w14:textId="77777777" w:rsidR="00794E60" w:rsidRDefault="00794E60">
            <w:pPr>
              <w:jc w:val="center"/>
              <w:rPr>
                <w:ins w:id="1955" w:author="Karim Anaya-Izquierdo" w:date="2024-09-19T14:42:00Z" w16du:dateUtc="2024-09-19T13:42:00Z"/>
                <w:rFonts w:ascii="Calibri" w:hAnsi="Calibri" w:cs="Calibri"/>
                <w:color w:val="000000"/>
                <w:sz w:val="20"/>
                <w:szCs w:val="20"/>
              </w:rPr>
            </w:pPr>
            <w:ins w:id="1956" w:author="Karim Anaya-Izquierdo" w:date="2024-09-19T14:42:00Z" w16du:dateUtc="2024-09-19T13:42:00Z">
              <w:r>
                <w:rPr>
                  <w:rFonts w:ascii="Calibri" w:hAnsi="Calibri" w:cs="Calibri"/>
                  <w:color w:val="000000"/>
                  <w:sz w:val="20"/>
                  <w:szCs w:val="20"/>
                </w:rPr>
                <w:t>0.0091</w:t>
              </w:r>
            </w:ins>
          </w:p>
        </w:tc>
        <w:tc>
          <w:tcPr>
            <w:tcW w:w="1091" w:type="dxa"/>
            <w:tcBorders>
              <w:top w:val="nil"/>
              <w:left w:val="nil"/>
              <w:bottom w:val="single" w:sz="8" w:space="0" w:color="auto"/>
              <w:right w:val="single" w:sz="4" w:space="0" w:color="auto"/>
            </w:tcBorders>
            <w:vAlign w:val="center"/>
            <w:hideMark/>
          </w:tcPr>
          <w:p w14:paraId="48C2ACB5" w14:textId="77777777" w:rsidR="00794E60" w:rsidRDefault="00794E60">
            <w:pPr>
              <w:jc w:val="center"/>
              <w:rPr>
                <w:ins w:id="1957" w:author="Karim Anaya-Izquierdo" w:date="2024-09-19T14:42:00Z" w16du:dateUtc="2024-09-19T13:42:00Z"/>
                <w:rFonts w:ascii="Calibri" w:hAnsi="Calibri" w:cs="Calibri"/>
                <w:color w:val="000000"/>
                <w:sz w:val="20"/>
                <w:szCs w:val="20"/>
              </w:rPr>
            </w:pPr>
            <w:ins w:id="1958" w:author="Karim Anaya-Izquierdo" w:date="2024-09-19T14:42:00Z" w16du:dateUtc="2024-09-19T13:42:00Z">
              <w:r>
                <w:rPr>
                  <w:rFonts w:ascii="Calibri" w:hAnsi="Calibri" w:cs="Calibri"/>
                  <w:color w:val="000000"/>
                  <w:sz w:val="20"/>
                  <w:szCs w:val="20"/>
                </w:rPr>
                <w:t>59%</w:t>
              </w:r>
            </w:ins>
          </w:p>
        </w:tc>
        <w:tc>
          <w:tcPr>
            <w:tcW w:w="956" w:type="dxa"/>
            <w:tcBorders>
              <w:top w:val="nil"/>
              <w:left w:val="nil"/>
              <w:bottom w:val="single" w:sz="8" w:space="0" w:color="auto"/>
              <w:right w:val="nil"/>
            </w:tcBorders>
            <w:vAlign w:val="center"/>
            <w:hideMark/>
          </w:tcPr>
          <w:p w14:paraId="6F686F4C" w14:textId="77777777" w:rsidR="00794E60" w:rsidRDefault="00794E60">
            <w:pPr>
              <w:jc w:val="center"/>
              <w:rPr>
                <w:ins w:id="1959" w:author="Karim Anaya-Izquierdo" w:date="2024-09-19T14:42:00Z" w16du:dateUtc="2024-09-19T13:42:00Z"/>
                <w:rFonts w:ascii="Calibri" w:hAnsi="Calibri" w:cs="Calibri"/>
                <w:color w:val="000000"/>
                <w:sz w:val="20"/>
                <w:szCs w:val="20"/>
              </w:rPr>
            </w:pPr>
            <w:ins w:id="1960" w:author="Karim Anaya-Izquierdo" w:date="2024-09-19T14:42:00Z" w16du:dateUtc="2024-09-19T13:42:00Z">
              <w:r>
                <w:rPr>
                  <w:rFonts w:ascii="Calibri" w:hAnsi="Calibri" w:cs="Calibri"/>
                  <w:color w:val="000000"/>
                  <w:sz w:val="20"/>
                  <w:szCs w:val="20"/>
                </w:rPr>
                <w:t>0.1922</w:t>
              </w:r>
            </w:ins>
          </w:p>
        </w:tc>
        <w:tc>
          <w:tcPr>
            <w:tcW w:w="899" w:type="dxa"/>
            <w:tcBorders>
              <w:top w:val="nil"/>
              <w:left w:val="nil"/>
              <w:bottom w:val="single" w:sz="8" w:space="0" w:color="auto"/>
              <w:right w:val="nil"/>
            </w:tcBorders>
            <w:vAlign w:val="center"/>
            <w:hideMark/>
          </w:tcPr>
          <w:p w14:paraId="1482A4C2" w14:textId="77777777" w:rsidR="00794E60" w:rsidRDefault="00794E60">
            <w:pPr>
              <w:jc w:val="center"/>
              <w:rPr>
                <w:ins w:id="1961" w:author="Karim Anaya-Izquierdo" w:date="2024-09-19T14:42:00Z" w16du:dateUtc="2024-09-19T13:42:00Z"/>
                <w:rFonts w:ascii="Calibri" w:hAnsi="Calibri" w:cs="Calibri"/>
                <w:color w:val="000000"/>
                <w:sz w:val="20"/>
                <w:szCs w:val="20"/>
              </w:rPr>
            </w:pPr>
            <w:ins w:id="1962" w:author="Karim Anaya-Izquierdo" w:date="2024-09-19T14:42:00Z" w16du:dateUtc="2024-09-19T13:42:00Z">
              <w:r>
                <w:rPr>
                  <w:rFonts w:ascii="Calibri" w:hAnsi="Calibri" w:cs="Calibri"/>
                  <w:color w:val="000000"/>
                  <w:sz w:val="20"/>
                  <w:szCs w:val="20"/>
                </w:rPr>
                <w:t>0.0189</w:t>
              </w:r>
            </w:ins>
          </w:p>
        </w:tc>
        <w:tc>
          <w:tcPr>
            <w:tcW w:w="898" w:type="dxa"/>
            <w:tcBorders>
              <w:top w:val="nil"/>
              <w:left w:val="nil"/>
              <w:bottom w:val="single" w:sz="8" w:space="0" w:color="auto"/>
              <w:right w:val="nil"/>
            </w:tcBorders>
            <w:vAlign w:val="center"/>
            <w:hideMark/>
          </w:tcPr>
          <w:p w14:paraId="72F75A66" w14:textId="77777777" w:rsidR="00794E60" w:rsidRDefault="00794E60">
            <w:pPr>
              <w:jc w:val="center"/>
              <w:rPr>
                <w:ins w:id="1963" w:author="Karim Anaya-Izquierdo" w:date="2024-09-19T14:42:00Z" w16du:dateUtc="2024-09-19T13:42:00Z"/>
                <w:rFonts w:ascii="Calibri" w:hAnsi="Calibri" w:cs="Calibri"/>
                <w:color w:val="000000"/>
                <w:sz w:val="20"/>
                <w:szCs w:val="20"/>
              </w:rPr>
            </w:pPr>
            <w:ins w:id="1964" w:author="Karim Anaya-Izquierdo" w:date="2024-09-19T14:42:00Z" w16du:dateUtc="2024-09-19T13:42:00Z">
              <w:r>
                <w:rPr>
                  <w:rFonts w:ascii="Calibri" w:hAnsi="Calibri" w:cs="Calibri"/>
                  <w:color w:val="000000"/>
                  <w:sz w:val="20"/>
                  <w:szCs w:val="20"/>
                </w:rPr>
                <w:t>90%</w:t>
              </w:r>
            </w:ins>
          </w:p>
        </w:tc>
        <w:tc>
          <w:tcPr>
            <w:tcW w:w="36" w:type="dxa"/>
            <w:vAlign w:val="center"/>
            <w:hideMark/>
          </w:tcPr>
          <w:p w14:paraId="1653F68A" w14:textId="77777777" w:rsidR="00794E60" w:rsidRDefault="00794E60">
            <w:pPr>
              <w:rPr>
                <w:ins w:id="1965" w:author="Karim Anaya-Izquierdo" w:date="2024-09-19T14:42:00Z" w16du:dateUtc="2024-09-19T13:42:00Z"/>
                <w:sz w:val="20"/>
                <w:szCs w:val="20"/>
              </w:rPr>
            </w:pPr>
          </w:p>
        </w:tc>
      </w:tr>
      <w:tr w:rsidR="00292E72" w14:paraId="2C9DAB32" w14:textId="77777777" w:rsidTr="00794E60">
        <w:trPr>
          <w:trHeight w:val="320"/>
          <w:jc w:val="center"/>
          <w:ins w:id="1966" w:author="Karim Anaya-Izquierdo" w:date="2024-09-19T14:42:00Z"/>
        </w:trPr>
        <w:tc>
          <w:tcPr>
            <w:tcW w:w="740" w:type="dxa"/>
            <w:vMerge w:val="restart"/>
            <w:tcBorders>
              <w:top w:val="nil"/>
              <w:left w:val="nil"/>
              <w:bottom w:val="single" w:sz="8" w:space="0" w:color="000000"/>
              <w:right w:val="nil"/>
            </w:tcBorders>
            <w:vAlign w:val="center"/>
            <w:hideMark/>
          </w:tcPr>
          <w:p w14:paraId="7B2E7E94" w14:textId="77777777" w:rsidR="00794E60" w:rsidRDefault="00794E60">
            <w:pPr>
              <w:jc w:val="center"/>
              <w:rPr>
                <w:ins w:id="1967" w:author="Karim Anaya-Izquierdo" w:date="2024-09-19T14:42:00Z" w16du:dateUtc="2024-09-19T13:42:00Z"/>
                <w:rFonts w:ascii="Calibri" w:hAnsi="Calibri" w:cs="Calibri"/>
                <w:color w:val="000000"/>
                <w:sz w:val="20"/>
                <w:szCs w:val="20"/>
              </w:rPr>
            </w:pPr>
            <w:ins w:id="1968" w:author="Karim Anaya-Izquierdo" w:date="2024-09-19T14:42:00Z" w16du:dateUtc="2024-09-19T13:42:00Z">
              <w:r>
                <w:rPr>
                  <w:rFonts w:ascii="Calibri" w:hAnsi="Calibri" w:cs="Calibri"/>
                  <w:color w:val="000000"/>
                  <w:sz w:val="20"/>
                  <w:szCs w:val="20"/>
                </w:rPr>
                <w:t>90°</w:t>
              </w:r>
            </w:ins>
          </w:p>
        </w:tc>
        <w:tc>
          <w:tcPr>
            <w:tcW w:w="993" w:type="dxa"/>
            <w:tcBorders>
              <w:top w:val="nil"/>
              <w:left w:val="nil"/>
              <w:bottom w:val="nil"/>
              <w:right w:val="nil"/>
            </w:tcBorders>
            <w:vAlign w:val="center"/>
            <w:hideMark/>
          </w:tcPr>
          <w:p w14:paraId="41BAF71D" w14:textId="77777777" w:rsidR="00794E60" w:rsidRDefault="00794E60">
            <w:pPr>
              <w:jc w:val="center"/>
              <w:rPr>
                <w:ins w:id="1969" w:author="Karim Anaya-Izquierdo" w:date="2024-09-19T14:42:00Z" w16du:dateUtc="2024-09-19T13:42:00Z"/>
                <w:rFonts w:ascii="Calibri" w:hAnsi="Calibri" w:cs="Calibri"/>
                <w:color w:val="000000"/>
                <w:sz w:val="20"/>
                <w:szCs w:val="20"/>
              </w:rPr>
            </w:pPr>
            <w:ins w:id="1970" w:author="Karim Anaya-Izquierdo" w:date="2024-09-19T14:42:00Z" w16du:dateUtc="2024-09-19T13:42: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3CA6FD69" w14:textId="77777777" w:rsidR="00794E60" w:rsidRDefault="00794E60">
            <w:pPr>
              <w:jc w:val="center"/>
              <w:rPr>
                <w:ins w:id="1971" w:author="Karim Anaya-Izquierdo" w:date="2024-09-19T14:42:00Z" w16du:dateUtc="2024-09-19T13:42:00Z"/>
                <w:rFonts w:ascii="Calibri" w:hAnsi="Calibri" w:cs="Calibri"/>
                <w:color w:val="000000"/>
                <w:sz w:val="20"/>
                <w:szCs w:val="20"/>
              </w:rPr>
            </w:pPr>
            <w:ins w:id="1972" w:author="Karim Anaya-Izquierdo" w:date="2024-09-19T14:42:00Z" w16du:dateUtc="2024-09-19T13:42:00Z">
              <w:r>
                <w:rPr>
                  <w:rFonts w:ascii="Calibri" w:hAnsi="Calibri" w:cs="Calibri"/>
                  <w:color w:val="000000"/>
                  <w:sz w:val="20"/>
                  <w:szCs w:val="20"/>
                </w:rPr>
                <w:t>0.0145</w:t>
              </w:r>
            </w:ins>
          </w:p>
        </w:tc>
        <w:tc>
          <w:tcPr>
            <w:tcW w:w="1052" w:type="dxa"/>
            <w:tcBorders>
              <w:top w:val="nil"/>
              <w:left w:val="nil"/>
              <w:bottom w:val="nil"/>
              <w:right w:val="nil"/>
            </w:tcBorders>
            <w:vAlign w:val="center"/>
            <w:hideMark/>
          </w:tcPr>
          <w:p w14:paraId="6D5471DE" w14:textId="77777777" w:rsidR="00794E60" w:rsidRDefault="00794E60">
            <w:pPr>
              <w:jc w:val="center"/>
              <w:rPr>
                <w:ins w:id="1973" w:author="Karim Anaya-Izquierdo" w:date="2024-09-19T14:42:00Z" w16du:dateUtc="2024-09-19T13:42:00Z"/>
                <w:rFonts w:ascii="Calibri" w:hAnsi="Calibri" w:cs="Calibri"/>
                <w:color w:val="000000"/>
                <w:sz w:val="20"/>
                <w:szCs w:val="20"/>
              </w:rPr>
            </w:pPr>
            <w:ins w:id="1974" w:author="Karim Anaya-Izquierdo" w:date="2024-09-19T14:42:00Z" w16du:dateUtc="2024-09-19T13:42:00Z">
              <w:r>
                <w:rPr>
                  <w:rFonts w:ascii="Calibri" w:hAnsi="Calibri" w:cs="Calibri"/>
                  <w:color w:val="000000"/>
                  <w:sz w:val="20"/>
                  <w:szCs w:val="20"/>
                </w:rPr>
                <w:t>0.0143</w:t>
              </w:r>
            </w:ins>
          </w:p>
        </w:tc>
        <w:tc>
          <w:tcPr>
            <w:tcW w:w="1091" w:type="dxa"/>
            <w:tcBorders>
              <w:top w:val="nil"/>
              <w:left w:val="nil"/>
              <w:bottom w:val="nil"/>
              <w:right w:val="single" w:sz="4" w:space="0" w:color="auto"/>
            </w:tcBorders>
            <w:vAlign w:val="center"/>
            <w:hideMark/>
          </w:tcPr>
          <w:p w14:paraId="5BA151D9" w14:textId="77777777" w:rsidR="00794E60" w:rsidRDefault="00794E60">
            <w:pPr>
              <w:jc w:val="center"/>
              <w:rPr>
                <w:ins w:id="1975" w:author="Karim Anaya-Izquierdo" w:date="2024-09-19T14:42:00Z" w16du:dateUtc="2024-09-19T13:42:00Z"/>
                <w:rFonts w:ascii="Calibri" w:hAnsi="Calibri" w:cs="Calibri"/>
                <w:color w:val="000000"/>
                <w:sz w:val="20"/>
                <w:szCs w:val="20"/>
              </w:rPr>
            </w:pPr>
            <w:ins w:id="1976" w:author="Karim Anaya-Izquierdo" w:date="2024-09-19T14:42:00Z" w16du:dateUtc="2024-09-19T13:42:00Z">
              <w:r>
                <w:rPr>
                  <w:rFonts w:ascii="Calibri" w:hAnsi="Calibri" w:cs="Calibri"/>
                  <w:color w:val="000000"/>
                  <w:sz w:val="20"/>
                  <w:szCs w:val="20"/>
                </w:rPr>
                <w:t>1%</w:t>
              </w:r>
            </w:ins>
          </w:p>
        </w:tc>
        <w:tc>
          <w:tcPr>
            <w:tcW w:w="956" w:type="dxa"/>
            <w:tcBorders>
              <w:top w:val="nil"/>
              <w:left w:val="nil"/>
              <w:bottom w:val="nil"/>
              <w:right w:val="nil"/>
            </w:tcBorders>
            <w:vAlign w:val="center"/>
            <w:hideMark/>
          </w:tcPr>
          <w:p w14:paraId="56CDE9F1" w14:textId="77777777" w:rsidR="00794E60" w:rsidRDefault="00794E60">
            <w:pPr>
              <w:jc w:val="center"/>
              <w:rPr>
                <w:ins w:id="1977" w:author="Karim Anaya-Izquierdo" w:date="2024-09-19T14:42:00Z" w16du:dateUtc="2024-09-19T13:42:00Z"/>
                <w:rFonts w:ascii="Calibri" w:hAnsi="Calibri" w:cs="Calibri"/>
                <w:color w:val="000000"/>
                <w:sz w:val="20"/>
                <w:szCs w:val="20"/>
              </w:rPr>
            </w:pPr>
            <w:ins w:id="1978" w:author="Karim Anaya-Izquierdo" w:date="2024-09-19T14:42:00Z" w16du:dateUtc="2024-09-19T13:42:00Z">
              <w:r>
                <w:rPr>
                  <w:rFonts w:ascii="Calibri" w:hAnsi="Calibri" w:cs="Calibri"/>
                  <w:color w:val="000000"/>
                  <w:sz w:val="20"/>
                  <w:szCs w:val="20"/>
                </w:rPr>
                <w:t>0.1747</w:t>
              </w:r>
            </w:ins>
          </w:p>
        </w:tc>
        <w:tc>
          <w:tcPr>
            <w:tcW w:w="899" w:type="dxa"/>
            <w:tcBorders>
              <w:top w:val="nil"/>
              <w:left w:val="nil"/>
              <w:bottom w:val="nil"/>
              <w:right w:val="nil"/>
            </w:tcBorders>
            <w:vAlign w:val="center"/>
            <w:hideMark/>
          </w:tcPr>
          <w:p w14:paraId="3494A2E9" w14:textId="77777777" w:rsidR="00794E60" w:rsidRDefault="00794E60">
            <w:pPr>
              <w:jc w:val="center"/>
              <w:rPr>
                <w:ins w:id="1979" w:author="Karim Anaya-Izquierdo" w:date="2024-09-19T14:42:00Z" w16du:dateUtc="2024-09-19T13:42:00Z"/>
                <w:rFonts w:ascii="Calibri" w:hAnsi="Calibri" w:cs="Calibri"/>
                <w:color w:val="000000"/>
                <w:sz w:val="20"/>
                <w:szCs w:val="20"/>
              </w:rPr>
            </w:pPr>
            <w:ins w:id="1980" w:author="Karim Anaya-Izquierdo" w:date="2024-09-19T14:42:00Z" w16du:dateUtc="2024-09-19T13:42:00Z">
              <w:r>
                <w:rPr>
                  <w:rFonts w:ascii="Calibri" w:hAnsi="Calibri" w:cs="Calibri"/>
                  <w:color w:val="000000"/>
                  <w:sz w:val="20"/>
                  <w:szCs w:val="20"/>
                </w:rPr>
                <w:t>0.0108</w:t>
              </w:r>
            </w:ins>
          </w:p>
        </w:tc>
        <w:tc>
          <w:tcPr>
            <w:tcW w:w="898" w:type="dxa"/>
            <w:tcBorders>
              <w:top w:val="nil"/>
              <w:left w:val="nil"/>
              <w:bottom w:val="nil"/>
              <w:right w:val="nil"/>
            </w:tcBorders>
            <w:vAlign w:val="center"/>
            <w:hideMark/>
          </w:tcPr>
          <w:p w14:paraId="453A8EC0" w14:textId="77777777" w:rsidR="00794E60" w:rsidRDefault="00794E60">
            <w:pPr>
              <w:jc w:val="center"/>
              <w:rPr>
                <w:ins w:id="1981" w:author="Karim Anaya-Izquierdo" w:date="2024-09-19T14:42:00Z" w16du:dateUtc="2024-09-19T13:42:00Z"/>
                <w:rFonts w:ascii="Calibri" w:hAnsi="Calibri" w:cs="Calibri"/>
                <w:color w:val="000000"/>
                <w:sz w:val="20"/>
                <w:szCs w:val="20"/>
              </w:rPr>
            </w:pPr>
            <w:ins w:id="1982" w:author="Karim Anaya-Izquierdo" w:date="2024-09-19T14:42:00Z" w16du:dateUtc="2024-09-19T13:42:00Z">
              <w:r>
                <w:rPr>
                  <w:rFonts w:ascii="Calibri" w:hAnsi="Calibri" w:cs="Calibri"/>
                  <w:color w:val="000000"/>
                  <w:sz w:val="20"/>
                  <w:szCs w:val="20"/>
                </w:rPr>
                <w:t>94%</w:t>
              </w:r>
            </w:ins>
          </w:p>
        </w:tc>
        <w:tc>
          <w:tcPr>
            <w:tcW w:w="36" w:type="dxa"/>
            <w:vAlign w:val="center"/>
            <w:hideMark/>
          </w:tcPr>
          <w:p w14:paraId="728327E0" w14:textId="77777777" w:rsidR="00794E60" w:rsidRDefault="00794E60">
            <w:pPr>
              <w:rPr>
                <w:ins w:id="1983" w:author="Karim Anaya-Izquierdo" w:date="2024-09-19T14:42:00Z" w16du:dateUtc="2024-09-19T13:42:00Z"/>
                <w:sz w:val="20"/>
                <w:szCs w:val="20"/>
              </w:rPr>
            </w:pPr>
          </w:p>
        </w:tc>
      </w:tr>
      <w:tr w:rsidR="00934E61" w14:paraId="1CDDF329" w14:textId="77777777" w:rsidTr="00794E60">
        <w:trPr>
          <w:trHeight w:val="340"/>
          <w:jc w:val="center"/>
          <w:ins w:id="1984" w:author="Karim Anaya-Izquierdo" w:date="2024-09-19T14:42:00Z"/>
        </w:trPr>
        <w:tc>
          <w:tcPr>
            <w:tcW w:w="740" w:type="dxa"/>
            <w:vMerge/>
            <w:tcBorders>
              <w:top w:val="nil"/>
              <w:left w:val="nil"/>
              <w:bottom w:val="single" w:sz="8" w:space="0" w:color="000000"/>
              <w:right w:val="nil"/>
            </w:tcBorders>
            <w:vAlign w:val="center"/>
            <w:hideMark/>
          </w:tcPr>
          <w:p w14:paraId="37BD6984" w14:textId="77777777" w:rsidR="00794E60" w:rsidRDefault="00794E60">
            <w:pPr>
              <w:rPr>
                <w:ins w:id="1985" w:author="Karim Anaya-Izquierdo" w:date="2024-09-19T14:42:00Z" w16du:dateUtc="2024-09-19T13:42: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7885CA50" w14:textId="77777777" w:rsidR="00794E60" w:rsidRDefault="00794E60">
            <w:pPr>
              <w:jc w:val="center"/>
              <w:rPr>
                <w:ins w:id="1986" w:author="Karim Anaya-Izquierdo" w:date="2024-09-19T14:42:00Z" w16du:dateUtc="2024-09-19T13:42:00Z"/>
                <w:rFonts w:ascii="Calibri" w:hAnsi="Calibri" w:cs="Calibri"/>
                <w:color w:val="000000"/>
                <w:sz w:val="20"/>
                <w:szCs w:val="20"/>
              </w:rPr>
            </w:pPr>
            <w:ins w:id="1987" w:author="Karim Anaya-Izquierdo" w:date="2024-09-19T14:42:00Z" w16du:dateUtc="2024-09-19T13:42: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3FAF4557" w14:textId="77777777" w:rsidR="00794E60" w:rsidRDefault="00794E60">
            <w:pPr>
              <w:jc w:val="center"/>
              <w:rPr>
                <w:ins w:id="1988" w:author="Karim Anaya-Izquierdo" w:date="2024-09-19T14:42:00Z" w16du:dateUtc="2024-09-19T13:42:00Z"/>
                <w:rFonts w:ascii="Calibri" w:hAnsi="Calibri" w:cs="Calibri"/>
                <w:color w:val="000000"/>
                <w:sz w:val="20"/>
                <w:szCs w:val="20"/>
              </w:rPr>
            </w:pPr>
            <w:ins w:id="1989" w:author="Karim Anaya-Izquierdo" w:date="2024-09-19T14:42:00Z" w16du:dateUtc="2024-09-19T13:42:00Z">
              <w:r>
                <w:rPr>
                  <w:rFonts w:ascii="Calibri" w:hAnsi="Calibri" w:cs="Calibri"/>
                  <w:color w:val="000000"/>
                  <w:sz w:val="20"/>
                  <w:szCs w:val="20"/>
                </w:rPr>
                <w:t>0.0325</w:t>
              </w:r>
            </w:ins>
          </w:p>
        </w:tc>
        <w:tc>
          <w:tcPr>
            <w:tcW w:w="1052" w:type="dxa"/>
            <w:tcBorders>
              <w:top w:val="nil"/>
              <w:left w:val="nil"/>
              <w:bottom w:val="single" w:sz="8" w:space="0" w:color="auto"/>
              <w:right w:val="nil"/>
            </w:tcBorders>
            <w:vAlign w:val="center"/>
            <w:hideMark/>
          </w:tcPr>
          <w:p w14:paraId="4203F232" w14:textId="77777777" w:rsidR="00794E60" w:rsidRDefault="00794E60">
            <w:pPr>
              <w:jc w:val="center"/>
              <w:rPr>
                <w:ins w:id="1990" w:author="Karim Anaya-Izquierdo" w:date="2024-09-19T14:42:00Z" w16du:dateUtc="2024-09-19T13:42:00Z"/>
                <w:rFonts w:ascii="Calibri" w:hAnsi="Calibri" w:cs="Calibri"/>
                <w:color w:val="000000"/>
                <w:sz w:val="20"/>
                <w:szCs w:val="20"/>
              </w:rPr>
            </w:pPr>
            <w:ins w:id="1991" w:author="Karim Anaya-Izquierdo" w:date="2024-09-19T14:42:00Z" w16du:dateUtc="2024-09-19T13:42:00Z">
              <w:r>
                <w:rPr>
                  <w:rFonts w:ascii="Calibri" w:hAnsi="Calibri" w:cs="Calibri"/>
                  <w:color w:val="000000"/>
                  <w:sz w:val="20"/>
                  <w:szCs w:val="20"/>
                </w:rPr>
                <w:t>0.011</w:t>
              </w:r>
            </w:ins>
          </w:p>
        </w:tc>
        <w:tc>
          <w:tcPr>
            <w:tcW w:w="1091" w:type="dxa"/>
            <w:tcBorders>
              <w:top w:val="nil"/>
              <w:left w:val="nil"/>
              <w:bottom w:val="single" w:sz="8" w:space="0" w:color="auto"/>
              <w:right w:val="single" w:sz="4" w:space="0" w:color="auto"/>
            </w:tcBorders>
            <w:vAlign w:val="center"/>
            <w:hideMark/>
          </w:tcPr>
          <w:p w14:paraId="2C6F4EF8" w14:textId="77777777" w:rsidR="00794E60" w:rsidRDefault="00794E60">
            <w:pPr>
              <w:jc w:val="center"/>
              <w:rPr>
                <w:ins w:id="1992" w:author="Karim Anaya-Izquierdo" w:date="2024-09-19T14:42:00Z" w16du:dateUtc="2024-09-19T13:42:00Z"/>
                <w:rFonts w:ascii="Calibri" w:hAnsi="Calibri" w:cs="Calibri"/>
                <w:color w:val="000000"/>
                <w:sz w:val="20"/>
                <w:szCs w:val="20"/>
              </w:rPr>
            </w:pPr>
            <w:ins w:id="1993" w:author="Karim Anaya-Izquierdo" w:date="2024-09-19T14:42:00Z" w16du:dateUtc="2024-09-19T13:42:00Z">
              <w:r>
                <w:rPr>
                  <w:rFonts w:ascii="Calibri" w:hAnsi="Calibri" w:cs="Calibri"/>
                  <w:color w:val="000000"/>
                  <w:sz w:val="20"/>
                  <w:szCs w:val="20"/>
                </w:rPr>
                <w:t>66%</w:t>
              </w:r>
            </w:ins>
          </w:p>
        </w:tc>
        <w:tc>
          <w:tcPr>
            <w:tcW w:w="956" w:type="dxa"/>
            <w:tcBorders>
              <w:top w:val="nil"/>
              <w:left w:val="nil"/>
              <w:bottom w:val="single" w:sz="8" w:space="0" w:color="auto"/>
              <w:right w:val="nil"/>
            </w:tcBorders>
            <w:vAlign w:val="center"/>
            <w:hideMark/>
          </w:tcPr>
          <w:p w14:paraId="45353BA9" w14:textId="77777777" w:rsidR="00794E60" w:rsidRDefault="00794E60">
            <w:pPr>
              <w:jc w:val="center"/>
              <w:rPr>
                <w:ins w:id="1994" w:author="Karim Anaya-Izquierdo" w:date="2024-09-19T14:42:00Z" w16du:dateUtc="2024-09-19T13:42:00Z"/>
                <w:rFonts w:ascii="Calibri" w:hAnsi="Calibri" w:cs="Calibri"/>
                <w:color w:val="000000"/>
                <w:sz w:val="20"/>
                <w:szCs w:val="20"/>
              </w:rPr>
            </w:pPr>
            <w:ins w:id="1995" w:author="Karim Anaya-Izquierdo" w:date="2024-09-19T14:42:00Z" w16du:dateUtc="2024-09-19T13:42:00Z">
              <w:r>
                <w:rPr>
                  <w:rFonts w:ascii="Calibri" w:hAnsi="Calibri" w:cs="Calibri"/>
                  <w:color w:val="000000"/>
                  <w:sz w:val="20"/>
                  <w:szCs w:val="20"/>
                </w:rPr>
                <w:t>0.185</w:t>
              </w:r>
            </w:ins>
          </w:p>
        </w:tc>
        <w:tc>
          <w:tcPr>
            <w:tcW w:w="899" w:type="dxa"/>
            <w:tcBorders>
              <w:top w:val="nil"/>
              <w:left w:val="nil"/>
              <w:bottom w:val="single" w:sz="8" w:space="0" w:color="auto"/>
              <w:right w:val="nil"/>
            </w:tcBorders>
            <w:vAlign w:val="center"/>
            <w:hideMark/>
          </w:tcPr>
          <w:p w14:paraId="263EABBF" w14:textId="77777777" w:rsidR="00794E60" w:rsidRDefault="00794E60">
            <w:pPr>
              <w:jc w:val="center"/>
              <w:rPr>
                <w:ins w:id="1996" w:author="Karim Anaya-Izquierdo" w:date="2024-09-19T14:42:00Z" w16du:dateUtc="2024-09-19T13:42:00Z"/>
                <w:rFonts w:ascii="Calibri" w:hAnsi="Calibri" w:cs="Calibri"/>
                <w:color w:val="000000"/>
                <w:sz w:val="20"/>
                <w:szCs w:val="20"/>
              </w:rPr>
            </w:pPr>
            <w:ins w:id="1997" w:author="Karim Anaya-Izquierdo" w:date="2024-09-19T14:42:00Z" w16du:dateUtc="2024-09-19T13:42:00Z">
              <w:r>
                <w:rPr>
                  <w:rFonts w:ascii="Calibri" w:hAnsi="Calibri" w:cs="Calibri"/>
                  <w:color w:val="000000"/>
                  <w:sz w:val="20"/>
                  <w:szCs w:val="20"/>
                </w:rPr>
                <w:t>0.0196</w:t>
              </w:r>
            </w:ins>
          </w:p>
        </w:tc>
        <w:tc>
          <w:tcPr>
            <w:tcW w:w="898" w:type="dxa"/>
            <w:tcBorders>
              <w:top w:val="nil"/>
              <w:left w:val="nil"/>
              <w:bottom w:val="single" w:sz="8" w:space="0" w:color="auto"/>
              <w:right w:val="nil"/>
            </w:tcBorders>
            <w:vAlign w:val="center"/>
            <w:hideMark/>
          </w:tcPr>
          <w:p w14:paraId="4D4F80B3" w14:textId="77777777" w:rsidR="00794E60" w:rsidRDefault="00794E60">
            <w:pPr>
              <w:jc w:val="center"/>
              <w:rPr>
                <w:ins w:id="1998" w:author="Karim Anaya-Izquierdo" w:date="2024-09-19T14:42:00Z" w16du:dateUtc="2024-09-19T13:42:00Z"/>
                <w:rFonts w:ascii="Calibri" w:hAnsi="Calibri" w:cs="Calibri"/>
                <w:color w:val="000000"/>
                <w:sz w:val="20"/>
                <w:szCs w:val="20"/>
              </w:rPr>
            </w:pPr>
            <w:ins w:id="1999" w:author="Karim Anaya-Izquierdo" w:date="2024-09-19T14:42:00Z" w16du:dateUtc="2024-09-19T13:42:00Z">
              <w:r>
                <w:rPr>
                  <w:rFonts w:ascii="Calibri" w:hAnsi="Calibri" w:cs="Calibri"/>
                  <w:color w:val="000000"/>
                  <w:sz w:val="20"/>
                  <w:szCs w:val="20"/>
                </w:rPr>
                <w:t>89%</w:t>
              </w:r>
            </w:ins>
          </w:p>
        </w:tc>
        <w:tc>
          <w:tcPr>
            <w:tcW w:w="36" w:type="dxa"/>
            <w:vAlign w:val="center"/>
            <w:hideMark/>
          </w:tcPr>
          <w:p w14:paraId="7E092359" w14:textId="77777777" w:rsidR="00794E60" w:rsidRDefault="00794E60">
            <w:pPr>
              <w:rPr>
                <w:ins w:id="2000" w:author="Karim Anaya-Izquierdo" w:date="2024-09-19T14:42:00Z" w16du:dateUtc="2024-09-19T13:42:00Z"/>
                <w:sz w:val="20"/>
                <w:szCs w:val="20"/>
              </w:rPr>
            </w:pPr>
          </w:p>
        </w:tc>
      </w:tr>
      <w:tr w:rsidR="00292E72" w14:paraId="0AA19E9F" w14:textId="77777777" w:rsidTr="00794E60">
        <w:trPr>
          <w:trHeight w:val="320"/>
          <w:jc w:val="center"/>
          <w:ins w:id="2001" w:author="Karim Anaya-Izquierdo" w:date="2024-09-19T14:42:00Z"/>
        </w:trPr>
        <w:tc>
          <w:tcPr>
            <w:tcW w:w="740" w:type="dxa"/>
            <w:vMerge w:val="restart"/>
            <w:tcBorders>
              <w:top w:val="nil"/>
              <w:left w:val="nil"/>
              <w:bottom w:val="single" w:sz="8" w:space="0" w:color="000000"/>
              <w:right w:val="nil"/>
            </w:tcBorders>
            <w:vAlign w:val="center"/>
            <w:hideMark/>
          </w:tcPr>
          <w:p w14:paraId="2BDC2524" w14:textId="77777777" w:rsidR="00794E60" w:rsidRDefault="00794E60">
            <w:pPr>
              <w:jc w:val="center"/>
              <w:rPr>
                <w:ins w:id="2002" w:author="Karim Anaya-Izquierdo" w:date="2024-09-19T14:42:00Z" w16du:dateUtc="2024-09-19T13:42:00Z"/>
                <w:rFonts w:ascii="Calibri" w:hAnsi="Calibri" w:cs="Calibri"/>
                <w:color w:val="000000"/>
                <w:sz w:val="20"/>
                <w:szCs w:val="20"/>
              </w:rPr>
            </w:pPr>
            <w:ins w:id="2003" w:author="Karim Anaya-Izquierdo" w:date="2024-09-19T14:42:00Z" w16du:dateUtc="2024-09-19T13:42:00Z">
              <w:r>
                <w:rPr>
                  <w:rFonts w:ascii="Calibri" w:hAnsi="Calibri" w:cs="Calibri"/>
                  <w:color w:val="000000"/>
                  <w:sz w:val="20"/>
                  <w:szCs w:val="20"/>
                </w:rPr>
                <w:t>135°</w:t>
              </w:r>
            </w:ins>
          </w:p>
        </w:tc>
        <w:tc>
          <w:tcPr>
            <w:tcW w:w="993" w:type="dxa"/>
            <w:tcBorders>
              <w:top w:val="nil"/>
              <w:left w:val="nil"/>
              <w:bottom w:val="nil"/>
              <w:right w:val="nil"/>
            </w:tcBorders>
            <w:vAlign w:val="center"/>
            <w:hideMark/>
          </w:tcPr>
          <w:p w14:paraId="3789A20E" w14:textId="77777777" w:rsidR="00794E60" w:rsidRDefault="00794E60">
            <w:pPr>
              <w:jc w:val="center"/>
              <w:rPr>
                <w:ins w:id="2004" w:author="Karim Anaya-Izquierdo" w:date="2024-09-19T14:42:00Z" w16du:dateUtc="2024-09-19T13:42:00Z"/>
                <w:rFonts w:ascii="Calibri" w:hAnsi="Calibri" w:cs="Calibri"/>
                <w:color w:val="000000"/>
                <w:sz w:val="20"/>
                <w:szCs w:val="20"/>
              </w:rPr>
            </w:pPr>
            <w:ins w:id="2005" w:author="Karim Anaya-Izquierdo" w:date="2024-09-19T14:42:00Z" w16du:dateUtc="2024-09-19T13:42:00Z">
              <w:r>
                <w:rPr>
                  <w:rFonts w:ascii="Calibri" w:hAnsi="Calibri" w:cs="Calibri"/>
                  <w:color w:val="000000"/>
                  <w:sz w:val="20"/>
                  <w:szCs w:val="20"/>
                </w:rPr>
                <w:t>Normal</w:t>
              </w:r>
            </w:ins>
          </w:p>
        </w:tc>
        <w:tc>
          <w:tcPr>
            <w:tcW w:w="995" w:type="dxa"/>
            <w:tcBorders>
              <w:top w:val="nil"/>
              <w:left w:val="single" w:sz="4" w:space="0" w:color="auto"/>
              <w:bottom w:val="nil"/>
              <w:right w:val="nil"/>
            </w:tcBorders>
            <w:vAlign w:val="center"/>
            <w:hideMark/>
          </w:tcPr>
          <w:p w14:paraId="361AD3F8" w14:textId="77777777" w:rsidR="00794E60" w:rsidRDefault="00794E60">
            <w:pPr>
              <w:jc w:val="center"/>
              <w:rPr>
                <w:ins w:id="2006" w:author="Karim Anaya-Izquierdo" w:date="2024-09-19T14:42:00Z" w16du:dateUtc="2024-09-19T13:42:00Z"/>
                <w:rFonts w:ascii="Calibri" w:hAnsi="Calibri" w:cs="Calibri"/>
                <w:color w:val="000000"/>
                <w:sz w:val="20"/>
                <w:szCs w:val="20"/>
              </w:rPr>
            </w:pPr>
            <w:ins w:id="2007" w:author="Karim Anaya-Izquierdo" w:date="2024-09-19T14:42:00Z" w16du:dateUtc="2024-09-19T13:42:00Z">
              <w:r>
                <w:rPr>
                  <w:rFonts w:ascii="Calibri" w:hAnsi="Calibri" w:cs="Calibri"/>
                  <w:color w:val="000000"/>
                  <w:sz w:val="20"/>
                  <w:szCs w:val="20"/>
                </w:rPr>
                <w:t>0.0146</w:t>
              </w:r>
            </w:ins>
          </w:p>
        </w:tc>
        <w:tc>
          <w:tcPr>
            <w:tcW w:w="1052" w:type="dxa"/>
            <w:tcBorders>
              <w:top w:val="nil"/>
              <w:left w:val="nil"/>
              <w:bottom w:val="nil"/>
              <w:right w:val="nil"/>
            </w:tcBorders>
            <w:vAlign w:val="center"/>
            <w:hideMark/>
          </w:tcPr>
          <w:p w14:paraId="3E42A59D" w14:textId="77777777" w:rsidR="00794E60" w:rsidRDefault="00794E60">
            <w:pPr>
              <w:jc w:val="center"/>
              <w:rPr>
                <w:ins w:id="2008" w:author="Karim Anaya-Izquierdo" w:date="2024-09-19T14:42:00Z" w16du:dateUtc="2024-09-19T13:42:00Z"/>
                <w:rFonts w:ascii="Calibri" w:hAnsi="Calibri" w:cs="Calibri"/>
                <w:color w:val="000000"/>
                <w:sz w:val="20"/>
                <w:szCs w:val="20"/>
              </w:rPr>
            </w:pPr>
            <w:ins w:id="2009" w:author="Karim Anaya-Izquierdo" w:date="2024-09-19T14:42:00Z" w16du:dateUtc="2024-09-19T13:42:00Z">
              <w:r>
                <w:rPr>
                  <w:rFonts w:ascii="Calibri" w:hAnsi="Calibri" w:cs="Calibri"/>
                  <w:color w:val="000000"/>
                  <w:sz w:val="20"/>
                  <w:szCs w:val="20"/>
                </w:rPr>
                <w:t>0.0046</w:t>
              </w:r>
            </w:ins>
          </w:p>
        </w:tc>
        <w:tc>
          <w:tcPr>
            <w:tcW w:w="1091" w:type="dxa"/>
            <w:tcBorders>
              <w:top w:val="nil"/>
              <w:left w:val="nil"/>
              <w:bottom w:val="nil"/>
              <w:right w:val="single" w:sz="4" w:space="0" w:color="auto"/>
            </w:tcBorders>
            <w:vAlign w:val="center"/>
            <w:hideMark/>
          </w:tcPr>
          <w:p w14:paraId="1DD84DAE" w14:textId="77777777" w:rsidR="00794E60" w:rsidRDefault="00794E60">
            <w:pPr>
              <w:jc w:val="center"/>
              <w:rPr>
                <w:ins w:id="2010" w:author="Karim Anaya-Izquierdo" w:date="2024-09-19T14:42:00Z" w16du:dateUtc="2024-09-19T13:42:00Z"/>
                <w:rFonts w:ascii="Calibri" w:hAnsi="Calibri" w:cs="Calibri"/>
                <w:color w:val="000000"/>
                <w:sz w:val="20"/>
                <w:szCs w:val="20"/>
              </w:rPr>
            </w:pPr>
            <w:ins w:id="2011" w:author="Karim Anaya-Izquierdo" w:date="2024-09-19T14:42:00Z" w16du:dateUtc="2024-09-19T13:42:00Z">
              <w:r>
                <w:rPr>
                  <w:rFonts w:ascii="Calibri" w:hAnsi="Calibri" w:cs="Calibri"/>
                  <w:color w:val="000000"/>
                  <w:sz w:val="20"/>
                  <w:szCs w:val="20"/>
                </w:rPr>
                <w:t>68%</w:t>
              </w:r>
            </w:ins>
          </w:p>
        </w:tc>
        <w:tc>
          <w:tcPr>
            <w:tcW w:w="956" w:type="dxa"/>
            <w:tcBorders>
              <w:top w:val="nil"/>
              <w:left w:val="nil"/>
              <w:bottom w:val="nil"/>
              <w:right w:val="nil"/>
            </w:tcBorders>
            <w:vAlign w:val="center"/>
            <w:hideMark/>
          </w:tcPr>
          <w:p w14:paraId="0E28D74B" w14:textId="77777777" w:rsidR="00794E60" w:rsidRDefault="00794E60">
            <w:pPr>
              <w:jc w:val="center"/>
              <w:rPr>
                <w:ins w:id="2012" w:author="Karim Anaya-Izquierdo" w:date="2024-09-19T14:42:00Z" w16du:dateUtc="2024-09-19T13:42:00Z"/>
                <w:rFonts w:ascii="Calibri" w:hAnsi="Calibri" w:cs="Calibri"/>
                <w:color w:val="000000"/>
                <w:sz w:val="20"/>
                <w:szCs w:val="20"/>
              </w:rPr>
            </w:pPr>
            <w:ins w:id="2013" w:author="Karim Anaya-Izquierdo" w:date="2024-09-19T14:42:00Z" w16du:dateUtc="2024-09-19T13:42:00Z">
              <w:r>
                <w:rPr>
                  <w:rFonts w:ascii="Calibri" w:hAnsi="Calibri" w:cs="Calibri"/>
                  <w:color w:val="000000"/>
                  <w:sz w:val="20"/>
                  <w:szCs w:val="20"/>
                </w:rPr>
                <w:t>0.1637</w:t>
              </w:r>
            </w:ins>
          </w:p>
        </w:tc>
        <w:tc>
          <w:tcPr>
            <w:tcW w:w="899" w:type="dxa"/>
            <w:tcBorders>
              <w:top w:val="nil"/>
              <w:left w:val="nil"/>
              <w:bottom w:val="nil"/>
              <w:right w:val="nil"/>
            </w:tcBorders>
            <w:vAlign w:val="center"/>
            <w:hideMark/>
          </w:tcPr>
          <w:p w14:paraId="4FD80BDF" w14:textId="77777777" w:rsidR="00794E60" w:rsidRDefault="00794E60">
            <w:pPr>
              <w:jc w:val="center"/>
              <w:rPr>
                <w:ins w:id="2014" w:author="Karim Anaya-Izquierdo" w:date="2024-09-19T14:42:00Z" w16du:dateUtc="2024-09-19T13:42:00Z"/>
                <w:rFonts w:ascii="Calibri" w:hAnsi="Calibri" w:cs="Calibri"/>
                <w:color w:val="000000"/>
                <w:sz w:val="20"/>
                <w:szCs w:val="20"/>
              </w:rPr>
            </w:pPr>
            <w:ins w:id="2015" w:author="Karim Anaya-Izquierdo" w:date="2024-09-19T14:42:00Z" w16du:dateUtc="2024-09-19T13:42:00Z">
              <w:r>
                <w:rPr>
                  <w:rFonts w:ascii="Calibri" w:hAnsi="Calibri" w:cs="Calibri"/>
                  <w:color w:val="000000"/>
                  <w:sz w:val="20"/>
                  <w:szCs w:val="20"/>
                </w:rPr>
                <w:t>0.0277</w:t>
              </w:r>
            </w:ins>
          </w:p>
        </w:tc>
        <w:tc>
          <w:tcPr>
            <w:tcW w:w="898" w:type="dxa"/>
            <w:tcBorders>
              <w:top w:val="nil"/>
              <w:left w:val="nil"/>
              <w:bottom w:val="nil"/>
              <w:right w:val="nil"/>
            </w:tcBorders>
            <w:vAlign w:val="center"/>
            <w:hideMark/>
          </w:tcPr>
          <w:p w14:paraId="2E4C499F" w14:textId="77777777" w:rsidR="00794E60" w:rsidRDefault="00794E60">
            <w:pPr>
              <w:jc w:val="center"/>
              <w:rPr>
                <w:ins w:id="2016" w:author="Karim Anaya-Izquierdo" w:date="2024-09-19T14:42:00Z" w16du:dateUtc="2024-09-19T13:42:00Z"/>
                <w:rFonts w:ascii="Calibri" w:hAnsi="Calibri" w:cs="Calibri"/>
                <w:color w:val="000000"/>
                <w:sz w:val="20"/>
                <w:szCs w:val="20"/>
              </w:rPr>
            </w:pPr>
            <w:ins w:id="2017" w:author="Karim Anaya-Izquierdo" w:date="2024-09-19T14:42:00Z" w16du:dateUtc="2024-09-19T13:42:00Z">
              <w:r>
                <w:rPr>
                  <w:rFonts w:ascii="Calibri" w:hAnsi="Calibri" w:cs="Calibri"/>
                  <w:color w:val="000000"/>
                  <w:sz w:val="20"/>
                  <w:szCs w:val="20"/>
                </w:rPr>
                <w:t>83%</w:t>
              </w:r>
            </w:ins>
          </w:p>
        </w:tc>
        <w:tc>
          <w:tcPr>
            <w:tcW w:w="36" w:type="dxa"/>
            <w:vAlign w:val="center"/>
            <w:hideMark/>
          </w:tcPr>
          <w:p w14:paraId="3FB129E9" w14:textId="77777777" w:rsidR="00794E60" w:rsidRDefault="00794E60">
            <w:pPr>
              <w:rPr>
                <w:ins w:id="2018" w:author="Karim Anaya-Izquierdo" w:date="2024-09-19T14:42:00Z" w16du:dateUtc="2024-09-19T13:42:00Z"/>
                <w:sz w:val="20"/>
                <w:szCs w:val="20"/>
              </w:rPr>
            </w:pPr>
          </w:p>
        </w:tc>
      </w:tr>
      <w:tr w:rsidR="00934E61" w14:paraId="352B65DB" w14:textId="77777777" w:rsidTr="00794E60">
        <w:trPr>
          <w:trHeight w:val="340"/>
          <w:jc w:val="center"/>
          <w:ins w:id="2019" w:author="Karim Anaya-Izquierdo" w:date="2024-09-19T14:42:00Z"/>
        </w:trPr>
        <w:tc>
          <w:tcPr>
            <w:tcW w:w="740" w:type="dxa"/>
            <w:vMerge/>
            <w:tcBorders>
              <w:top w:val="nil"/>
              <w:left w:val="nil"/>
              <w:bottom w:val="single" w:sz="8" w:space="0" w:color="000000"/>
              <w:right w:val="nil"/>
            </w:tcBorders>
            <w:vAlign w:val="center"/>
            <w:hideMark/>
          </w:tcPr>
          <w:p w14:paraId="754EFE78" w14:textId="77777777" w:rsidR="00794E60" w:rsidRDefault="00794E60">
            <w:pPr>
              <w:rPr>
                <w:ins w:id="2020" w:author="Karim Anaya-Izquierdo" w:date="2024-09-19T14:42:00Z" w16du:dateUtc="2024-09-19T13:42:00Z"/>
                <w:rFonts w:ascii="Calibri" w:hAnsi="Calibri" w:cs="Calibri"/>
                <w:color w:val="000000"/>
                <w:sz w:val="20"/>
                <w:szCs w:val="20"/>
              </w:rPr>
            </w:pPr>
          </w:p>
        </w:tc>
        <w:tc>
          <w:tcPr>
            <w:tcW w:w="993" w:type="dxa"/>
            <w:tcBorders>
              <w:top w:val="nil"/>
              <w:left w:val="nil"/>
              <w:bottom w:val="single" w:sz="8" w:space="0" w:color="auto"/>
              <w:right w:val="nil"/>
            </w:tcBorders>
            <w:vAlign w:val="center"/>
            <w:hideMark/>
          </w:tcPr>
          <w:p w14:paraId="72853116" w14:textId="77777777" w:rsidR="00794E60" w:rsidRDefault="00794E60">
            <w:pPr>
              <w:jc w:val="center"/>
              <w:rPr>
                <w:ins w:id="2021" w:author="Karim Anaya-Izquierdo" w:date="2024-09-19T14:42:00Z" w16du:dateUtc="2024-09-19T13:42:00Z"/>
                <w:rFonts w:ascii="Calibri" w:hAnsi="Calibri" w:cs="Calibri"/>
                <w:color w:val="000000"/>
                <w:sz w:val="20"/>
                <w:szCs w:val="20"/>
              </w:rPr>
            </w:pPr>
            <w:ins w:id="2022" w:author="Karim Anaya-Izquierdo" w:date="2024-09-19T14:42:00Z" w16du:dateUtc="2024-09-19T13:42:00Z">
              <w:r>
                <w:rPr>
                  <w:rFonts w:ascii="Calibri" w:hAnsi="Calibri" w:cs="Calibri"/>
                  <w:color w:val="000000"/>
                  <w:sz w:val="20"/>
                  <w:szCs w:val="20"/>
                </w:rPr>
                <w:t xml:space="preserve">Shear </w:t>
              </w:r>
            </w:ins>
          </w:p>
        </w:tc>
        <w:tc>
          <w:tcPr>
            <w:tcW w:w="995" w:type="dxa"/>
            <w:tcBorders>
              <w:top w:val="nil"/>
              <w:left w:val="single" w:sz="4" w:space="0" w:color="auto"/>
              <w:bottom w:val="single" w:sz="8" w:space="0" w:color="auto"/>
              <w:right w:val="nil"/>
            </w:tcBorders>
            <w:vAlign w:val="center"/>
            <w:hideMark/>
          </w:tcPr>
          <w:p w14:paraId="7AB8FD9E" w14:textId="77777777" w:rsidR="00794E60" w:rsidRDefault="00794E60">
            <w:pPr>
              <w:jc w:val="center"/>
              <w:rPr>
                <w:ins w:id="2023" w:author="Karim Anaya-Izquierdo" w:date="2024-09-19T14:42:00Z" w16du:dateUtc="2024-09-19T13:42:00Z"/>
                <w:rFonts w:ascii="Calibri" w:hAnsi="Calibri" w:cs="Calibri"/>
                <w:color w:val="000000"/>
                <w:sz w:val="20"/>
                <w:szCs w:val="20"/>
              </w:rPr>
            </w:pPr>
            <w:ins w:id="2024" w:author="Karim Anaya-Izquierdo" w:date="2024-09-19T14:42:00Z" w16du:dateUtc="2024-09-19T13:42:00Z">
              <w:r>
                <w:rPr>
                  <w:rFonts w:ascii="Calibri" w:hAnsi="Calibri" w:cs="Calibri"/>
                  <w:color w:val="000000"/>
                  <w:sz w:val="20"/>
                  <w:szCs w:val="20"/>
                </w:rPr>
                <w:t>0.0346</w:t>
              </w:r>
            </w:ins>
          </w:p>
        </w:tc>
        <w:tc>
          <w:tcPr>
            <w:tcW w:w="1052" w:type="dxa"/>
            <w:tcBorders>
              <w:top w:val="nil"/>
              <w:left w:val="nil"/>
              <w:bottom w:val="single" w:sz="8" w:space="0" w:color="auto"/>
              <w:right w:val="nil"/>
            </w:tcBorders>
            <w:vAlign w:val="center"/>
            <w:hideMark/>
          </w:tcPr>
          <w:p w14:paraId="25E69481" w14:textId="77777777" w:rsidR="00794E60" w:rsidRDefault="00794E60">
            <w:pPr>
              <w:jc w:val="center"/>
              <w:rPr>
                <w:ins w:id="2025" w:author="Karim Anaya-Izquierdo" w:date="2024-09-19T14:42:00Z" w16du:dateUtc="2024-09-19T13:42:00Z"/>
                <w:rFonts w:ascii="Calibri" w:hAnsi="Calibri" w:cs="Calibri"/>
                <w:color w:val="000000"/>
                <w:sz w:val="20"/>
                <w:szCs w:val="20"/>
              </w:rPr>
            </w:pPr>
            <w:ins w:id="2026" w:author="Karim Anaya-Izquierdo" w:date="2024-09-19T14:42:00Z" w16du:dateUtc="2024-09-19T13:42:00Z">
              <w:r>
                <w:rPr>
                  <w:rFonts w:ascii="Calibri" w:hAnsi="Calibri" w:cs="Calibri"/>
                  <w:color w:val="000000"/>
                  <w:sz w:val="20"/>
                  <w:szCs w:val="20"/>
                </w:rPr>
                <w:t>0.0106</w:t>
              </w:r>
            </w:ins>
          </w:p>
        </w:tc>
        <w:tc>
          <w:tcPr>
            <w:tcW w:w="1091" w:type="dxa"/>
            <w:tcBorders>
              <w:top w:val="nil"/>
              <w:left w:val="nil"/>
              <w:bottom w:val="single" w:sz="8" w:space="0" w:color="auto"/>
              <w:right w:val="single" w:sz="4" w:space="0" w:color="auto"/>
            </w:tcBorders>
            <w:vAlign w:val="center"/>
            <w:hideMark/>
          </w:tcPr>
          <w:p w14:paraId="19DBE751" w14:textId="77777777" w:rsidR="00794E60" w:rsidRDefault="00794E60">
            <w:pPr>
              <w:jc w:val="center"/>
              <w:rPr>
                <w:ins w:id="2027" w:author="Karim Anaya-Izquierdo" w:date="2024-09-19T14:42:00Z" w16du:dateUtc="2024-09-19T13:42:00Z"/>
                <w:rFonts w:ascii="Calibri" w:hAnsi="Calibri" w:cs="Calibri"/>
                <w:color w:val="000000"/>
                <w:sz w:val="20"/>
                <w:szCs w:val="20"/>
              </w:rPr>
            </w:pPr>
            <w:ins w:id="2028" w:author="Karim Anaya-Izquierdo" w:date="2024-09-19T14:42:00Z" w16du:dateUtc="2024-09-19T13:42:00Z">
              <w:r>
                <w:rPr>
                  <w:rFonts w:ascii="Calibri" w:hAnsi="Calibri" w:cs="Calibri"/>
                  <w:color w:val="000000"/>
                  <w:sz w:val="20"/>
                  <w:szCs w:val="20"/>
                </w:rPr>
                <w:t>69%</w:t>
              </w:r>
            </w:ins>
          </w:p>
        </w:tc>
        <w:tc>
          <w:tcPr>
            <w:tcW w:w="956" w:type="dxa"/>
            <w:tcBorders>
              <w:top w:val="nil"/>
              <w:left w:val="nil"/>
              <w:bottom w:val="single" w:sz="8" w:space="0" w:color="auto"/>
              <w:right w:val="nil"/>
            </w:tcBorders>
            <w:vAlign w:val="center"/>
            <w:hideMark/>
          </w:tcPr>
          <w:p w14:paraId="2445C8B9" w14:textId="77777777" w:rsidR="00794E60" w:rsidRDefault="00794E60">
            <w:pPr>
              <w:jc w:val="center"/>
              <w:rPr>
                <w:ins w:id="2029" w:author="Karim Anaya-Izquierdo" w:date="2024-09-19T14:42:00Z" w16du:dateUtc="2024-09-19T13:42:00Z"/>
                <w:rFonts w:ascii="Calibri" w:hAnsi="Calibri" w:cs="Calibri"/>
                <w:color w:val="000000"/>
                <w:sz w:val="20"/>
                <w:szCs w:val="20"/>
              </w:rPr>
            </w:pPr>
            <w:ins w:id="2030" w:author="Karim Anaya-Izquierdo" w:date="2024-09-19T14:42:00Z" w16du:dateUtc="2024-09-19T13:42:00Z">
              <w:r>
                <w:rPr>
                  <w:rFonts w:ascii="Calibri" w:hAnsi="Calibri" w:cs="Calibri"/>
                  <w:color w:val="000000"/>
                  <w:sz w:val="20"/>
                  <w:szCs w:val="20"/>
                </w:rPr>
                <w:t>0.1748</w:t>
              </w:r>
            </w:ins>
          </w:p>
        </w:tc>
        <w:tc>
          <w:tcPr>
            <w:tcW w:w="899" w:type="dxa"/>
            <w:tcBorders>
              <w:top w:val="nil"/>
              <w:left w:val="nil"/>
              <w:bottom w:val="single" w:sz="8" w:space="0" w:color="auto"/>
              <w:right w:val="nil"/>
            </w:tcBorders>
            <w:vAlign w:val="center"/>
            <w:hideMark/>
          </w:tcPr>
          <w:p w14:paraId="243220D3" w14:textId="77777777" w:rsidR="00794E60" w:rsidRDefault="00794E60">
            <w:pPr>
              <w:jc w:val="center"/>
              <w:rPr>
                <w:ins w:id="2031" w:author="Karim Anaya-Izquierdo" w:date="2024-09-19T14:42:00Z" w16du:dateUtc="2024-09-19T13:42:00Z"/>
                <w:rFonts w:ascii="Calibri" w:hAnsi="Calibri" w:cs="Calibri"/>
                <w:color w:val="000000"/>
                <w:sz w:val="20"/>
                <w:szCs w:val="20"/>
              </w:rPr>
            </w:pPr>
            <w:ins w:id="2032" w:author="Karim Anaya-Izquierdo" w:date="2024-09-19T14:42:00Z" w16du:dateUtc="2024-09-19T13:42:00Z">
              <w:r>
                <w:rPr>
                  <w:rFonts w:ascii="Calibri" w:hAnsi="Calibri" w:cs="Calibri"/>
                  <w:color w:val="000000"/>
                  <w:sz w:val="20"/>
                  <w:szCs w:val="20"/>
                </w:rPr>
                <w:t>0.0232</w:t>
              </w:r>
            </w:ins>
          </w:p>
        </w:tc>
        <w:tc>
          <w:tcPr>
            <w:tcW w:w="898" w:type="dxa"/>
            <w:tcBorders>
              <w:top w:val="nil"/>
              <w:left w:val="nil"/>
              <w:bottom w:val="single" w:sz="8" w:space="0" w:color="auto"/>
              <w:right w:val="nil"/>
            </w:tcBorders>
            <w:vAlign w:val="center"/>
            <w:hideMark/>
          </w:tcPr>
          <w:p w14:paraId="3221FA4C" w14:textId="77777777" w:rsidR="00794E60" w:rsidRDefault="00794E60">
            <w:pPr>
              <w:jc w:val="center"/>
              <w:rPr>
                <w:ins w:id="2033" w:author="Karim Anaya-Izquierdo" w:date="2024-09-19T14:42:00Z" w16du:dateUtc="2024-09-19T13:42:00Z"/>
                <w:rFonts w:ascii="Calibri" w:hAnsi="Calibri" w:cs="Calibri"/>
                <w:color w:val="000000"/>
                <w:sz w:val="20"/>
                <w:szCs w:val="20"/>
              </w:rPr>
            </w:pPr>
            <w:ins w:id="2034" w:author="Karim Anaya-Izquierdo" w:date="2024-09-19T14:42:00Z" w16du:dateUtc="2024-09-19T13:42:00Z">
              <w:r>
                <w:rPr>
                  <w:rFonts w:ascii="Calibri" w:hAnsi="Calibri" w:cs="Calibri"/>
                  <w:color w:val="000000"/>
                  <w:sz w:val="20"/>
                  <w:szCs w:val="20"/>
                </w:rPr>
                <w:t>87%</w:t>
              </w:r>
            </w:ins>
          </w:p>
        </w:tc>
        <w:tc>
          <w:tcPr>
            <w:tcW w:w="36" w:type="dxa"/>
            <w:vAlign w:val="center"/>
            <w:hideMark/>
          </w:tcPr>
          <w:p w14:paraId="5C8BFF90" w14:textId="77777777" w:rsidR="00794E60" w:rsidRDefault="00794E60">
            <w:pPr>
              <w:rPr>
                <w:ins w:id="2035" w:author="Karim Anaya-Izquierdo" w:date="2024-09-19T14:42:00Z" w16du:dateUtc="2024-09-19T13:42:00Z"/>
                <w:sz w:val="20"/>
                <w:szCs w:val="20"/>
              </w:rPr>
            </w:pPr>
          </w:p>
        </w:tc>
      </w:tr>
      <w:tr w:rsidR="00794E60" w14:paraId="7893B302" w14:textId="77777777" w:rsidTr="00794E60">
        <w:trPr>
          <w:trHeight w:val="340"/>
          <w:jc w:val="center"/>
          <w:ins w:id="2036" w:author="Karim Anaya-Izquierdo" w:date="2024-09-19T14:42:00Z"/>
          <w:trPrChange w:id="2037" w:author="Karim Anaya-Izquierdo" w:date="2024-09-19T14:42:00Z" w16du:dateUtc="2024-09-19T13:42:00Z">
            <w:trPr>
              <w:trHeight w:val="340"/>
            </w:trPr>
          </w:trPrChange>
        </w:trPr>
        <w:tc>
          <w:tcPr>
            <w:tcW w:w="740" w:type="dxa"/>
            <w:tcBorders>
              <w:top w:val="nil"/>
              <w:left w:val="nil"/>
              <w:bottom w:val="single" w:sz="8" w:space="0" w:color="auto"/>
              <w:right w:val="nil"/>
            </w:tcBorders>
            <w:noWrap/>
            <w:vAlign w:val="bottom"/>
            <w:hideMark/>
            <w:tcPrChange w:id="2038" w:author="Karim Anaya-Izquierdo" w:date="2024-09-19T14:42:00Z" w16du:dateUtc="2024-09-19T13:42:00Z">
              <w:tcPr>
                <w:tcW w:w="740" w:type="dxa"/>
                <w:tcBorders>
                  <w:top w:val="nil"/>
                  <w:left w:val="nil"/>
                  <w:bottom w:val="single" w:sz="8" w:space="0" w:color="auto"/>
                  <w:right w:val="nil"/>
                </w:tcBorders>
                <w:noWrap/>
                <w:vAlign w:val="bottom"/>
                <w:hideMark/>
              </w:tcPr>
            </w:tcPrChange>
          </w:tcPr>
          <w:p w14:paraId="5AB1E458" w14:textId="77777777" w:rsidR="00794E60" w:rsidRDefault="00794E60">
            <w:pPr>
              <w:rPr>
                <w:ins w:id="2039" w:author="Karim Anaya-Izquierdo" w:date="2024-09-19T14:42:00Z" w16du:dateUtc="2024-09-19T13:42:00Z"/>
                <w:rFonts w:ascii="Aptos Narrow" w:hAnsi="Aptos Narrow"/>
                <w:color w:val="000000"/>
              </w:rPr>
            </w:pPr>
            <w:ins w:id="2040" w:author="Karim Anaya-Izquierdo" w:date="2024-09-19T14:42:00Z" w16du:dateUtc="2024-09-19T13:42:00Z">
              <w:r>
                <w:rPr>
                  <w:rFonts w:ascii="Aptos Narrow" w:hAnsi="Aptos Narrow"/>
                  <w:color w:val="000000"/>
                </w:rPr>
                <w:t> </w:t>
              </w:r>
            </w:ins>
          </w:p>
        </w:tc>
        <w:tc>
          <w:tcPr>
            <w:tcW w:w="993" w:type="dxa"/>
            <w:tcBorders>
              <w:top w:val="nil"/>
              <w:left w:val="nil"/>
              <w:bottom w:val="single" w:sz="8" w:space="0" w:color="auto"/>
              <w:right w:val="nil"/>
            </w:tcBorders>
            <w:vAlign w:val="center"/>
            <w:hideMark/>
            <w:tcPrChange w:id="2041" w:author="Karim Anaya-Izquierdo" w:date="2024-09-19T14:42:00Z" w16du:dateUtc="2024-09-19T13:42:00Z">
              <w:tcPr>
                <w:tcW w:w="993" w:type="dxa"/>
                <w:tcBorders>
                  <w:top w:val="nil"/>
                  <w:left w:val="nil"/>
                  <w:bottom w:val="single" w:sz="8" w:space="0" w:color="auto"/>
                  <w:right w:val="nil"/>
                </w:tcBorders>
                <w:vAlign w:val="center"/>
                <w:hideMark/>
              </w:tcPr>
            </w:tcPrChange>
          </w:tcPr>
          <w:p w14:paraId="7591F5DC" w14:textId="77777777" w:rsidR="00794E60" w:rsidRDefault="00794E60">
            <w:pPr>
              <w:jc w:val="center"/>
              <w:rPr>
                <w:ins w:id="2042" w:author="Karim Anaya-Izquierdo" w:date="2024-09-19T14:42:00Z" w16du:dateUtc="2024-09-19T13:42:00Z"/>
                <w:rFonts w:ascii="Calibri" w:hAnsi="Calibri" w:cs="Calibri"/>
                <w:color w:val="000000"/>
                <w:sz w:val="20"/>
                <w:szCs w:val="20"/>
              </w:rPr>
            </w:pPr>
            <w:ins w:id="2043" w:author="Karim Anaya-Izquierdo" w:date="2024-09-19T14:42:00Z" w16du:dateUtc="2024-09-19T13:42:00Z">
              <w:r>
                <w:rPr>
                  <w:rFonts w:ascii="Calibri" w:hAnsi="Calibri" w:cs="Calibri"/>
                  <w:color w:val="000000"/>
                  <w:sz w:val="20"/>
                  <w:szCs w:val="20"/>
                </w:rPr>
                <w:t>Average</w:t>
              </w:r>
            </w:ins>
          </w:p>
        </w:tc>
        <w:tc>
          <w:tcPr>
            <w:tcW w:w="995" w:type="dxa"/>
            <w:tcBorders>
              <w:top w:val="nil"/>
              <w:left w:val="single" w:sz="4" w:space="0" w:color="auto"/>
              <w:bottom w:val="single" w:sz="8" w:space="0" w:color="auto"/>
              <w:right w:val="nil"/>
            </w:tcBorders>
            <w:noWrap/>
            <w:vAlign w:val="bottom"/>
            <w:hideMark/>
            <w:tcPrChange w:id="2044" w:author="Karim Anaya-Izquierdo" w:date="2024-09-19T14:42:00Z" w16du:dateUtc="2024-09-19T13:42:00Z">
              <w:tcPr>
                <w:tcW w:w="995" w:type="dxa"/>
                <w:tcBorders>
                  <w:top w:val="nil"/>
                  <w:left w:val="single" w:sz="4" w:space="0" w:color="auto"/>
                  <w:bottom w:val="single" w:sz="8" w:space="0" w:color="auto"/>
                  <w:right w:val="nil"/>
                </w:tcBorders>
                <w:noWrap/>
                <w:vAlign w:val="bottom"/>
                <w:hideMark/>
              </w:tcPr>
            </w:tcPrChange>
          </w:tcPr>
          <w:p w14:paraId="7B91ED5B" w14:textId="77777777" w:rsidR="00794E60" w:rsidRDefault="00794E60">
            <w:pPr>
              <w:rPr>
                <w:ins w:id="2045" w:author="Karim Anaya-Izquierdo" w:date="2024-09-19T14:42:00Z" w16du:dateUtc="2024-09-19T13:42:00Z"/>
                <w:rFonts w:ascii="Calibri" w:hAnsi="Calibri" w:cs="Calibri"/>
                <w:color w:val="000000"/>
                <w:sz w:val="20"/>
                <w:szCs w:val="20"/>
              </w:rPr>
            </w:pPr>
            <w:ins w:id="2046" w:author="Karim Anaya-Izquierdo" w:date="2024-09-19T14:42:00Z" w16du:dateUtc="2024-09-19T13:42:00Z">
              <w:r>
                <w:rPr>
                  <w:rFonts w:ascii="Calibri" w:hAnsi="Calibri" w:cs="Calibri"/>
                  <w:color w:val="000000"/>
                  <w:sz w:val="20"/>
                  <w:szCs w:val="20"/>
                </w:rPr>
                <w:t> </w:t>
              </w:r>
            </w:ins>
          </w:p>
        </w:tc>
        <w:tc>
          <w:tcPr>
            <w:tcW w:w="1052" w:type="dxa"/>
            <w:tcBorders>
              <w:top w:val="nil"/>
              <w:left w:val="nil"/>
              <w:bottom w:val="single" w:sz="8" w:space="0" w:color="auto"/>
              <w:right w:val="nil"/>
            </w:tcBorders>
            <w:noWrap/>
            <w:vAlign w:val="bottom"/>
            <w:hideMark/>
            <w:tcPrChange w:id="2047" w:author="Karim Anaya-Izquierdo" w:date="2024-09-19T14:42:00Z" w16du:dateUtc="2024-09-19T13:42:00Z">
              <w:tcPr>
                <w:tcW w:w="1052" w:type="dxa"/>
                <w:tcBorders>
                  <w:top w:val="nil"/>
                  <w:left w:val="nil"/>
                  <w:bottom w:val="single" w:sz="8" w:space="0" w:color="auto"/>
                  <w:right w:val="nil"/>
                </w:tcBorders>
                <w:noWrap/>
                <w:vAlign w:val="bottom"/>
                <w:hideMark/>
              </w:tcPr>
            </w:tcPrChange>
          </w:tcPr>
          <w:p w14:paraId="284BC69A" w14:textId="77777777" w:rsidR="00794E60" w:rsidRDefault="00794E60">
            <w:pPr>
              <w:rPr>
                <w:ins w:id="2048" w:author="Karim Anaya-Izquierdo" w:date="2024-09-19T14:42:00Z" w16du:dateUtc="2024-09-19T13:42:00Z"/>
                <w:rFonts w:ascii="Calibri" w:hAnsi="Calibri" w:cs="Calibri"/>
                <w:color w:val="000000"/>
                <w:sz w:val="20"/>
                <w:szCs w:val="20"/>
              </w:rPr>
            </w:pPr>
            <w:ins w:id="2049" w:author="Karim Anaya-Izquierdo" w:date="2024-09-19T14:42:00Z" w16du:dateUtc="2024-09-19T13:42:00Z">
              <w:r>
                <w:rPr>
                  <w:rFonts w:ascii="Calibri" w:hAnsi="Calibri" w:cs="Calibri"/>
                  <w:color w:val="000000"/>
                  <w:sz w:val="20"/>
                  <w:szCs w:val="20"/>
                </w:rPr>
                <w:t> </w:t>
              </w:r>
            </w:ins>
          </w:p>
        </w:tc>
        <w:tc>
          <w:tcPr>
            <w:tcW w:w="1091" w:type="dxa"/>
            <w:tcBorders>
              <w:top w:val="nil"/>
              <w:left w:val="nil"/>
              <w:bottom w:val="single" w:sz="8" w:space="0" w:color="auto"/>
              <w:right w:val="single" w:sz="4" w:space="0" w:color="auto"/>
            </w:tcBorders>
            <w:vAlign w:val="center"/>
            <w:hideMark/>
            <w:tcPrChange w:id="2050" w:author="Karim Anaya-Izquierdo" w:date="2024-09-19T14:42:00Z" w16du:dateUtc="2024-09-19T13:42:00Z">
              <w:tcPr>
                <w:tcW w:w="1091" w:type="dxa"/>
                <w:tcBorders>
                  <w:top w:val="nil"/>
                  <w:left w:val="nil"/>
                  <w:bottom w:val="single" w:sz="8" w:space="0" w:color="auto"/>
                  <w:right w:val="single" w:sz="4" w:space="0" w:color="auto"/>
                </w:tcBorders>
                <w:vAlign w:val="center"/>
                <w:hideMark/>
              </w:tcPr>
            </w:tcPrChange>
          </w:tcPr>
          <w:p w14:paraId="7E0ED63C" w14:textId="77777777" w:rsidR="00794E60" w:rsidRDefault="00794E60">
            <w:pPr>
              <w:jc w:val="center"/>
              <w:rPr>
                <w:ins w:id="2051" w:author="Karim Anaya-Izquierdo" w:date="2024-09-19T14:42:00Z" w16du:dateUtc="2024-09-19T13:42:00Z"/>
                <w:rFonts w:ascii="Calibri" w:hAnsi="Calibri" w:cs="Calibri"/>
                <w:color w:val="000000"/>
                <w:sz w:val="20"/>
                <w:szCs w:val="20"/>
              </w:rPr>
            </w:pPr>
            <w:ins w:id="2052" w:author="Karim Anaya-Izquierdo" w:date="2024-09-19T14:42:00Z" w16du:dateUtc="2024-09-19T13:42:00Z">
              <w:r>
                <w:rPr>
                  <w:rFonts w:ascii="Calibri" w:hAnsi="Calibri" w:cs="Calibri"/>
                  <w:color w:val="000000"/>
                  <w:sz w:val="20"/>
                  <w:szCs w:val="20"/>
                </w:rPr>
                <w:t>44%</w:t>
              </w:r>
            </w:ins>
          </w:p>
        </w:tc>
        <w:tc>
          <w:tcPr>
            <w:tcW w:w="956" w:type="dxa"/>
            <w:tcBorders>
              <w:top w:val="nil"/>
              <w:left w:val="nil"/>
              <w:bottom w:val="single" w:sz="8" w:space="0" w:color="auto"/>
              <w:right w:val="nil"/>
            </w:tcBorders>
            <w:noWrap/>
            <w:vAlign w:val="bottom"/>
            <w:hideMark/>
            <w:tcPrChange w:id="2053" w:author="Karim Anaya-Izquierdo" w:date="2024-09-19T14:42:00Z" w16du:dateUtc="2024-09-19T13:42:00Z">
              <w:tcPr>
                <w:tcW w:w="956" w:type="dxa"/>
                <w:tcBorders>
                  <w:top w:val="nil"/>
                  <w:left w:val="nil"/>
                  <w:bottom w:val="single" w:sz="8" w:space="0" w:color="auto"/>
                  <w:right w:val="nil"/>
                </w:tcBorders>
                <w:noWrap/>
                <w:vAlign w:val="bottom"/>
                <w:hideMark/>
              </w:tcPr>
            </w:tcPrChange>
          </w:tcPr>
          <w:p w14:paraId="1A3DC944" w14:textId="77777777" w:rsidR="00794E60" w:rsidRDefault="00794E60">
            <w:pPr>
              <w:rPr>
                <w:ins w:id="2054" w:author="Karim Anaya-Izquierdo" w:date="2024-09-19T14:42:00Z" w16du:dateUtc="2024-09-19T13:42:00Z"/>
                <w:rFonts w:ascii="Calibri" w:hAnsi="Calibri" w:cs="Calibri"/>
                <w:color w:val="000000"/>
                <w:sz w:val="20"/>
                <w:szCs w:val="20"/>
              </w:rPr>
            </w:pPr>
            <w:ins w:id="2055" w:author="Karim Anaya-Izquierdo" w:date="2024-09-19T14:42:00Z" w16du:dateUtc="2024-09-19T13:42:00Z">
              <w:r>
                <w:rPr>
                  <w:rFonts w:ascii="Calibri" w:hAnsi="Calibri" w:cs="Calibri"/>
                  <w:color w:val="000000"/>
                  <w:sz w:val="20"/>
                  <w:szCs w:val="20"/>
                </w:rPr>
                <w:t> </w:t>
              </w:r>
            </w:ins>
          </w:p>
        </w:tc>
        <w:tc>
          <w:tcPr>
            <w:tcW w:w="899" w:type="dxa"/>
            <w:tcBorders>
              <w:top w:val="nil"/>
              <w:left w:val="nil"/>
              <w:bottom w:val="single" w:sz="8" w:space="0" w:color="auto"/>
              <w:right w:val="nil"/>
            </w:tcBorders>
            <w:noWrap/>
            <w:vAlign w:val="bottom"/>
            <w:hideMark/>
            <w:tcPrChange w:id="2056" w:author="Karim Anaya-Izquierdo" w:date="2024-09-19T14:42:00Z" w16du:dateUtc="2024-09-19T13:42:00Z">
              <w:tcPr>
                <w:tcW w:w="899" w:type="dxa"/>
                <w:tcBorders>
                  <w:top w:val="nil"/>
                  <w:left w:val="nil"/>
                  <w:bottom w:val="single" w:sz="8" w:space="0" w:color="auto"/>
                  <w:right w:val="nil"/>
                </w:tcBorders>
                <w:noWrap/>
                <w:vAlign w:val="bottom"/>
                <w:hideMark/>
              </w:tcPr>
            </w:tcPrChange>
          </w:tcPr>
          <w:p w14:paraId="4F5EE6C8" w14:textId="77777777" w:rsidR="00794E60" w:rsidRDefault="00794E60">
            <w:pPr>
              <w:rPr>
                <w:ins w:id="2057" w:author="Karim Anaya-Izquierdo" w:date="2024-09-19T14:42:00Z" w16du:dateUtc="2024-09-19T13:42:00Z"/>
                <w:rFonts w:ascii="Calibri" w:hAnsi="Calibri" w:cs="Calibri"/>
                <w:color w:val="000000"/>
                <w:sz w:val="20"/>
                <w:szCs w:val="20"/>
              </w:rPr>
            </w:pPr>
            <w:ins w:id="2058" w:author="Karim Anaya-Izquierdo" w:date="2024-09-19T14:42:00Z" w16du:dateUtc="2024-09-19T13:42:00Z">
              <w:r>
                <w:rPr>
                  <w:rFonts w:ascii="Calibri" w:hAnsi="Calibri" w:cs="Calibri"/>
                  <w:color w:val="000000"/>
                  <w:sz w:val="20"/>
                  <w:szCs w:val="20"/>
                </w:rPr>
                <w:t> </w:t>
              </w:r>
            </w:ins>
          </w:p>
        </w:tc>
        <w:tc>
          <w:tcPr>
            <w:tcW w:w="898" w:type="dxa"/>
            <w:tcBorders>
              <w:top w:val="nil"/>
              <w:left w:val="nil"/>
              <w:bottom w:val="single" w:sz="8" w:space="0" w:color="auto"/>
              <w:right w:val="nil"/>
            </w:tcBorders>
            <w:vAlign w:val="center"/>
            <w:hideMark/>
            <w:tcPrChange w:id="2059" w:author="Karim Anaya-Izquierdo" w:date="2024-09-19T14:42:00Z" w16du:dateUtc="2024-09-19T13:42:00Z">
              <w:tcPr>
                <w:tcW w:w="898" w:type="dxa"/>
                <w:tcBorders>
                  <w:top w:val="nil"/>
                  <w:left w:val="nil"/>
                  <w:bottom w:val="single" w:sz="8" w:space="0" w:color="auto"/>
                  <w:right w:val="nil"/>
                </w:tcBorders>
                <w:vAlign w:val="center"/>
                <w:hideMark/>
              </w:tcPr>
            </w:tcPrChange>
          </w:tcPr>
          <w:p w14:paraId="06C85F86" w14:textId="77777777" w:rsidR="00794E60" w:rsidRDefault="00794E60">
            <w:pPr>
              <w:jc w:val="center"/>
              <w:rPr>
                <w:ins w:id="2060" w:author="Karim Anaya-Izquierdo" w:date="2024-09-19T14:42:00Z" w16du:dateUtc="2024-09-19T13:42:00Z"/>
                <w:rFonts w:ascii="Calibri" w:hAnsi="Calibri" w:cs="Calibri"/>
                <w:color w:val="000000"/>
                <w:sz w:val="20"/>
                <w:szCs w:val="20"/>
              </w:rPr>
            </w:pPr>
            <w:ins w:id="2061" w:author="Karim Anaya-Izquierdo" w:date="2024-09-19T14:42:00Z" w16du:dateUtc="2024-09-19T13:42:00Z">
              <w:r>
                <w:rPr>
                  <w:rFonts w:ascii="Calibri" w:hAnsi="Calibri" w:cs="Calibri"/>
                  <w:color w:val="000000"/>
                  <w:sz w:val="20"/>
                  <w:szCs w:val="20"/>
                </w:rPr>
                <w:t>89%</w:t>
              </w:r>
            </w:ins>
          </w:p>
        </w:tc>
        <w:tc>
          <w:tcPr>
            <w:tcW w:w="36" w:type="dxa"/>
            <w:vAlign w:val="center"/>
            <w:hideMark/>
            <w:tcPrChange w:id="2062" w:author="Karim Anaya-Izquierdo" w:date="2024-09-19T14:42:00Z" w16du:dateUtc="2024-09-19T13:42:00Z">
              <w:tcPr>
                <w:tcW w:w="36" w:type="dxa"/>
                <w:vAlign w:val="center"/>
                <w:hideMark/>
              </w:tcPr>
            </w:tcPrChange>
          </w:tcPr>
          <w:p w14:paraId="50055B7D" w14:textId="77777777" w:rsidR="00794E60" w:rsidRDefault="00794E60">
            <w:pPr>
              <w:rPr>
                <w:ins w:id="2063" w:author="Karim Anaya-Izquierdo" w:date="2024-09-19T14:42:00Z" w16du:dateUtc="2024-09-19T13:42:00Z"/>
                <w:sz w:val="20"/>
                <w:szCs w:val="20"/>
              </w:rPr>
            </w:pPr>
          </w:p>
        </w:tc>
      </w:tr>
    </w:tbl>
    <w:p w14:paraId="31256BD6" w14:textId="7AA5DD09" w:rsidR="00CF75BF" w:rsidRPr="00CF75BF" w:rsidDel="00AB2F36" w:rsidRDefault="00CF75BF" w:rsidP="00555403">
      <w:pPr>
        <w:pStyle w:val="Caption"/>
        <w:rPr>
          <w:del w:id="2064" w:author="Karim Anaya-Izquierdo" w:date="2024-09-19T16:21:00Z" w16du:dateUtc="2024-09-19T15:21:00Z"/>
        </w:rPr>
      </w:pPr>
    </w:p>
    <w:p w14:paraId="5E343697" w14:textId="309CF4CC" w:rsidR="000B553C" w:rsidDel="00AB2F36" w:rsidRDefault="0073160F" w:rsidP="00721EA0">
      <w:pPr>
        <w:pStyle w:val="subsubsection"/>
        <w:rPr>
          <w:del w:id="2065" w:author="Karim Anaya-Izquierdo" w:date="2024-09-19T16:21:00Z" w16du:dateUtc="2024-09-19T15:21:00Z"/>
        </w:rPr>
      </w:pPr>
      <w:del w:id="2066" w:author="Karim Anaya-Izquierdo" w:date="2024-09-19T16:21:00Z" w16du:dateUtc="2024-09-19T15:21:00Z">
        <w:r w:rsidDel="00AB2F36">
          <w:delText>Leave-one-out p</w:delText>
        </w:r>
        <w:r w:rsidR="00083DB0" w:rsidDel="00AB2F36">
          <w:delText xml:space="preserve">rediction with </w:delText>
        </w:r>
        <w:r w:rsidR="00A3042B" w:rsidDel="00AB2F36">
          <w:delText xml:space="preserve">latent bias </w:delText>
        </w:r>
        <w:r w:rsidR="00083DB0" w:rsidDel="00AB2F36">
          <w:delText xml:space="preserve"> </w:delText>
        </w:r>
      </w:del>
      <m:oMath>
        <m:sSub>
          <m:sSubPr>
            <m:ctrlPr>
              <w:del w:id="2067" w:author="Karim Anaya-Izquierdo" w:date="2024-09-19T16:21:00Z" w16du:dateUtc="2024-09-19T15:21:00Z">
                <w:rPr>
                  <w:rFonts w:ascii="Cambria Math" w:hAnsi="Cambria Math"/>
                </w:rPr>
              </w:del>
            </m:ctrlPr>
          </m:sSubPr>
          <m:e>
            <m:r>
              <w:del w:id="2068" w:author="Karim Anaya-Izquierdo" w:date="2024-09-19T16:21:00Z" w16du:dateUtc="2024-09-19T15:21:00Z">
                <w:rPr>
                  <w:rFonts w:ascii="Cambria Math" w:hAnsi="Cambria Math"/>
                </w:rPr>
                <m:t>b</m:t>
              </w:del>
            </m:r>
          </m:e>
          <m:sub>
            <m:r>
              <w:del w:id="2069" w:author="Karim Anaya-Izquierdo" w:date="2024-09-19T16:21:00Z" w16du:dateUtc="2024-09-19T15:21:00Z">
                <w:rPr>
                  <w:rFonts w:ascii="Cambria Math" w:hAnsi="Cambria Math"/>
                </w:rPr>
                <m:t>α</m:t>
              </w:del>
            </m:r>
          </m:sub>
        </m:sSub>
      </m:oMath>
    </w:p>
    <w:p w14:paraId="3121BB17" w14:textId="751E9707" w:rsidR="00396848" w:rsidRDefault="00741EA7" w:rsidP="00DE6831">
      <w:pPr>
        <w:rPr>
          <w:ins w:id="2070" w:author="Karim Anaya-Izquierdo" w:date="2024-09-19T15:25:00Z" w16du:dateUtc="2024-09-19T14:25:00Z"/>
        </w:rPr>
      </w:pPr>
      <w:del w:id="2071" w:author="Karim Anaya-Izquierdo" w:date="2024-09-19T15:24:00Z" w16du:dateUtc="2024-09-19T14:24:00Z">
        <w:r w:rsidDel="0072330E">
          <w:delText>Here, the leave-one-out prediction</w:delText>
        </w:r>
        <w:r w:rsidR="0090195E" w:rsidDel="0072330E">
          <w:delText xml:space="preserve"> is obtained</w:delText>
        </w:r>
        <w:r w:rsidDel="0072330E">
          <w:delText xml:space="preserve"> with </w:delText>
        </w:r>
        <w:r w:rsidR="00A3042B" w:rsidDel="0072330E">
          <w:delText xml:space="preserve">latent bias </w:delText>
        </w:r>
      </w:del>
      <m:oMath>
        <m:sSub>
          <m:sSubPr>
            <m:ctrlPr>
              <w:del w:id="2072" w:author="Karim Anaya-Izquierdo" w:date="2024-09-19T15:24:00Z" w16du:dateUtc="2024-09-19T14:24:00Z">
                <w:rPr>
                  <w:rFonts w:ascii="Cambria Math" w:hAnsi="Cambria Math"/>
                  <w:i/>
                </w:rPr>
              </w:del>
            </m:ctrlPr>
          </m:sSubPr>
          <m:e>
            <m:r>
              <w:del w:id="2073" w:author="Karim Anaya-Izquierdo" w:date="2024-09-19T15:24:00Z" w16du:dateUtc="2024-09-19T14:24:00Z">
                <w:rPr>
                  <w:rFonts w:ascii="Cambria Math" w:hAnsi="Cambria Math"/>
                </w:rPr>
                <m:t>b</m:t>
              </w:del>
            </m:r>
          </m:e>
          <m:sub>
            <m:r>
              <w:del w:id="2074" w:author="Karim Anaya-Izquierdo" w:date="2024-09-19T15:24:00Z" w16du:dateUtc="2024-09-19T14:24:00Z">
                <w:rPr>
                  <w:rFonts w:ascii="Cambria Math" w:hAnsi="Cambria Math"/>
                </w:rPr>
                <m:t>α</m:t>
              </w:del>
            </m:r>
          </m:sub>
        </m:sSub>
      </m:oMath>
      <w:del w:id="2075" w:author="Karim Anaya-Izquierdo" w:date="2024-09-19T15:24:00Z" w16du:dateUtc="2024-09-19T14:24:00Z">
        <w:r w:rsidR="0090195E" w:rsidDel="0072330E">
          <w:delText>.</w:delText>
        </w:r>
        <w:r w:rsidR="005A0172" w:rsidDel="0072330E">
          <w:delText xml:space="preserve"> </w:delText>
        </w:r>
      </w:del>
      <w:del w:id="2076" w:author="Karim Anaya-Izquierdo" w:date="2024-09-19T16:21:00Z" w16du:dateUtc="2024-09-19T15:21:00Z">
        <w:r w:rsidR="005A0172" w:rsidDel="00AB2F36">
          <w:rPr>
            <w:iCs/>
          </w:rPr>
          <w:delText xml:space="preserve">The predictions </w:delText>
        </w:r>
      </w:del>
      <w:del w:id="2077" w:author="Karim Anaya-Izquierdo" w:date="2024-09-19T15:24:00Z" w16du:dateUtc="2024-09-19T14:24:00Z">
        <w:r w:rsidR="005A0172" w:rsidDel="0072330E">
          <w:rPr>
            <w:iCs/>
          </w:rPr>
          <w:delText xml:space="preserve">based on data combinations </w:delText>
        </w:r>
      </w:del>
      <w:ins w:id="2078" w:author="Tobias Laux" w:date="2024-09-09T22:52:00Z" w16du:dateUtc="2024-09-09T21:52:00Z">
        <w:del w:id="2079" w:author="Karim Anaya-Izquierdo" w:date="2024-09-19T15:24:00Z" w16du:dateUtc="2024-09-19T14:24:00Z">
          <w:r w:rsidR="00C00824" w:rsidDel="0072330E">
            <w:rPr>
              <w:iCs/>
            </w:rPr>
            <w:delText xml:space="preserve">1 – 3 </w:delText>
          </w:r>
        </w:del>
      </w:ins>
      <w:del w:id="2080" w:author="Karim Anaya-Izquierdo" w:date="2024-09-19T16:21:00Z" w16du:dateUtc="2024-09-19T15:21:00Z">
        <w:r w:rsidR="005A0172" w:rsidDel="00AB2F36">
          <w:delText>1)</w:delText>
        </w:r>
        <w:r w:rsidR="002756B0" w:rsidRPr="002756B0" w:rsidDel="00AB2F36">
          <w:rPr>
            <w:rFonts w:ascii="Cambria Math" w:hAnsi="Cambria Math"/>
            <w:i/>
          </w:rPr>
          <w:delText xml:space="preserve"> </w:delText>
        </w:r>
      </w:del>
      <m:oMath>
        <m:r>
          <w:del w:id="2081" w:author="Karim Anaya-Izquierdo" w:date="2024-09-19T16:21:00Z" w16du:dateUtc="2024-09-19T15:21:00Z">
            <w:rPr>
              <w:rFonts w:ascii="Cambria Math" w:hAnsi="Cambria Math"/>
            </w:rPr>
            <m:t>α=</m:t>
          </w:del>
        </m:r>
        <m:sSup>
          <m:sSupPr>
            <m:ctrlPr>
              <w:del w:id="2082" w:author="Karim Anaya-Izquierdo" w:date="2024-09-19T16:21:00Z" w16du:dateUtc="2024-09-19T15:21:00Z">
                <w:rPr>
                  <w:rFonts w:ascii="Cambria Math" w:hAnsi="Cambria Math"/>
                  <w:i/>
                </w:rPr>
              </w:del>
            </m:ctrlPr>
          </m:sSupPr>
          <m:e>
            <m:r>
              <w:del w:id="2083" w:author="Karim Anaya-Izquierdo" w:date="2024-09-19T16:21:00Z" w16du:dateUtc="2024-09-19T15:21:00Z">
                <w:rPr>
                  <w:rFonts w:ascii="Cambria Math" w:hAnsi="Cambria Math"/>
                </w:rPr>
                <m:t>90</m:t>
              </w:del>
            </m:r>
          </m:e>
          <m:sup>
            <m:r>
              <w:del w:id="2084" w:author="Karim Anaya-Izquierdo" w:date="2024-09-19T16:21:00Z" w16du:dateUtc="2024-09-19T15:21:00Z">
                <w:rPr>
                  <w:rFonts w:ascii="Cambria Math" w:hAnsi="Cambria Math"/>
                </w:rPr>
                <m:t>∘</m:t>
              </w:del>
            </m:r>
          </m:sup>
        </m:sSup>
        <m:r>
          <w:del w:id="2085" w:author="Karim Anaya-Izquierdo" w:date="2024-09-19T16:21:00Z" w16du:dateUtc="2024-09-19T15:21:00Z">
            <w:rPr>
              <w:rFonts w:ascii="Cambria Math" w:hAnsi="Cambria Math"/>
            </w:rPr>
            <m:t xml:space="preserve">, </m:t>
          </w:del>
        </m:r>
        <m:sSup>
          <m:sSupPr>
            <m:ctrlPr>
              <w:del w:id="2086" w:author="Karim Anaya-Izquierdo" w:date="2024-09-19T16:21:00Z" w16du:dateUtc="2024-09-19T15:21:00Z">
                <w:rPr>
                  <w:rFonts w:ascii="Cambria Math" w:hAnsi="Cambria Math"/>
                  <w:i/>
                </w:rPr>
              </w:del>
            </m:ctrlPr>
          </m:sSupPr>
          <m:e>
            <m:r>
              <w:del w:id="2087" w:author="Karim Anaya-Izquierdo" w:date="2024-09-19T16:21:00Z" w16du:dateUtc="2024-09-19T15:21:00Z">
                <w:rPr>
                  <w:rFonts w:ascii="Cambria Math" w:hAnsi="Cambria Math"/>
                </w:rPr>
                <m:t>135</m:t>
              </w:del>
            </m:r>
          </m:e>
          <m:sup>
            <m:r>
              <w:del w:id="2088" w:author="Karim Anaya-Izquierdo" w:date="2024-09-19T16:21:00Z" w16du:dateUtc="2024-09-19T15:21:00Z">
                <w:rPr>
                  <w:rFonts w:ascii="Cambria Math" w:hAnsi="Cambria Math"/>
                </w:rPr>
                <m:t>∘</m:t>
              </w:del>
            </m:r>
          </m:sup>
        </m:sSup>
      </m:oMath>
      <w:del w:id="2089" w:author="Karim Anaya-Izquierdo" w:date="2024-09-19T16:21:00Z" w16du:dateUtc="2024-09-19T15:21:00Z">
        <w:r w:rsidR="005A0172" w:rsidDel="00AB2F36">
          <w:delText xml:space="preserve">, 2) </w:delText>
        </w:r>
      </w:del>
      <m:oMath>
        <m:r>
          <w:del w:id="2090" w:author="Karim Anaya-Izquierdo" w:date="2024-09-19T16:21:00Z" w16du:dateUtc="2024-09-19T15:21:00Z">
            <w:rPr>
              <w:rFonts w:ascii="Cambria Math" w:hAnsi="Cambria Math"/>
            </w:rPr>
            <m:t>α=</m:t>
          </w:del>
        </m:r>
        <m:sSup>
          <m:sSupPr>
            <m:ctrlPr>
              <w:del w:id="2091" w:author="Karim Anaya-Izquierdo" w:date="2024-09-19T16:21:00Z" w16du:dateUtc="2024-09-19T15:21:00Z">
                <w:rPr>
                  <w:rFonts w:ascii="Cambria Math" w:hAnsi="Cambria Math"/>
                  <w:i/>
                </w:rPr>
              </w:del>
            </m:ctrlPr>
          </m:sSupPr>
          <m:e>
            <m:r>
              <w:del w:id="2092" w:author="Karim Anaya-Izquierdo" w:date="2024-09-19T16:21:00Z" w16du:dateUtc="2024-09-19T15:21:00Z">
                <w:rPr>
                  <w:rFonts w:ascii="Cambria Math" w:hAnsi="Cambria Math"/>
                </w:rPr>
                <m:t>45</m:t>
              </w:del>
            </m:r>
          </m:e>
          <m:sup>
            <m:r>
              <w:del w:id="2093" w:author="Karim Anaya-Izquierdo" w:date="2024-09-19T16:21:00Z" w16du:dateUtc="2024-09-19T15:21:00Z">
                <w:rPr>
                  <w:rFonts w:ascii="Cambria Math" w:hAnsi="Cambria Math"/>
                </w:rPr>
                <m:t>∘</m:t>
              </w:del>
            </m:r>
          </m:sup>
        </m:sSup>
        <m:r>
          <w:del w:id="2094" w:author="Karim Anaya-Izquierdo" w:date="2024-09-19T16:21:00Z" w16du:dateUtc="2024-09-19T15:21:00Z">
            <w:rPr>
              <w:rFonts w:ascii="Cambria Math" w:hAnsi="Cambria Math"/>
            </w:rPr>
            <m:t xml:space="preserve">, </m:t>
          </w:del>
        </m:r>
        <m:sSup>
          <m:sSupPr>
            <m:ctrlPr>
              <w:del w:id="2095" w:author="Karim Anaya-Izquierdo" w:date="2024-09-19T16:21:00Z" w16du:dateUtc="2024-09-19T15:21:00Z">
                <w:rPr>
                  <w:rFonts w:ascii="Cambria Math" w:hAnsi="Cambria Math"/>
                  <w:i/>
                </w:rPr>
              </w:del>
            </m:ctrlPr>
          </m:sSupPr>
          <m:e>
            <m:r>
              <w:del w:id="2096" w:author="Karim Anaya-Izquierdo" w:date="2024-09-19T16:21:00Z" w16du:dateUtc="2024-09-19T15:21:00Z">
                <w:rPr>
                  <w:rFonts w:ascii="Cambria Math" w:hAnsi="Cambria Math"/>
                </w:rPr>
                <m:t>135</m:t>
              </w:del>
            </m:r>
          </m:e>
          <m:sup>
            <m:r>
              <w:del w:id="2097" w:author="Karim Anaya-Izquierdo" w:date="2024-09-19T16:21:00Z" w16du:dateUtc="2024-09-19T15:21:00Z">
                <w:rPr>
                  <w:rFonts w:ascii="Cambria Math" w:hAnsi="Cambria Math"/>
                </w:rPr>
                <m:t>∘</m:t>
              </w:del>
            </m:r>
          </m:sup>
        </m:sSup>
      </m:oMath>
      <w:del w:id="2098" w:author="Karim Anaya-Izquierdo" w:date="2024-09-19T16:21:00Z" w16du:dateUtc="2024-09-19T15:21:00Z">
        <w:r w:rsidR="005A0172" w:rsidDel="00AB2F36">
          <w:delText xml:space="preserve"> and 3) </w:delText>
        </w:r>
      </w:del>
      <m:oMath>
        <m:r>
          <w:del w:id="2099" w:author="Karim Anaya-Izquierdo" w:date="2024-09-19T16:21:00Z" w16du:dateUtc="2024-09-19T15:21:00Z">
            <w:rPr>
              <w:rFonts w:ascii="Cambria Math" w:hAnsi="Cambria Math"/>
            </w:rPr>
            <m:t>α=</m:t>
          </w:del>
        </m:r>
        <m:sSup>
          <m:sSupPr>
            <m:ctrlPr>
              <w:del w:id="2100" w:author="Karim Anaya-Izquierdo" w:date="2024-09-19T16:21:00Z" w16du:dateUtc="2024-09-19T15:21:00Z">
                <w:rPr>
                  <w:rFonts w:ascii="Cambria Math" w:hAnsi="Cambria Math"/>
                  <w:i/>
                </w:rPr>
              </w:del>
            </m:ctrlPr>
          </m:sSupPr>
          <m:e>
            <m:r>
              <w:del w:id="2101" w:author="Karim Anaya-Izquierdo" w:date="2024-09-19T16:21:00Z" w16du:dateUtc="2024-09-19T15:21:00Z">
                <w:rPr>
                  <w:rFonts w:ascii="Cambria Math" w:hAnsi="Cambria Math"/>
                </w:rPr>
                <m:t>45</m:t>
              </w:del>
            </m:r>
          </m:e>
          <m:sup>
            <m:r>
              <w:del w:id="2102" w:author="Karim Anaya-Izquierdo" w:date="2024-09-19T16:21:00Z" w16du:dateUtc="2024-09-19T15:21:00Z">
                <w:rPr>
                  <w:rFonts w:ascii="Cambria Math" w:hAnsi="Cambria Math"/>
                </w:rPr>
                <m:t>∘</m:t>
              </w:del>
            </m:r>
          </m:sup>
        </m:sSup>
        <m:r>
          <w:del w:id="2103" w:author="Karim Anaya-Izquierdo" w:date="2024-09-19T16:21:00Z" w16du:dateUtc="2024-09-19T15:21:00Z">
            <w:rPr>
              <w:rFonts w:ascii="Cambria Math" w:hAnsi="Cambria Math"/>
            </w:rPr>
            <m:t xml:space="preserve">, </m:t>
          </w:del>
        </m:r>
        <m:sSup>
          <m:sSupPr>
            <m:ctrlPr>
              <w:del w:id="2104" w:author="Karim Anaya-Izquierdo" w:date="2024-09-19T16:21:00Z" w16du:dateUtc="2024-09-19T15:21:00Z">
                <w:rPr>
                  <w:rFonts w:ascii="Cambria Math" w:hAnsi="Cambria Math"/>
                  <w:i/>
                </w:rPr>
              </w:del>
            </m:ctrlPr>
          </m:sSupPr>
          <m:e>
            <m:r>
              <w:del w:id="2105" w:author="Karim Anaya-Izquierdo" w:date="2024-09-19T16:21:00Z" w16du:dateUtc="2024-09-19T15:21:00Z">
                <w:rPr>
                  <w:rFonts w:ascii="Cambria Math" w:hAnsi="Cambria Math"/>
                </w:rPr>
                <m:t>90</m:t>
              </w:del>
            </m:r>
          </m:e>
          <m:sup>
            <m:r>
              <w:del w:id="2106" w:author="Karim Anaya-Izquierdo" w:date="2024-09-19T16:21:00Z" w16du:dateUtc="2024-09-19T15:21:00Z">
                <w:rPr>
                  <w:rFonts w:ascii="Cambria Math" w:hAnsi="Cambria Math"/>
                </w:rPr>
                <m:t>∘</m:t>
              </w:del>
            </m:r>
          </m:sup>
        </m:sSup>
      </m:oMath>
      <w:del w:id="2107" w:author="Karim Anaya-Izquierdo" w:date="2024-09-19T16:21:00Z" w16du:dateUtc="2024-09-19T15:21:00Z">
        <w:r w:rsidR="00A81D39" w:rsidDel="00AB2F36">
          <w:delText xml:space="preserve"> </w:delText>
        </w:r>
        <w:r w:rsidR="005A0172" w:rsidDel="00AB2F36">
          <w:delText>are shown in</w:delText>
        </w:r>
      </w:del>
      <w:del w:id="2108" w:author="Karim Anaya-Izquierdo" w:date="2024-09-19T15:24:00Z" w16du:dateUtc="2024-09-19T14:24:00Z">
        <w:r w:rsidR="00426BAD" w:rsidDel="0072330E">
          <w:delText xml:space="preserve"> </w:delText>
        </w:r>
        <w:r w:rsidR="00426BAD" w:rsidDel="0072330E">
          <w:fldChar w:fldCharType="begin"/>
        </w:r>
        <w:r w:rsidR="00426BAD" w:rsidDel="0072330E">
          <w:delInstrText xml:space="preserve"> REF _Ref148965634 \h </w:delInstrText>
        </w:r>
        <w:r w:rsidR="00426BAD" w:rsidDel="0072330E">
          <w:fldChar w:fldCharType="separate"/>
        </w:r>
        <w:r w:rsidR="003A15B7" w:rsidDel="0072330E">
          <w:delText xml:space="preserve">Figure </w:delText>
        </w:r>
        <w:r w:rsidR="003A15B7" w:rsidDel="0072330E">
          <w:rPr>
            <w:noProof/>
          </w:rPr>
          <w:delText>16</w:delText>
        </w:r>
        <w:r w:rsidR="00426BAD" w:rsidDel="0072330E">
          <w:fldChar w:fldCharType="end"/>
        </w:r>
      </w:del>
    </w:p>
    <w:p w14:paraId="5754C70E" w14:textId="77777777" w:rsidR="00396848" w:rsidRDefault="00396848" w:rsidP="00DE6831">
      <w:pPr>
        <w:rPr>
          <w:ins w:id="2109" w:author="Karim Anaya-Izquierdo" w:date="2024-09-19T15:25:00Z" w16du:dateUtc="2024-09-19T14:25:00Z"/>
        </w:rPr>
      </w:pPr>
    </w:p>
    <w:p w14:paraId="6A438F01" w14:textId="761323E4" w:rsidR="00741EA7" w:rsidRDefault="00EE29BF" w:rsidP="00DE6831">
      <w:pPr>
        <w:rPr>
          <w:iCs/>
        </w:rPr>
      </w:pPr>
      <w:del w:id="2110" w:author="Karim Anaya-Izquierdo" w:date="2024-09-19T15:25:00Z" w16du:dateUtc="2024-09-19T14:25:00Z">
        <w:r w:rsidDel="00396848">
          <w:delText xml:space="preserve"> and the corresponding RMSE and confidence aeras are shown in </w:delText>
        </w:r>
        <w:r w:rsidR="00342AEB" w:rsidDel="00396848">
          <w:fldChar w:fldCharType="begin"/>
        </w:r>
        <w:r w:rsidR="00342AEB" w:rsidDel="00396848">
          <w:delInstrText xml:space="preserve"> REF _Ref175760879 \h </w:delInstrText>
        </w:r>
        <w:r w:rsidR="00342AEB" w:rsidDel="00396848">
          <w:fldChar w:fldCharType="separate"/>
        </w:r>
        <w:r w:rsidR="003A15B7" w:rsidDel="00396848">
          <w:delText xml:space="preserve">Table </w:delText>
        </w:r>
        <w:r w:rsidR="003A15B7" w:rsidDel="00396848">
          <w:rPr>
            <w:noProof/>
          </w:rPr>
          <w:delText>12</w:delText>
        </w:r>
        <w:r w:rsidR="00342AEB" w:rsidDel="00396848">
          <w:fldChar w:fldCharType="end"/>
        </w:r>
        <w:r w:rsidR="00706F87" w:rsidDel="00396848">
          <w:delText>.</w:delText>
        </w:r>
        <w:r w:rsidR="00FF32D5" w:rsidDel="00396848">
          <w:delText xml:space="preserve"> </w:delText>
        </w:r>
        <w:r w:rsidR="00DE6831" w:rsidDel="00396848">
          <w:delText xml:space="preserve"> </w:delText>
        </w:r>
        <w:r w:rsidR="00332F86" w:rsidDel="00396848">
          <w:delText xml:space="preserve">Similar results </w:delText>
        </w:r>
        <w:r w:rsidR="00DE6831" w:rsidDel="00396848">
          <w:delText>are</w:delText>
        </w:r>
        <w:r w:rsidR="007B11D8" w:rsidDel="00396848">
          <w:delText xml:space="preserve"> obtained </w:delText>
        </w:r>
        <w:r w:rsidR="00332F86" w:rsidDel="00396848">
          <w:delText xml:space="preserve">as before. Compared to </w:delText>
        </w:r>
        <w:r w:rsidR="00332F86" w:rsidDel="00396848">
          <w:fldChar w:fldCharType="begin"/>
        </w:r>
        <w:r w:rsidR="00332F86" w:rsidDel="00396848">
          <w:delInstrText xml:space="preserve"> REF _Ref148950816 \h </w:delInstrText>
        </w:r>
        <w:r w:rsidR="00332F86" w:rsidDel="00396848">
          <w:fldChar w:fldCharType="separate"/>
        </w:r>
        <w:r w:rsidR="003A15B7" w:rsidDel="00396848">
          <w:delText xml:space="preserve">Figure </w:delText>
        </w:r>
        <w:r w:rsidR="003A15B7" w:rsidDel="00396848">
          <w:rPr>
            <w:noProof/>
          </w:rPr>
          <w:delText>13</w:delText>
        </w:r>
        <w:r w:rsidR="00332F86" w:rsidDel="00396848">
          <w:fldChar w:fldCharType="end"/>
        </w:r>
        <w:r w:rsidR="00332F86" w:rsidDel="00396848">
          <w:delText xml:space="preserve">, the leave-one-out prediction has larger </w:delText>
        </w:r>
        <w:r w:rsidR="00062E12" w:rsidDel="00396848">
          <w:delText>deviation</w:delText>
        </w:r>
        <w:r w:rsidR="00332F86" w:rsidDel="00396848">
          <w:delText xml:space="preserve"> and variance</w:delText>
        </w:r>
        <w:r w:rsidR="00F53A0B" w:rsidDel="00396848">
          <w:delText xml:space="preserve"> when the corresponding data is not used</w:delText>
        </w:r>
        <w:r w:rsidR="00332F86" w:rsidDel="00396848">
          <w:delText>. However, the leave-one-out prediction still performs much better than the prior predictions.</w:delText>
        </w:r>
      </w:del>
      <w:r w:rsidR="00332F86">
        <w:t xml:space="preserve"> </w:t>
      </w:r>
      <w:r w:rsidR="002B242E">
        <w:rPr>
          <w:iCs/>
        </w:rPr>
        <w:t xml:space="preserve"> </w:t>
      </w:r>
    </w:p>
    <w:p w14:paraId="44FAA5F7" w14:textId="3AE5F1D8" w:rsidR="00E74D1D" w:rsidDel="00AB2F36" w:rsidRDefault="00E74D1D">
      <w:pPr>
        <w:pStyle w:val="Caption"/>
        <w:keepNext/>
        <w:ind w:firstLine="0"/>
        <w:rPr>
          <w:del w:id="2111" w:author="Karim Anaya-Izquierdo" w:date="2024-09-19T16:21:00Z" w16du:dateUtc="2024-09-19T15:21:00Z"/>
        </w:rPr>
        <w:pPrChange w:id="2112" w:author="Karim Anaya-Izquierdo" w:date="2024-09-19T16:21:00Z" w16du:dateUtc="2024-09-19T15:21:00Z">
          <w:pPr>
            <w:pStyle w:val="Caption"/>
            <w:keepNext/>
          </w:pPr>
        </w:pPrChange>
      </w:pPr>
      <w:bookmarkStart w:id="2113" w:name="_Ref175760879"/>
      <w:del w:id="2114" w:author="Karim Anaya-Izquierdo" w:date="2024-09-19T16:21:00Z" w16du:dateUtc="2024-09-19T15:21:00Z">
        <w:r w:rsidDel="00AB2F36">
          <w:delText xml:space="preserve">Table </w:delText>
        </w:r>
        <w:r w:rsidDel="00AB2F36">
          <w:fldChar w:fldCharType="begin"/>
        </w:r>
        <w:r w:rsidDel="00AB2F36">
          <w:delInstrText xml:space="preserve"> SEQ Table \* ARABIC </w:delInstrText>
        </w:r>
        <w:r w:rsidDel="00AB2F36">
          <w:fldChar w:fldCharType="separate"/>
        </w:r>
        <w:r w:rsidR="003A15B7" w:rsidDel="00AB2F36">
          <w:rPr>
            <w:noProof/>
          </w:rPr>
          <w:delText>12</w:delText>
        </w:r>
        <w:r w:rsidDel="00AB2F36">
          <w:fldChar w:fldCharType="end"/>
        </w:r>
        <w:bookmarkEnd w:id="2113"/>
        <w:r w:rsidR="00342AEB" w:rsidDel="00AB2F36">
          <w:delText xml:space="preserve">. </w:delText>
        </w:r>
        <w:r w:rsidR="00B8352D" w:rsidDel="00AB2F36">
          <w:delText xml:space="preserve">RMSE and confidence </w:delText>
        </w:r>
        <w:r w:rsidR="00145686" w:rsidDel="00AB2F36">
          <w:delText>area</w:delText>
        </w:r>
        <w:r w:rsidR="00B8352D" w:rsidDel="00AB2F36">
          <w:delText xml:space="preserve"> of leave-one-out predictions for load-extension curves with latent </w:delText>
        </w:r>
        <w:r w:rsidR="00A600ED" w:rsidDel="00AB2F36">
          <w:delText xml:space="preserve">bias  </w:delText>
        </w:r>
      </w:del>
      <m:oMath>
        <m:sSub>
          <m:sSubPr>
            <m:ctrlPr>
              <w:del w:id="2115" w:author="Karim Anaya-Izquierdo" w:date="2024-09-19T16:21:00Z" w16du:dateUtc="2024-09-19T15:21:00Z">
                <w:rPr>
                  <w:rFonts w:ascii="Cambria Math" w:hAnsi="Cambria Math"/>
                  <w:i/>
                  <w:iCs w:val="0"/>
                </w:rPr>
              </w:del>
            </m:ctrlPr>
          </m:sSubPr>
          <m:e>
            <m:r>
              <w:del w:id="2116" w:author="Karim Anaya-Izquierdo" w:date="2024-09-19T16:21:00Z" w16du:dateUtc="2024-09-19T15:21:00Z">
                <w:rPr>
                  <w:rFonts w:ascii="Cambria Math" w:hAnsi="Cambria Math"/>
                </w:rPr>
                <m:t>b</m:t>
              </w:del>
            </m:r>
          </m:e>
          <m:sub>
            <m:r>
              <w:del w:id="2117" w:author="Karim Anaya-Izquierdo" w:date="2024-09-19T16:21:00Z" w16du:dateUtc="2024-09-19T15:21:00Z">
                <w:rPr>
                  <w:rFonts w:ascii="Cambria Math" w:hAnsi="Cambria Math"/>
                </w:rPr>
                <m:t>α</m:t>
              </w:del>
            </m:r>
          </m:sub>
        </m:sSub>
      </m:oMath>
    </w:p>
    <w:p w14:paraId="13A47083" w14:textId="227BC41C" w:rsidR="00222F31" w:rsidDel="00AB2F36" w:rsidRDefault="00222F31">
      <w:pPr>
        <w:rPr>
          <w:del w:id="2118" w:author="Karim Anaya-Izquierdo" w:date="2024-09-19T16:21:00Z" w16du:dateUtc="2024-09-19T15:21:00Z"/>
          <w:iCs/>
        </w:rPr>
      </w:pPr>
    </w:p>
    <w:p w14:paraId="00805F19" w14:textId="011F3B72" w:rsidR="008E67D0" w:rsidDel="00AB2F36" w:rsidRDefault="00354F3A">
      <w:pPr>
        <w:rPr>
          <w:del w:id="2119" w:author="Karim Anaya-Izquierdo" w:date="2024-09-19T16:21:00Z" w16du:dateUtc="2024-09-19T15:21:00Z"/>
        </w:rPr>
      </w:pPr>
      <w:del w:id="2120" w:author="Karim Anaya-Izquierdo" w:date="2024-09-19T16:21:00Z" w16du:dateUtc="2024-09-19T15:21:00Z">
        <w:r w:rsidDel="00AB2F36">
          <w:rPr>
            <w:noProof/>
          </w:rPr>
          <mc:AlternateContent>
            <mc:Choice Requires="wpc">
              <w:drawing>
                <wp:inline distT="0" distB="0" distL="0" distR="0" wp14:anchorId="04439149" wp14:editId="6AD345AF">
                  <wp:extent cx="5486400" cy="6883336"/>
                  <wp:effectExtent l="0" t="0" r="0" b="635"/>
                  <wp:docPr id="1915587788"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87100176" name="Text Box 1"/>
                          <wps:cNvSpPr txBox="1"/>
                          <wps:spPr>
                            <a:xfrm>
                              <a:off x="180000" y="162186"/>
                              <a:ext cx="375285" cy="300355"/>
                            </a:xfrm>
                            <a:prstGeom prst="rect">
                              <a:avLst/>
                            </a:prstGeom>
                            <a:noFill/>
                            <a:ln w="6350">
                              <a:noFill/>
                            </a:ln>
                          </wps:spPr>
                          <wps:txbx>
                            <w:txbxContent>
                              <w:p w14:paraId="2A2092AE" w14:textId="000787EA" w:rsidR="007C3AA7" w:rsidRDefault="007C3AA7" w:rsidP="007C3AA7">
                                <w:pPr>
                                  <w:rPr>
                                    <w:rFonts w:eastAsia="DengXian"/>
                                    <w:szCs w:val="20"/>
                                  </w:rPr>
                                </w:pPr>
                                <w:r>
                                  <w:rPr>
                                    <w:rFonts w:eastAsia="DengXian"/>
                                    <w:szCs w:val="20"/>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2143951" name="Text Box 1"/>
                          <wps:cNvSpPr txBox="1"/>
                          <wps:spPr>
                            <a:xfrm>
                              <a:off x="183958" y="2428401"/>
                              <a:ext cx="375285" cy="300355"/>
                            </a:xfrm>
                            <a:prstGeom prst="rect">
                              <a:avLst/>
                            </a:prstGeom>
                            <a:noFill/>
                            <a:ln w="6350">
                              <a:noFill/>
                            </a:ln>
                          </wps:spPr>
                          <wps:txbx>
                            <w:txbxContent>
                              <w:p w14:paraId="0527A216" w14:textId="56316794" w:rsidR="007C3AA7" w:rsidRDefault="007C3AA7" w:rsidP="007C3AA7">
                                <w:pPr>
                                  <w:rPr>
                                    <w:rFonts w:eastAsia="DengXian"/>
                                    <w:szCs w:val="20"/>
                                  </w:rPr>
                                </w:pPr>
                                <w:r>
                                  <w:rPr>
                                    <w:rFonts w:eastAsia="DengXian"/>
                                    <w:szCs w:val="20"/>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07135946" name="Text Box 1"/>
                          <wps:cNvSpPr txBox="1"/>
                          <wps:spPr>
                            <a:xfrm>
                              <a:off x="187918" y="4676805"/>
                              <a:ext cx="375285" cy="300355"/>
                            </a:xfrm>
                            <a:prstGeom prst="rect">
                              <a:avLst/>
                            </a:prstGeom>
                            <a:noFill/>
                            <a:ln w="6350">
                              <a:noFill/>
                            </a:ln>
                          </wps:spPr>
                          <wps:txbx>
                            <w:txbxContent>
                              <w:p w14:paraId="553D4043" w14:textId="77777777" w:rsidR="007C3AA7" w:rsidRDefault="007C3AA7" w:rsidP="007C3AA7">
                                <w:pPr>
                                  <w:rPr>
                                    <w:rFonts w:eastAsia="DengXian"/>
                                    <w:szCs w:val="20"/>
                                  </w:rPr>
                                </w:pPr>
                                <w:r>
                                  <w:rPr>
                                    <w:rFonts w:eastAsia="DengXian"/>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54942495" name="Picture 954942495"/>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434761" y="2250335"/>
                              <a:ext cx="4679950" cy="2342515"/>
                            </a:xfrm>
                            <a:prstGeom prst="rect">
                              <a:avLst/>
                            </a:prstGeom>
                            <a:noFill/>
                            <a:ln>
                              <a:noFill/>
                            </a:ln>
                          </pic:spPr>
                        </pic:pic>
                        <pic:pic xmlns:pic="http://schemas.openxmlformats.org/drawingml/2006/picture">
                          <pic:nvPicPr>
                            <pic:cNvPr id="1196568530" name="Picture 1196568530"/>
                            <pic:cNvPicPr>
                              <a:picLocks noChangeAspect="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426135" y="4505375"/>
                              <a:ext cx="4679950" cy="2342515"/>
                            </a:xfrm>
                            <a:prstGeom prst="rect">
                              <a:avLst/>
                            </a:prstGeom>
                            <a:noFill/>
                            <a:ln>
                              <a:noFill/>
                            </a:ln>
                          </pic:spPr>
                        </pic:pic>
                      </wpc:wpc>
                    </a:graphicData>
                  </a:graphic>
                </wp:inline>
              </w:drawing>
            </mc:Choice>
            <mc:Fallback>
              <w:pict>
                <v:group w14:anchorId="04439149" id="Canvas 12" o:spid="_x0000_s1051" editas="canvas" style="width:6in;height:542pt;mso-position-horizontal-relative:char;mso-position-vertical-relative:line" coordsize="54864,6882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">
                  <v:shape id="_x0000_s1052" type="#_x0000_t75" style="position:absolute;width:54864;height:68827;visibility:visible;mso-wrap-style:square" filled="t">
                    <v:fill o:detectmouseclick="t"/>
                    <v:path o:connecttype="none"/>
                  </v:shape>
                  <v:shape id="_x0000_s1053" type="#_x0000_t202" style="position:absolute;left:1800;top:1621;width:3752;height:3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" filled="f" stroked="f" strokeweight=".5pt">
                    <v:textbox>
                      <w:txbxContent>
                        <w:p w14:paraId="2A2092AE" w14:textId="000787EA" w:rsidR="007C3AA7" w:rsidRDefault="007C3AA7" w:rsidP="007C3AA7">
                          <w:pPr>
                            <w:rPr>
                              <w:rFonts w:eastAsia="DengXian"/>
                              <w:szCs w:val="20"/>
                            </w:rPr>
                          </w:pPr>
                          <w:r>
                            <w:rPr>
                              <w:rFonts w:eastAsia="DengXian"/>
                              <w:szCs w:val="20"/>
                            </w:rPr>
                            <w:t>(a)</w:t>
                          </w:r>
                        </w:p>
                      </w:txbxContent>
                    </v:textbox>
                  </v:shape>
                  <v:shape id="_x0000_s1054" type="#_x0000_t202" style="position:absolute;left:1839;top:24284;width:3753;height:30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" filled="f" stroked="f" strokeweight=".5pt">
                    <v:textbox>
                      <w:txbxContent>
                        <w:p w14:paraId="0527A216" w14:textId="56316794" w:rsidR="007C3AA7" w:rsidRDefault="007C3AA7" w:rsidP="007C3AA7">
                          <w:pPr>
                            <w:rPr>
                              <w:rFonts w:eastAsia="DengXian"/>
                              <w:szCs w:val="20"/>
                            </w:rPr>
                          </w:pPr>
                          <w:r>
                            <w:rPr>
                              <w:rFonts w:eastAsia="DengXian"/>
                              <w:szCs w:val="20"/>
                            </w:rPr>
                            <w:t>(b)</w:t>
                          </w:r>
                        </w:p>
                      </w:txbxContent>
                    </v:textbox>
                  </v:shape>
                  <v:shape id="_x0000_s1055" type="#_x0000_t202" style="position:absolute;left:1879;top:46768;width:3753;height:30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" filled="f" stroked="f" strokeweight=".5pt">
                    <v:textbox>
                      <w:txbxContent>
                        <w:p w14:paraId="553D4043" w14:textId="77777777" w:rsidR="007C3AA7" w:rsidRDefault="007C3AA7" w:rsidP="007C3AA7">
                          <w:pPr>
                            <w:rPr>
                              <w:rFonts w:eastAsia="DengXian"/>
                              <w:szCs w:val="20"/>
                            </w:rPr>
                          </w:pPr>
                          <w:r>
                            <w:rPr>
                              <w:rFonts w:eastAsia="DengXian"/>
                              <w:szCs w:val="20"/>
                            </w:rPr>
                            <w:t>(c)</w:t>
                          </w:r>
                        </w:p>
                      </w:txbxContent>
                    </v:textbox>
                  </v:shape>
                  <v:shape id="Picture 954942495" o:spid="_x0000_s1056" type="#_x0000_t75" style="position:absolute;left:4347;top:22503;width:46800;height:234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">
                    <v:imagedata r:id="rId52" o:title=""/>
                  </v:shape>
                  <v:shape id="Picture 1196568530" o:spid="_x0000_s1057" type="#_x0000_t75" style="position:absolute;left:4261;top:45053;width:46799;height:234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">
                    <v:imagedata r:id="rId53" o:title=""/>
                  </v:shape>
                  <w10:anchorlock/>
                </v:group>
              </w:pict>
            </mc:Fallback>
          </mc:AlternateContent>
        </w:r>
      </w:del>
    </w:p>
    <w:p w14:paraId="42958528" w14:textId="63BE9746" w:rsidR="00BC6C03" w:rsidRPr="00BC6C03" w:rsidDel="00AB2F36" w:rsidRDefault="008E67D0">
      <w:pPr>
        <w:pStyle w:val="Caption"/>
        <w:ind w:firstLine="0"/>
        <w:rPr>
          <w:del w:id="2121" w:author="Karim Anaya-Izquierdo" w:date="2024-09-19T16:21:00Z" w16du:dateUtc="2024-09-19T15:21:00Z"/>
        </w:rPr>
        <w:pPrChange w:id="2122" w:author="Karim Anaya-Izquierdo" w:date="2024-09-19T16:21:00Z" w16du:dateUtc="2024-09-19T15:21:00Z">
          <w:pPr>
            <w:pStyle w:val="Caption"/>
          </w:pPr>
        </w:pPrChange>
      </w:pPr>
      <w:bookmarkStart w:id="2123" w:name="_Ref148965634"/>
      <w:del w:id="2124" w:author="Karim Anaya-Izquierdo" w:date="2024-09-19T16:21:00Z" w16du:dateUtc="2024-09-19T15:21:00Z">
        <w:r w:rsidDel="00AB2F36">
          <w:delText xml:space="preserve">Figure </w:delText>
        </w:r>
        <w:r w:rsidR="0012446F" w:rsidDel="00AB2F36">
          <w:fldChar w:fldCharType="begin"/>
        </w:r>
        <w:r w:rsidR="0012446F" w:rsidDel="00AB2F36">
          <w:delInstrText xml:space="preserve"> SEQ Figure \* ARABIC </w:delInstrText>
        </w:r>
        <w:r w:rsidR="0012446F" w:rsidDel="00AB2F36">
          <w:fldChar w:fldCharType="separate"/>
        </w:r>
      </w:del>
      <w:ins w:id="2125" w:author="Tobias Laux" w:date="2024-09-09T14:37:00Z" w16du:dateUtc="2024-09-09T13:37:00Z">
        <w:del w:id="2126" w:author="Karim Anaya-Izquierdo" w:date="2024-09-19T16:21:00Z" w16du:dateUtc="2024-09-19T15:21:00Z">
          <w:r w:rsidR="00F14821" w:rsidDel="00AB2F36">
            <w:rPr>
              <w:noProof/>
            </w:rPr>
            <w:delText>18</w:delText>
          </w:r>
        </w:del>
      </w:ins>
      <w:del w:id="2127" w:author="Karim Anaya-Izquierdo" w:date="2024-09-19T16:21:00Z" w16du:dateUtc="2024-09-19T15:21:00Z">
        <w:r w:rsidR="003A15B7" w:rsidDel="00AB2F36">
          <w:rPr>
            <w:noProof/>
          </w:rPr>
          <w:delText>16</w:delText>
        </w:r>
        <w:r w:rsidR="0012446F" w:rsidDel="00AB2F36">
          <w:rPr>
            <w:noProof/>
          </w:rPr>
          <w:fldChar w:fldCharType="end"/>
        </w:r>
        <w:bookmarkEnd w:id="2123"/>
        <w:r w:rsidR="001B2BDA" w:rsidDel="00AB2F36">
          <w:delText>. Leave-one-out prediction of load</w:delText>
        </w:r>
        <w:r w:rsidR="00C17E5A" w:rsidDel="00AB2F36">
          <w:delText>-</w:delText>
        </w:r>
        <w:r w:rsidR="001B2BDA" w:rsidDel="00AB2F36">
          <w:delText xml:space="preserve">extension curves with </w:delText>
        </w:r>
        <w:r w:rsidR="00A3042B" w:rsidDel="00AB2F36">
          <w:delText xml:space="preserve">latent bias </w:delText>
        </w:r>
        <w:r w:rsidR="001B2BDA" w:rsidDel="00AB2F36">
          <w:delText xml:space="preserve"> </w:delText>
        </w:r>
      </w:del>
      <m:oMath>
        <m:sSub>
          <m:sSubPr>
            <m:ctrlPr>
              <w:del w:id="2128" w:author="Karim Anaya-Izquierdo" w:date="2024-09-19T16:21:00Z" w16du:dateUtc="2024-09-19T15:21:00Z">
                <w:rPr>
                  <w:rFonts w:ascii="Cambria Math" w:hAnsi="Cambria Math"/>
                  <w:i/>
                  <w:iCs w:val="0"/>
                </w:rPr>
              </w:del>
            </m:ctrlPr>
          </m:sSubPr>
          <m:e>
            <m:r>
              <w:del w:id="2129" w:author="Karim Anaya-Izquierdo" w:date="2024-09-19T16:21:00Z" w16du:dateUtc="2024-09-19T15:21:00Z">
                <w:rPr>
                  <w:rFonts w:ascii="Cambria Math" w:hAnsi="Cambria Math"/>
                </w:rPr>
                <m:t>b</m:t>
              </w:del>
            </m:r>
          </m:e>
          <m:sub>
            <m:r>
              <w:del w:id="2130" w:author="Karim Anaya-Izquierdo" w:date="2024-09-19T16:21:00Z" w16du:dateUtc="2024-09-19T15:21:00Z">
                <w:rPr>
                  <w:rFonts w:ascii="Cambria Math" w:hAnsi="Cambria Math"/>
                </w:rPr>
                <m:t>α</m:t>
              </w:del>
            </m:r>
          </m:sub>
        </m:sSub>
      </m:oMath>
      <w:del w:id="2131" w:author="Karim Anaya-Izquierdo" w:date="2024-09-19T16:21:00Z" w16du:dateUtc="2024-09-19T15:21:00Z">
        <w:r w:rsidR="007D4890" w:rsidDel="00AB2F36">
          <w:rPr>
            <w:iCs w:val="0"/>
          </w:rPr>
          <w:delText xml:space="preserve"> and </w:delText>
        </w:r>
      </w:del>
      <w:ins w:id="2132" w:author="Tobias Laux" w:date="2024-09-09T23:09:00Z" w16du:dateUtc="2024-09-09T22:09:00Z">
        <w:del w:id="2133" w:author="Karim Anaya-Izquierdo" w:date="2024-09-19T16:21:00Z" w16du:dateUtc="2024-09-19T15:21:00Z">
          <w:r w:rsidR="005D3A37" w:rsidDel="00AB2F36">
            <w:rPr>
              <w:iCs w:val="0"/>
            </w:rPr>
            <w:delText xml:space="preserve">experimental </w:delText>
          </w:r>
        </w:del>
      </w:ins>
      <w:del w:id="2134" w:author="Karim Anaya-Izquierdo" w:date="2024-09-19T16:21:00Z" w16du:dateUtc="2024-09-19T15:21:00Z">
        <w:r w:rsidR="007D4890" w:rsidDel="00AB2F36">
          <w:rPr>
            <w:iCs w:val="0"/>
          </w:rPr>
          <w:delText>data corresponding to</w:delText>
        </w:r>
        <w:r w:rsidR="002B3D59" w:rsidDel="00AB2F36">
          <w:rPr>
            <w:iCs w:val="0"/>
          </w:rPr>
          <w:delText xml:space="preserve"> (a)</w:delText>
        </w:r>
        <w:r w:rsidR="00FA5749" w:rsidDel="00AB2F36">
          <w:rPr>
            <w:iCs w:val="0"/>
          </w:rPr>
          <w:delText xml:space="preserve"> </w:delText>
        </w:r>
      </w:del>
      <m:oMath>
        <m:r>
          <w:del w:id="2135" w:author="Karim Anaya-Izquierdo" w:date="2024-09-19T16:21:00Z" w16du:dateUtc="2024-09-19T15:21:00Z">
            <w:rPr>
              <w:rFonts w:ascii="Cambria Math" w:hAnsi="Cambria Math"/>
            </w:rPr>
            <m:t>α=</m:t>
          </w:del>
        </m:r>
        <m:sSup>
          <m:sSupPr>
            <m:ctrlPr>
              <w:del w:id="2136" w:author="Karim Anaya-Izquierdo" w:date="2024-09-19T16:21:00Z" w16du:dateUtc="2024-09-19T15:21:00Z">
                <w:rPr>
                  <w:rFonts w:ascii="Cambria Math" w:hAnsi="Cambria Math"/>
                  <w:i/>
                </w:rPr>
              </w:del>
            </m:ctrlPr>
          </m:sSupPr>
          <m:e>
            <m:r>
              <w:ins w:id="2137" w:author="Tobias Laux" w:date="2024-09-09T23:48:00Z" w16du:dateUtc="2024-09-09T22:48:00Z">
                <w:del w:id="2138" w:author="Karim Anaya-Izquierdo" w:date="2024-09-19T16:21:00Z" w16du:dateUtc="2024-09-19T15:21:00Z">
                  <w:rPr>
                    <w:rFonts w:ascii="Cambria Math" w:hAnsi="Cambria Math"/>
                  </w:rPr>
                  <m:t>90</m:t>
                </w:del>
              </w:ins>
            </m:r>
            <m:r>
              <w:del w:id="2139" w:author="Karim Anaya-Izquierdo" w:date="2024-09-19T16:21:00Z" w16du:dateUtc="2024-09-19T15:21:00Z">
                <w:rPr>
                  <w:rFonts w:ascii="Cambria Math" w:hAnsi="Cambria Math"/>
                </w:rPr>
                <m:t>45</m:t>
              </w:del>
            </m:r>
          </m:e>
          <m:sup>
            <m:r>
              <w:del w:id="2140" w:author="Karim Anaya-Izquierdo" w:date="2024-09-19T16:21:00Z" w16du:dateUtc="2024-09-19T15:21:00Z">
                <w:rPr>
                  <w:rFonts w:ascii="Cambria Math" w:hAnsi="Cambria Math"/>
                </w:rPr>
                <m:t>∘</m:t>
              </w:del>
            </m:r>
          </m:sup>
        </m:sSup>
        <m:r>
          <w:del w:id="2141" w:author="Karim Anaya-Izquierdo" w:date="2024-09-19T16:21:00Z" w16du:dateUtc="2024-09-19T15:21:00Z">
            <w:rPr>
              <w:rFonts w:ascii="Cambria Math" w:hAnsi="Cambria Math"/>
            </w:rPr>
            <m:t xml:space="preserve">, </m:t>
          </w:del>
        </m:r>
        <m:sSup>
          <m:sSupPr>
            <m:ctrlPr>
              <w:del w:id="2142" w:author="Karim Anaya-Izquierdo" w:date="2024-09-19T16:21:00Z" w16du:dateUtc="2024-09-19T15:21:00Z">
                <w:rPr>
                  <w:rFonts w:ascii="Cambria Math" w:hAnsi="Cambria Math"/>
                  <w:i/>
                </w:rPr>
              </w:del>
            </m:ctrlPr>
          </m:sSupPr>
          <m:e>
            <m:r>
              <w:del w:id="2143" w:author="Karim Anaya-Izquierdo" w:date="2024-09-19T16:21:00Z" w16du:dateUtc="2024-09-19T15:21:00Z">
                <w:rPr>
                  <w:rFonts w:ascii="Cambria Math" w:hAnsi="Cambria Math"/>
                </w:rPr>
                <m:t>135</m:t>
              </w:del>
            </m:r>
          </m:e>
          <m:sup>
            <m:r>
              <w:del w:id="2144" w:author="Karim Anaya-Izquierdo" w:date="2024-09-19T16:21:00Z" w16du:dateUtc="2024-09-19T15:21:00Z">
                <w:rPr>
                  <w:rFonts w:ascii="Cambria Math" w:hAnsi="Cambria Math"/>
                </w:rPr>
                <m:t>∘</m:t>
              </w:del>
            </m:r>
          </m:sup>
        </m:sSup>
      </m:oMath>
      <w:del w:id="2145" w:author="Karim Anaya-Izquierdo" w:date="2024-09-19T16:21:00Z" w16du:dateUtc="2024-09-19T15:21:00Z">
        <w:r w:rsidR="002B3D59" w:rsidDel="00AB2F36">
          <w:rPr>
            <w:iCs w:val="0"/>
          </w:rPr>
          <w:delText>,</w:delText>
        </w:r>
        <w:r w:rsidR="009037D0" w:rsidDel="00AB2F36">
          <w:rPr>
            <w:iCs w:val="0"/>
          </w:rPr>
          <w:delText xml:space="preserve"> </w:delText>
        </w:r>
        <w:r w:rsidR="002B3D59" w:rsidDel="00AB2F36">
          <w:rPr>
            <w:iCs w:val="0"/>
          </w:rPr>
          <w:delText xml:space="preserve">(b) </w:delText>
        </w:r>
      </w:del>
      <m:oMath>
        <m:r>
          <w:del w:id="2146" w:author="Karim Anaya-Izquierdo" w:date="2024-09-19T16:21:00Z" w16du:dateUtc="2024-09-19T15:21:00Z">
            <w:rPr>
              <w:rFonts w:ascii="Cambria Math" w:hAnsi="Cambria Math"/>
            </w:rPr>
            <m:t>α=</m:t>
          </w:del>
        </m:r>
        <m:sSup>
          <m:sSupPr>
            <m:ctrlPr>
              <w:del w:id="2147" w:author="Karim Anaya-Izquierdo" w:date="2024-09-19T16:21:00Z" w16du:dateUtc="2024-09-19T15:21:00Z">
                <w:rPr>
                  <w:rFonts w:ascii="Cambria Math" w:hAnsi="Cambria Math"/>
                  <w:i/>
                </w:rPr>
              </w:del>
            </m:ctrlPr>
          </m:sSupPr>
          <m:e>
            <m:r>
              <w:ins w:id="2148" w:author="Tobias Laux" w:date="2024-09-09T23:48:00Z" w16du:dateUtc="2024-09-09T22:48:00Z">
                <w:del w:id="2149" w:author="Karim Anaya-Izquierdo" w:date="2024-09-19T16:21:00Z" w16du:dateUtc="2024-09-19T15:21:00Z">
                  <w:rPr>
                    <w:rFonts w:ascii="Cambria Math" w:hAnsi="Cambria Math"/>
                  </w:rPr>
                  <m:t>45</m:t>
                </w:del>
              </w:ins>
            </m:r>
            <m:r>
              <w:del w:id="2150" w:author="Karim Anaya-Izquierdo" w:date="2024-09-19T16:21:00Z" w16du:dateUtc="2024-09-19T15:21:00Z">
                <w:rPr>
                  <w:rFonts w:ascii="Cambria Math" w:hAnsi="Cambria Math"/>
                </w:rPr>
                <m:t>90</m:t>
              </w:del>
            </m:r>
          </m:e>
          <m:sup>
            <m:r>
              <w:del w:id="2151" w:author="Karim Anaya-Izquierdo" w:date="2024-09-19T16:21:00Z" w16du:dateUtc="2024-09-19T15:21:00Z">
                <w:rPr>
                  <w:rFonts w:ascii="Cambria Math" w:hAnsi="Cambria Math"/>
                </w:rPr>
                <m:t>∘</m:t>
              </w:del>
            </m:r>
          </m:sup>
        </m:sSup>
        <m:r>
          <w:del w:id="2152" w:author="Karim Anaya-Izquierdo" w:date="2024-09-19T16:21:00Z" w16du:dateUtc="2024-09-19T15:21:00Z">
            <w:rPr>
              <w:rFonts w:ascii="Cambria Math" w:hAnsi="Cambria Math"/>
            </w:rPr>
            <m:t xml:space="preserve">, </m:t>
          </w:del>
        </m:r>
        <m:sSup>
          <m:sSupPr>
            <m:ctrlPr>
              <w:del w:id="2153" w:author="Karim Anaya-Izquierdo" w:date="2024-09-19T16:21:00Z" w16du:dateUtc="2024-09-19T15:21:00Z">
                <w:rPr>
                  <w:rFonts w:ascii="Cambria Math" w:hAnsi="Cambria Math"/>
                  <w:i/>
                </w:rPr>
              </w:del>
            </m:ctrlPr>
          </m:sSupPr>
          <m:e>
            <m:r>
              <w:del w:id="2154" w:author="Karim Anaya-Izquierdo" w:date="2024-09-19T16:21:00Z" w16du:dateUtc="2024-09-19T15:21:00Z">
                <w:rPr>
                  <w:rFonts w:ascii="Cambria Math" w:hAnsi="Cambria Math"/>
                </w:rPr>
                <m:t>135</m:t>
              </w:del>
            </m:r>
          </m:e>
          <m:sup>
            <m:r>
              <w:del w:id="2155" w:author="Karim Anaya-Izquierdo" w:date="2024-09-19T16:21:00Z" w16du:dateUtc="2024-09-19T15:21:00Z">
                <w:rPr>
                  <w:rFonts w:ascii="Cambria Math" w:hAnsi="Cambria Math"/>
                </w:rPr>
                <m:t>∘</m:t>
              </w:del>
            </m:r>
          </m:sup>
        </m:sSup>
      </m:oMath>
      <w:del w:id="2156" w:author="Karim Anaya-Izquierdo" w:date="2024-09-19T16:21:00Z" w16du:dateUtc="2024-09-19T15:21:00Z">
        <w:r w:rsidR="004F0727" w:rsidDel="00AB2F36">
          <w:rPr>
            <w:iCs w:val="0"/>
          </w:rPr>
          <w:delText>,</w:delText>
        </w:r>
        <w:r w:rsidR="000E37C3" w:rsidDel="00AB2F36">
          <w:rPr>
            <w:iCs w:val="0"/>
          </w:rPr>
          <w:delText xml:space="preserve"> (c)</w:delText>
        </w:r>
        <w:r w:rsidR="004F0727" w:rsidDel="00AB2F36">
          <w:rPr>
            <w:iCs w:val="0"/>
          </w:rPr>
          <w:delText xml:space="preserve"> </w:delText>
        </w:r>
      </w:del>
      <m:oMath>
        <m:r>
          <w:del w:id="2157" w:author="Karim Anaya-Izquierdo" w:date="2024-09-19T16:21:00Z" w16du:dateUtc="2024-09-19T15:21:00Z">
            <w:rPr>
              <w:rFonts w:ascii="Cambria Math" w:hAnsi="Cambria Math"/>
            </w:rPr>
            <m:t>α=</m:t>
          </w:del>
        </m:r>
        <m:sSup>
          <m:sSupPr>
            <m:ctrlPr>
              <w:del w:id="2158" w:author="Karim Anaya-Izquierdo" w:date="2024-09-19T16:21:00Z" w16du:dateUtc="2024-09-19T15:21:00Z">
                <w:rPr>
                  <w:rFonts w:ascii="Cambria Math" w:hAnsi="Cambria Math"/>
                  <w:i/>
                </w:rPr>
              </w:del>
            </m:ctrlPr>
          </m:sSupPr>
          <m:e>
            <m:r>
              <w:del w:id="2159" w:author="Karim Anaya-Izquierdo" w:date="2024-09-19T16:21:00Z" w16du:dateUtc="2024-09-19T15:21:00Z">
                <w:rPr>
                  <w:rFonts w:ascii="Cambria Math" w:hAnsi="Cambria Math"/>
                </w:rPr>
                <m:t>45</m:t>
              </w:del>
            </m:r>
          </m:e>
          <m:sup>
            <m:r>
              <w:del w:id="2160" w:author="Karim Anaya-Izquierdo" w:date="2024-09-19T16:21:00Z" w16du:dateUtc="2024-09-19T15:21:00Z">
                <w:rPr>
                  <w:rFonts w:ascii="Cambria Math" w:hAnsi="Cambria Math"/>
                </w:rPr>
                <m:t>∘</m:t>
              </w:del>
            </m:r>
          </m:sup>
        </m:sSup>
        <m:r>
          <w:del w:id="2161" w:author="Karim Anaya-Izquierdo" w:date="2024-09-19T16:21:00Z" w16du:dateUtc="2024-09-19T15:21:00Z">
            <w:rPr>
              <w:rFonts w:ascii="Cambria Math" w:hAnsi="Cambria Math"/>
            </w:rPr>
            <m:t xml:space="preserve">, </m:t>
          </w:del>
        </m:r>
        <m:sSup>
          <m:sSupPr>
            <m:ctrlPr>
              <w:del w:id="2162" w:author="Karim Anaya-Izquierdo" w:date="2024-09-19T16:21:00Z" w16du:dateUtc="2024-09-19T15:21:00Z">
                <w:rPr>
                  <w:rFonts w:ascii="Cambria Math" w:hAnsi="Cambria Math"/>
                  <w:i/>
                </w:rPr>
              </w:del>
            </m:ctrlPr>
          </m:sSupPr>
          <m:e>
            <m:r>
              <w:del w:id="2163" w:author="Karim Anaya-Izquierdo" w:date="2024-09-19T16:21:00Z" w16du:dateUtc="2024-09-19T15:21:00Z">
                <w:rPr>
                  <w:rFonts w:ascii="Cambria Math" w:hAnsi="Cambria Math"/>
                </w:rPr>
                <m:t>90</m:t>
              </w:del>
            </m:r>
          </m:e>
          <m:sup>
            <m:r>
              <w:del w:id="2164" w:author="Karim Anaya-Izquierdo" w:date="2024-09-19T16:21:00Z" w16du:dateUtc="2024-09-19T15:21:00Z">
                <w:rPr>
                  <w:rFonts w:ascii="Cambria Math" w:hAnsi="Cambria Math"/>
                </w:rPr>
                <m:t>∘</m:t>
              </w:del>
            </m:r>
          </m:sup>
        </m:sSup>
      </m:oMath>
      <w:del w:id="2165" w:author="Karim Anaya-Izquierdo" w:date="2024-09-19T16:21:00Z" w16du:dateUtc="2024-09-19T15:21:00Z">
        <w:r w:rsidR="002B3D59" w:rsidDel="00AB2F36">
          <w:delText>.</w:delText>
        </w:r>
      </w:del>
    </w:p>
    <w:p w14:paraId="2AFDDC24" w14:textId="77777777" w:rsidR="00DF0DA5" w:rsidRDefault="000E6D87">
      <w:pPr>
        <w:pStyle w:val="section"/>
        <w:numPr>
          <w:ilvl w:val="0"/>
          <w:numId w:val="0"/>
        </w:numPr>
        <w:outlineLvl w:val="0"/>
        <w:pPrChange w:id="2166" w:author="Karim Anaya-Izquierdo" w:date="2024-09-19T16:21:00Z" w16du:dateUtc="2024-09-19T15:21:00Z">
          <w:pPr>
            <w:pStyle w:val="section"/>
            <w:outlineLvl w:val="0"/>
          </w:pPr>
        </w:pPrChange>
      </w:pPr>
      <w:r>
        <w:t>C</w:t>
      </w:r>
      <w:r w:rsidR="00ED1408">
        <w:t>onclusion</w:t>
      </w:r>
      <w:bookmarkEnd w:id="311"/>
      <w:r w:rsidR="00D063E8">
        <w:t>s</w:t>
      </w:r>
    </w:p>
    <w:p w14:paraId="1C68A6D3" w14:textId="77777777" w:rsidR="0077334F" w:rsidRDefault="00BF6CD5" w:rsidP="00D52497">
      <w:pPr>
        <w:rPr>
          <w:ins w:id="2167" w:author="Janice Barton" w:date="2024-09-22T13:49:00Z" w16du:dateUtc="2024-09-22T12:49:00Z"/>
        </w:rPr>
      </w:pPr>
      <w:del w:id="2168" w:author="Janice Barton" w:date="2024-09-22T13:42:00Z" w16du:dateUtc="2024-09-22T12:42:00Z">
        <w:r w:rsidDel="0077334F">
          <w:delText>T</w:delText>
        </w:r>
        <w:r w:rsidR="0079415F" w:rsidDel="0077334F">
          <w:delText xml:space="preserve">his </w:delText>
        </w:r>
        <w:r w:rsidR="0079415F" w:rsidRPr="00221EFA" w:rsidDel="0077334F">
          <w:delText>paper</w:delText>
        </w:r>
        <w:r w:rsidR="0079415F" w:rsidDel="0077334F">
          <w:delText xml:space="preserve"> </w:delText>
        </w:r>
        <w:r w:rsidR="00104113" w:rsidDel="0077334F">
          <w:delText xml:space="preserve">applies </w:delText>
        </w:r>
      </w:del>
      <w:r w:rsidR="00F72964">
        <w:t xml:space="preserve">Bayesian </w:t>
      </w:r>
      <w:r w:rsidR="00DB0DDD">
        <w:t>s</w:t>
      </w:r>
      <w:r w:rsidR="00F72964">
        <w:t>tatistics</w:t>
      </w:r>
      <w:ins w:id="2169" w:author="Janice Barton" w:date="2024-09-22T13:43:00Z" w16du:dateUtc="2024-09-22T12:43:00Z">
        <w:r w:rsidR="0077334F">
          <w:t xml:space="preserve"> are used </w:t>
        </w:r>
      </w:ins>
      <w:del w:id="2170" w:author="Janice Barton" w:date="2024-09-22T13:43:00Z" w16du:dateUtc="2024-09-22T12:43:00Z">
        <w:r w:rsidR="00F72964" w:rsidDel="0077334F">
          <w:delText xml:space="preserve"> </w:delText>
        </w:r>
      </w:del>
      <w:r w:rsidR="00F72964">
        <w:t>to combine</w:t>
      </w:r>
      <w:ins w:id="2171" w:author="Janice Barton" w:date="2024-09-22T13:43:00Z" w16du:dateUtc="2024-09-22T12:43:00Z">
        <w:r w:rsidR="0077334F">
          <w:t xml:space="preserve"> or </w:t>
        </w:r>
      </w:ins>
      <w:ins w:id="2172" w:author="Tobias Laux" w:date="2024-09-09T23:03:00Z" w16du:dateUtc="2024-09-09T22:03:00Z">
        <w:del w:id="2173" w:author="Janice Barton" w:date="2024-09-22T13:43:00Z" w16du:dateUtc="2024-09-22T12:43:00Z">
          <w:r w:rsidR="00D3595F" w:rsidDel="0077334F">
            <w:delText>/</w:delText>
          </w:r>
        </w:del>
        <w:r w:rsidR="00D3595F">
          <w:t>fuse</w:t>
        </w:r>
      </w:ins>
      <w:r>
        <w:t xml:space="preserve"> </w:t>
      </w:r>
      <w:del w:id="2174" w:author="Janice Barton" w:date="2024-09-22T13:43:00Z" w16du:dateUtc="2024-09-22T12:43:00Z">
        <w:r w:rsidR="0012681B" w:rsidDel="0077334F">
          <w:delText>multiaxial</w:delText>
        </w:r>
        <w:r w:rsidR="00A428CA" w:rsidDel="0077334F">
          <w:delText xml:space="preserve"> </w:delText>
        </w:r>
      </w:del>
      <w:r w:rsidR="00A428CA">
        <w:t>experimental data obtained</w:t>
      </w:r>
      <w:ins w:id="2175" w:author="Janice Barton" w:date="2024-09-22T13:43:00Z" w16du:dateUtc="2024-09-22T12:43:00Z">
        <w:r w:rsidR="0077334F">
          <w:t xml:space="preserve"> from a complex multidirectional composi</w:t>
        </w:r>
      </w:ins>
      <w:ins w:id="2176" w:author="Janice Barton" w:date="2024-09-22T13:44:00Z" w16du:dateUtc="2024-09-22T12:44:00Z">
        <w:r w:rsidR="0077334F">
          <w:t>te component</w:t>
        </w:r>
      </w:ins>
      <w:r w:rsidR="00A428CA">
        <w:t xml:space="preserve"> </w:t>
      </w:r>
      <w:del w:id="2177" w:author="Janice Barton" w:date="2024-09-22T13:44:00Z" w16du:dateUtc="2024-09-22T12:44:00Z">
        <w:r w:rsidR="00A428CA" w:rsidDel="0077334F">
          <w:delText>using a</w:delText>
        </w:r>
        <w:r w:rsidDel="0077334F">
          <w:delText xml:space="preserve"> Modified Arcan Fixture</w:delText>
        </w:r>
        <w:r w:rsidR="00A428CA" w:rsidDel="0077334F">
          <w:delText xml:space="preserve"> (MAF)</w:delText>
        </w:r>
        <w:r w:rsidDel="0077334F">
          <w:delText xml:space="preserve"> </w:delText>
        </w:r>
      </w:del>
      <w:r>
        <w:t xml:space="preserve">with </w:t>
      </w:r>
      <w:r w:rsidR="00F72964">
        <w:t>deterministic predictions of a</w:t>
      </w:r>
      <w:r w:rsidR="000B6FA2">
        <w:t xml:space="preserve"> corresponding Finite Element </w:t>
      </w:r>
      <w:r w:rsidR="00F72964">
        <w:t>model</w:t>
      </w:r>
      <w:r w:rsidR="00ED21F8">
        <w:t>.</w:t>
      </w:r>
      <w:r w:rsidR="00F72964">
        <w:t xml:space="preserve"> </w:t>
      </w:r>
      <w:r w:rsidR="00ED21F8">
        <w:t>The approach</w:t>
      </w:r>
      <w:r w:rsidR="008A0A4B">
        <w:t xml:space="preserve"> </w:t>
      </w:r>
      <w:del w:id="2178" w:author="Karim Anaya-Izquierdo" w:date="2024-09-19T15:33:00Z" w16du:dateUtc="2024-09-19T14:33:00Z">
        <w:r w:rsidR="00E603AD" w:rsidDel="00EA7557">
          <w:delText>can</w:delText>
        </w:r>
      </w:del>
      <w:r w:rsidR="00E603AD">
        <w:t xml:space="preserve"> generate</w:t>
      </w:r>
      <w:ins w:id="2179" w:author="Karim Anaya-Izquierdo" w:date="2024-09-19T15:33:00Z" w16du:dateUtc="2024-09-19T14:33:00Z">
        <w:r w:rsidR="00EA7557">
          <w:t>s</w:t>
        </w:r>
      </w:ins>
      <w:r w:rsidR="00DB5423">
        <w:t xml:space="preserve"> </w:t>
      </w:r>
      <w:r w:rsidR="008A0A4B">
        <w:t>predictions</w:t>
      </w:r>
      <w:r w:rsidR="00DB5423">
        <w:t xml:space="preserve"> of </w:t>
      </w:r>
      <w:del w:id="2180" w:author="Tobias Laux" w:date="2024-09-09T22:54:00Z" w16du:dateUtc="2024-09-09T21:54:00Z">
        <w:r w:rsidR="003049BE" w:rsidDel="006C5A2B">
          <w:delText xml:space="preserve">yet-to-be-done </w:delText>
        </w:r>
      </w:del>
      <w:r w:rsidR="00DB5423">
        <w:t>future</w:t>
      </w:r>
      <w:r>
        <w:t xml:space="preserve"> </w:t>
      </w:r>
      <w:del w:id="2181" w:author="Janice Barton" w:date="2024-09-22T13:45:00Z" w16du:dateUtc="2024-09-22T12:45:00Z">
        <w:r w:rsidDel="0077334F">
          <w:delText>MAF</w:delText>
        </w:r>
        <w:r w:rsidR="00E603AD" w:rsidDel="0077334F">
          <w:delText xml:space="preserve"> </w:delText>
        </w:r>
      </w:del>
      <w:r w:rsidR="00DB5423">
        <w:t>experiments</w:t>
      </w:r>
      <w:ins w:id="2182" w:author="Janice Barton" w:date="2024-09-22T13:45:00Z" w16du:dateUtc="2024-09-22T12:45:00Z">
        <w:r w:rsidR="0077334F">
          <w:t xml:space="preserve"> in a Modified Arcan Fixture</w:t>
        </w:r>
      </w:ins>
      <w:ins w:id="2183" w:author="Janice Barton" w:date="2024-09-22T13:46:00Z" w16du:dateUtc="2024-09-22T12:46:00Z">
        <w:r w:rsidR="0077334F">
          <w:t xml:space="preserve"> (MAF) that applies multiaxial loading to a test </w:t>
        </w:r>
      </w:ins>
      <w:ins w:id="2184" w:author="Janice Barton" w:date="2024-09-22T13:47:00Z" w16du:dateUtc="2024-09-22T12:47:00Z">
        <w:r w:rsidR="0077334F">
          <w:t>specimen. The predictions provide</w:t>
        </w:r>
      </w:ins>
      <w:ins w:id="2185" w:author="Karim Anaya-Izquierdo" w:date="2024-09-19T15:37:00Z" w16du:dateUtc="2024-09-19T14:37:00Z">
        <w:del w:id="2186" w:author="Janice Barton" w:date="2024-09-22T13:47:00Z" w16du:dateUtc="2024-09-22T12:47:00Z">
          <w:r w:rsidR="00F85411" w:rsidDel="0077334F">
            <w:delText>, in terms of</w:delText>
          </w:r>
        </w:del>
        <w:r w:rsidR="00F85411">
          <w:t xml:space="preserve"> </w:t>
        </w:r>
        <w:r w:rsidR="00466A5E">
          <w:t xml:space="preserve">normal </w:t>
        </w:r>
      </w:ins>
      <w:ins w:id="2187" w:author="Janice Barton" w:date="2024-09-22T13:47:00Z" w16du:dateUtc="2024-09-22T12:47:00Z">
        <w:r w:rsidR="0077334F">
          <w:t xml:space="preserve">and </w:t>
        </w:r>
      </w:ins>
      <w:ins w:id="2188" w:author="Karim Anaya-Izquierdo" w:date="2024-09-19T15:37:00Z" w16du:dateUtc="2024-09-19T14:37:00Z">
        <w:del w:id="2189" w:author="Janice Barton" w:date="2024-09-22T13:47:00Z" w16du:dateUtc="2024-09-22T12:47:00Z">
          <w:r w:rsidR="00466A5E" w:rsidDel="0077334F">
            <w:delText xml:space="preserve">or </w:delText>
          </w:r>
        </w:del>
        <w:r w:rsidR="00466A5E">
          <w:t>shear extension,</w:t>
        </w:r>
      </w:ins>
      <w:r w:rsidR="008A0A4B">
        <w:t xml:space="preserve"> with accompanied</w:t>
      </w:r>
      <w:r w:rsidR="00483473">
        <w:t xml:space="preserve"> probabilistic</w:t>
      </w:r>
      <w:r w:rsidR="008A0A4B">
        <w:t xml:space="preserve"> uncertaint</w:t>
      </w:r>
      <w:ins w:id="2190" w:author="Karim Anaya-Izquierdo" w:date="2024-09-19T16:29:00Z" w16du:dateUtc="2024-09-19T15:29:00Z">
        <w:r w:rsidR="0099742E">
          <w:t>y</w:t>
        </w:r>
      </w:ins>
      <w:ins w:id="2191" w:author="Janice Barton" w:date="2024-09-22T13:48:00Z" w16du:dateUtc="2024-09-22T12:48:00Z">
        <w:r w:rsidR="0077334F">
          <w:t>, and in turn confidence in the material properties used in the model</w:t>
        </w:r>
      </w:ins>
      <w:del w:id="2192" w:author="Karim Anaya-Izquierdo" w:date="2024-09-19T16:29:00Z" w16du:dateUtc="2024-09-19T15:29:00Z">
        <w:r w:rsidR="008A0A4B" w:rsidDel="0099742E">
          <w:delText>y</w:delText>
        </w:r>
      </w:del>
      <w:r w:rsidR="00DB5423">
        <w:t>.</w:t>
      </w:r>
      <w:r w:rsidR="00E603AD">
        <w:t xml:space="preserve"> </w:t>
      </w:r>
    </w:p>
    <w:p w14:paraId="6B5C3E32" w14:textId="53E9C8CC" w:rsidR="00722B08" w:rsidRDefault="00193C31" w:rsidP="00D52497">
      <w:pPr>
        <w:rPr>
          <w:ins w:id="2193" w:author="Janice Barton" w:date="2024-09-22T14:03:00Z" w16du:dateUtc="2024-09-22T13:03:00Z"/>
        </w:rPr>
      </w:pPr>
      <w:del w:id="2194" w:author="Janice Barton" w:date="2024-09-22T13:49:00Z" w16du:dateUtc="2024-09-22T12:49:00Z">
        <w:r w:rsidDel="0077334F">
          <w:delText>T</w:delText>
        </w:r>
      </w:del>
      <w:del w:id="2195" w:author="Janice Barton" w:date="2024-09-22T14:06:00Z" w16du:dateUtc="2024-09-22T13:06:00Z">
        <w:r w:rsidDel="00B14BFF">
          <w:delText>he predictions</w:delText>
        </w:r>
        <w:r w:rsidR="0098718E" w:rsidDel="00B14BFF">
          <w:delText xml:space="preserve"> account for</w:delText>
        </w:r>
        <w:r w:rsidR="00F06CB7" w:rsidDel="00B14BFF">
          <w:delText xml:space="preserve"> heterogeneity in the material properties of </w:delText>
        </w:r>
        <w:r w:rsidR="00156849" w:rsidDel="00B14BFF">
          <w:delText xml:space="preserve">the </w:delText>
        </w:r>
        <w:r w:rsidR="00F06CB7" w:rsidDel="00B14BFF">
          <w:delText>specimen</w:delText>
        </w:r>
        <w:r w:rsidR="00156849" w:rsidDel="00B14BFF">
          <w:delText>s</w:delText>
        </w:r>
        <w:r w:rsidR="00F06CB7" w:rsidDel="00B14BFF">
          <w:delText xml:space="preserve"> tested</w:delText>
        </w:r>
      </w:del>
      <w:ins w:id="2196" w:author="Karim Anaya-Izquierdo" w:date="2024-09-19T16:36:00Z" w16du:dateUtc="2024-09-19T15:36:00Z">
        <w:del w:id="2197" w:author="Janice Barton" w:date="2024-09-22T14:06:00Z" w16du:dateUtc="2024-09-22T13:06:00Z">
          <w:r w:rsidR="003A0989" w:rsidDel="00B14BFF">
            <w:delText xml:space="preserve"> </w:delText>
          </w:r>
        </w:del>
        <w:del w:id="2198" w:author="Janice Barton" w:date="2024-09-22T13:51:00Z" w16du:dateUtc="2024-09-22T12:51:00Z">
          <w:r w:rsidR="003A0989" w:rsidDel="0077334F">
            <w:delText>and</w:delText>
          </w:r>
        </w:del>
      </w:ins>
      <w:del w:id="2199" w:author="Janice Barton" w:date="2024-09-22T13:51:00Z" w16du:dateUtc="2024-09-22T12:51:00Z">
        <w:r w:rsidR="0039559F" w:rsidDel="0077334F">
          <w:delText xml:space="preserve">, </w:delText>
        </w:r>
        <w:r w:rsidR="00156849" w:rsidDel="0077334F">
          <w:delText xml:space="preserve">uncertainty </w:delText>
        </w:r>
        <w:r w:rsidR="0027620E" w:rsidDel="0077334F">
          <w:delText xml:space="preserve">in the complex </w:delText>
        </w:r>
      </w:del>
      <w:del w:id="2200" w:author="Janice Barton" w:date="2024-09-22T14:06:00Z" w16du:dateUtc="2024-09-22T13:06:00Z">
        <w:r w:rsidR="0027620E" w:rsidDel="00B14BFF">
          <w:delText xml:space="preserve">MAF </w:delText>
        </w:r>
        <w:r w:rsidR="00D9696A" w:rsidDel="00B14BFF">
          <w:delText>loading angle</w:delText>
        </w:r>
      </w:del>
      <w:ins w:id="2201" w:author="Tobias Laux" w:date="2024-09-09T22:55:00Z" w16du:dateUtc="2024-09-09T21:55:00Z">
        <w:del w:id="2202" w:author="Janice Barton" w:date="2024-09-22T14:06:00Z" w16du:dateUtc="2024-09-22T13:06:00Z">
          <w:r w:rsidR="006C5A2B" w:rsidDel="00B14BFF">
            <w:delText>experimental boundary</w:delText>
          </w:r>
        </w:del>
      </w:ins>
      <w:del w:id="2203" w:author="Janice Barton" w:date="2024-09-22T14:06:00Z" w16du:dateUtc="2024-09-22T13:06:00Z">
        <w:r w:rsidR="00D9696A" w:rsidDel="00B14BFF">
          <w:delText xml:space="preserve"> conditions</w:delText>
        </w:r>
      </w:del>
      <w:ins w:id="2204" w:author="Karim Anaya-Izquierdo" w:date="2024-09-19T16:36:00Z" w16du:dateUtc="2024-09-19T15:36:00Z">
        <w:del w:id="2205" w:author="Janice Barton" w:date="2024-09-22T14:06:00Z" w16du:dateUtc="2024-09-22T13:06:00Z">
          <w:r w:rsidR="003A0989" w:rsidDel="00B14BFF">
            <w:delText xml:space="preserve"> </w:delText>
          </w:r>
        </w:del>
        <w:del w:id="2206" w:author="Janice Barton" w:date="2024-09-22T13:55:00Z" w16du:dateUtc="2024-09-22T12:55:00Z">
          <w:r w:rsidR="003A0989" w:rsidDel="00722B08">
            <w:delText>via the introduction of the so-called laten bias.</w:delText>
          </w:r>
        </w:del>
      </w:ins>
      <w:del w:id="2207" w:author="Janice Barton" w:date="2024-09-22T13:55:00Z" w16du:dateUtc="2024-09-22T12:55:00Z">
        <w:r w:rsidR="0039559F" w:rsidDel="00722B08">
          <w:delText xml:space="preserve"> </w:delText>
        </w:r>
      </w:del>
      <w:ins w:id="2208" w:author="Janice Barton" w:date="2024-09-22T13:57:00Z" w16du:dateUtc="2024-09-22T12:57:00Z">
        <w:r w:rsidR="00722B08">
          <w:t xml:space="preserve">It is shown </w:t>
        </w:r>
      </w:ins>
      <w:ins w:id="2209" w:author="Janice Barton" w:date="2024-09-22T14:06:00Z" w16du:dateUtc="2024-09-22T13:06:00Z">
        <w:r w:rsidR="00B14BFF">
          <w:t xml:space="preserve">that </w:t>
        </w:r>
      </w:ins>
      <w:ins w:id="2210" w:author="Karim Anaya-Izquierdo" w:date="2024-09-19T16:37:00Z" w16du:dateUtc="2024-09-19T15:37:00Z">
        <w:del w:id="2211" w:author="Janice Barton" w:date="2024-09-22T13:57:00Z" w16du:dateUtc="2024-09-22T12:57:00Z">
          <w:r w:rsidR="003A0989" w:rsidDel="00722B08">
            <w:delText>With t</w:delText>
          </w:r>
        </w:del>
      </w:ins>
      <w:ins w:id="2212" w:author="Janice Barton" w:date="2024-09-22T13:57:00Z" w16du:dateUtc="2024-09-22T12:57:00Z">
        <w:r w:rsidR="00722B08">
          <w:t>t</w:t>
        </w:r>
      </w:ins>
      <w:ins w:id="2213" w:author="Karim Anaya-Izquierdo" w:date="2024-09-19T16:37:00Z" w16du:dateUtc="2024-09-19T15:37:00Z">
        <w:r w:rsidR="003A0989">
          <w:t xml:space="preserve">he </w:t>
        </w:r>
        <w:del w:id="2214" w:author="Janice Barton" w:date="2024-09-22T13:57:00Z" w16du:dateUtc="2024-09-22T12:57:00Z">
          <w:r w:rsidR="003A0989" w:rsidDel="00722B08">
            <w:delText xml:space="preserve">use of a </w:delText>
          </w:r>
        </w:del>
        <w:r w:rsidR="003A0989">
          <w:t>Gaussian process</w:t>
        </w:r>
      </w:ins>
      <w:ins w:id="2215" w:author="Janice Barton" w:date="2024-09-22T13:59:00Z" w16du:dateUtc="2024-09-22T12:59:00Z">
        <w:r w:rsidR="00722B08">
          <w:t xml:space="preserve"> can run effectively with limited numbers of FE simulation</w:t>
        </w:r>
      </w:ins>
      <w:ins w:id="2216" w:author="Karim Anaya-Izquierdo" w:date="2024-09-19T16:37:00Z" w16du:dateUtc="2024-09-19T15:37:00Z">
        <w:r w:rsidR="003A0989">
          <w:t xml:space="preserve">, </w:t>
        </w:r>
      </w:ins>
      <w:ins w:id="2217" w:author="Janice Barton" w:date="2024-09-22T13:59:00Z" w16du:dateUtc="2024-09-22T12:59:00Z">
        <w:r w:rsidR="00722B08">
          <w:t xml:space="preserve">and therefore  </w:t>
        </w:r>
      </w:ins>
      <w:ins w:id="2218" w:author="Karim Anaya-Izquierdo" w:date="2024-09-19T16:37:00Z" w16du:dateUtc="2024-09-19T15:37:00Z">
        <w:del w:id="2219" w:author="Janice Barton" w:date="2024-09-22T13:57:00Z" w16du:dateUtc="2024-09-22T12:57:00Z">
          <w:r w:rsidR="003A0989" w:rsidDel="00722B08">
            <w:delText>t</w:delText>
          </w:r>
        </w:del>
      </w:ins>
      <w:ins w:id="2220" w:author="Karim Anaya-Izquierdo" w:date="2024-09-19T16:36:00Z" w16du:dateUtc="2024-09-19T15:36:00Z">
        <w:del w:id="2221" w:author="Janice Barton" w:date="2024-09-22T13:57:00Z" w16du:dateUtc="2024-09-22T12:57:00Z">
          <w:r w:rsidR="003A0989" w:rsidDel="00722B08">
            <w:delText xml:space="preserve">he predictions </w:delText>
          </w:r>
        </w:del>
      </w:ins>
      <w:ins w:id="2222" w:author="Karim Anaya-Izquierdo" w:date="2024-09-19T16:37:00Z" w16du:dateUtc="2024-09-19T15:37:00Z">
        <w:del w:id="2223" w:author="Janice Barton" w:date="2024-09-22T13:57:00Z" w16du:dateUtc="2024-09-22T12:57:00Z">
          <w:r w:rsidR="003A0989" w:rsidDel="00722B08">
            <w:delText>also</w:delText>
          </w:r>
        </w:del>
        <w:del w:id="2224" w:author="Janice Barton" w:date="2024-09-22T13:59:00Z" w16du:dateUtc="2024-09-22T12:59:00Z">
          <w:r w:rsidR="003A0989" w:rsidDel="00722B08">
            <w:delText xml:space="preserve"> </w:delText>
          </w:r>
        </w:del>
      </w:ins>
      <w:ins w:id="2225" w:author="Janice Barton" w:date="2024-09-22T13:56:00Z" w16du:dateUtc="2024-09-22T12:56:00Z">
        <w:r w:rsidR="00722B08">
          <w:t>able to reduce computation</w:t>
        </w:r>
      </w:ins>
      <w:ins w:id="2226" w:author="Janice Barton" w:date="2024-09-22T14:00:00Z" w16du:dateUtc="2024-09-22T13:00:00Z">
        <w:r w:rsidR="00722B08">
          <w:t>al</w:t>
        </w:r>
      </w:ins>
      <w:ins w:id="2227" w:author="Janice Barton" w:date="2024-09-22T13:56:00Z" w16du:dateUtc="2024-09-22T12:56:00Z">
        <w:r w:rsidR="00722B08">
          <w:t xml:space="preserve"> cost</w:t>
        </w:r>
      </w:ins>
      <w:ins w:id="2228" w:author="Janice Barton" w:date="2024-09-22T13:57:00Z" w16du:dateUtc="2024-09-22T12:57:00Z">
        <w:r w:rsidR="00722B08">
          <w:t xml:space="preserve"> </w:t>
        </w:r>
      </w:ins>
      <w:ins w:id="2229" w:author="Karim Anaya-Izquierdo" w:date="2024-09-19T16:36:00Z" w16du:dateUtc="2024-09-19T15:36:00Z">
        <w:r w:rsidR="003A0989">
          <w:t>account</w:t>
        </w:r>
      </w:ins>
      <w:ins w:id="2230" w:author="Janice Barton" w:date="2024-09-22T14:00:00Z" w16du:dateUtc="2024-09-22T13:00:00Z">
        <w:r w:rsidR="00722B08">
          <w:t>.</w:t>
        </w:r>
      </w:ins>
      <w:ins w:id="2231" w:author="Karim Anaya-Izquierdo" w:date="2024-09-19T16:36:00Z" w16du:dateUtc="2024-09-19T15:36:00Z">
        <w:r w:rsidR="003A0989">
          <w:t xml:space="preserve"> </w:t>
        </w:r>
      </w:ins>
      <w:del w:id="2232" w:author="Karim Anaya-Izquierdo" w:date="2024-09-19T16:36:00Z" w16du:dateUtc="2024-09-19T15:36:00Z">
        <w:r w:rsidR="0039559F" w:rsidDel="003A0989">
          <w:delText>as well as</w:delText>
        </w:r>
      </w:del>
      <w:ins w:id="2233" w:author="Karim Anaya-Izquierdo" w:date="2024-09-19T16:36:00Z" w16du:dateUtc="2024-09-19T15:36:00Z">
        <w:del w:id="2234" w:author="Janice Barton" w:date="2024-09-22T13:58:00Z" w16du:dateUtc="2024-09-22T12:58:00Z">
          <w:r w:rsidR="003A0989" w:rsidDel="00722B08">
            <w:delText>for</w:delText>
          </w:r>
        </w:del>
      </w:ins>
      <w:del w:id="2235" w:author="Janice Barton" w:date="2024-09-22T13:58:00Z" w16du:dateUtc="2024-09-22T12:58:00Z">
        <w:r w:rsidR="0039559F" w:rsidDel="00722B08">
          <w:delText xml:space="preserve"> </w:delText>
        </w:r>
      </w:del>
      <w:ins w:id="2236" w:author="Tobias Laux" w:date="2024-09-09T23:04:00Z" w16du:dateUtc="2024-09-09T22:04:00Z">
        <w:del w:id="2237" w:author="Janice Barton" w:date="2024-09-22T13:58:00Z" w16du:dateUtc="2024-09-22T12:58:00Z">
          <w:r w:rsidR="00D3595F" w:rsidDel="00722B08">
            <w:delText>the</w:delText>
          </w:r>
        </w:del>
        <w:del w:id="2238" w:author="Janice Barton" w:date="2024-09-22T14:00:00Z" w16du:dateUtc="2024-09-22T13:00:00Z">
          <w:r w:rsidR="00D3595F" w:rsidDel="00722B08">
            <w:delText xml:space="preserve"> </w:delText>
          </w:r>
        </w:del>
      </w:ins>
      <w:del w:id="2239" w:author="Janice Barton" w:date="2024-09-22T14:00:00Z" w16du:dateUtc="2024-09-22T13:00:00Z">
        <w:r w:rsidR="0079486B" w:rsidDel="00722B08">
          <w:delText>limit</w:delText>
        </w:r>
      </w:del>
      <w:del w:id="2240" w:author="Janice Barton" w:date="2024-09-22T13:58:00Z" w16du:dateUtc="2024-09-22T12:58:00Z">
        <w:r w:rsidR="0079486B" w:rsidDel="00722B08">
          <w:delText xml:space="preserve">ed capacity to run </w:delText>
        </w:r>
      </w:del>
      <w:ins w:id="2241" w:author="Karim Anaya-Izquierdo" w:date="2024-09-19T15:38:00Z" w16du:dateUtc="2024-09-19T14:38:00Z">
        <w:del w:id="2242" w:author="Janice Barton" w:date="2024-09-22T13:58:00Z" w16du:dateUtc="2024-09-22T12:58:00Z">
          <w:r w:rsidR="003D61DE" w:rsidDel="00722B08">
            <w:delText>many</w:delText>
          </w:r>
        </w:del>
        <w:del w:id="2243" w:author="Janice Barton" w:date="2024-09-22T14:00:00Z" w16du:dateUtc="2024-09-22T13:00:00Z">
          <w:r w:rsidR="003D61DE" w:rsidDel="00722B08">
            <w:delText xml:space="preserve"> </w:delText>
          </w:r>
        </w:del>
      </w:ins>
      <w:del w:id="2244" w:author="Janice Barton" w:date="2024-09-22T14:00:00Z" w16du:dateUtc="2024-09-22T13:00:00Z">
        <w:r w:rsidR="0079486B" w:rsidDel="00722B08">
          <w:delText>FE simulations on demand</w:delText>
        </w:r>
      </w:del>
      <w:ins w:id="2245" w:author="Tobias Laux" w:date="2024-09-09T22:55:00Z" w16du:dateUtc="2024-09-09T21:55:00Z">
        <w:del w:id="2246" w:author="Janice Barton" w:date="2024-09-22T14:00:00Z" w16du:dateUtc="2024-09-22T13:00:00Z">
          <w:r w:rsidR="006C5A2B" w:rsidDel="00722B08">
            <w:delText xml:space="preserve"> due to high computational cost</w:delText>
          </w:r>
        </w:del>
      </w:ins>
      <w:del w:id="2247" w:author="Janice Barton" w:date="2024-09-22T14:00:00Z" w16du:dateUtc="2024-09-22T13:00:00Z">
        <w:r w:rsidR="00156849" w:rsidDel="00722B08">
          <w:delText>.</w:delText>
        </w:r>
      </w:del>
      <w:r w:rsidR="005A31FC">
        <w:t xml:space="preserve"> </w:t>
      </w:r>
      <w:ins w:id="2248" w:author="Karim Anaya-Izquierdo" w:date="2024-09-19T15:38:00Z" w16du:dateUtc="2024-09-19T14:38:00Z">
        <w:del w:id="2249" w:author="Janice Barton" w:date="2024-09-22T14:00:00Z" w16du:dateUtc="2024-09-22T13:00:00Z">
          <w:r w:rsidR="003D61DE" w:rsidDel="00722B08">
            <w:delText>Overall</w:delText>
          </w:r>
        </w:del>
      </w:ins>
      <w:ins w:id="2250" w:author="Janice Barton" w:date="2024-09-22T14:00:00Z" w16du:dateUtc="2024-09-22T13:00:00Z">
        <w:r w:rsidR="00722B08">
          <w:t>Moreover</w:t>
        </w:r>
      </w:ins>
      <w:ins w:id="2251" w:author="Karim Anaya-Izquierdo" w:date="2024-09-19T15:38:00Z" w16du:dateUtc="2024-09-19T14:38:00Z">
        <w:r w:rsidR="003D61DE">
          <w:t>, t</w:t>
        </w:r>
      </w:ins>
      <w:del w:id="2252" w:author="Karim Anaya-Izquierdo" w:date="2024-09-19T15:38:00Z" w16du:dateUtc="2024-09-19T14:38:00Z">
        <w:r w:rsidR="00945A57" w:rsidDel="003D61DE">
          <w:delText>T</w:delText>
        </w:r>
      </w:del>
      <w:r w:rsidR="00945A57">
        <w:t>he generated prediction</w:t>
      </w:r>
      <w:r w:rsidR="00CD1D77">
        <w:t>s</w:t>
      </w:r>
      <w:r w:rsidR="00945A57">
        <w:t xml:space="preserve"> </w:t>
      </w:r>
      <w:ins w:id="2253" w:author="Karim Anaya-Izquierdo" w:date="2024-09-19T16:30:00Z" w16du:dateUtc="2024-09-19T15:30:00Z">
        <w:r w:rsidR="00770D43">
          <w:t xml:space="preserve">of shear extension </w:t>
        </w:r>
      </w:ins>
      <w:r w:rsidR="00945A57">
        <w:t xml:space="preserve">are </w:t>
      </w:r>
      <w:r w:rsidR="00CD1D77">
        <w:t>close</w:t>
      </w:r>
      <w:r w:rsidR="00792596">
        <w:t xml:space="preserve"> in a probabilistic sense</w:t>
      </w:r>
      <w:r w:rsidR="00CD1D77">
        <w:t xml:space="preserve"> to </w:t>
      </w:r>
      <w:r w:rsidR="00D2591F">
        <w:t xml:space="preserve">the </w:t>
      </w:r>
      <w:r w:rsidR="00146E7C">
        <w:t>experimental data</w:t>
      </w:r>
      <w:r w:rsidR="00D2591F">
        <w:t xml:space="preserve"> even when </w:t>
      </w:r>
      <w:r w:rsidR="008805E3">
        <w:t xml:space="preserve">some of the data </w:t>
      </w:r>
      <w:del w:id="2254" w:author="Janice Barton" w:date="2024-09-22T14:00:00Z" w16du:dateUtc="2024-09-22T13:00:00Z">
        <w:r w:rsidR="008805E3" w:rsidDel="00722B08">
          <w:delText>has been held-out</w:delText>
        </w:r>
      </w:del>
      <w:ins w:id="2255" w:author="Janice Barton" w:date="2024-09-22T14:00:00Z" w16du:dateUtc="2024-09-22T13:00:00Z">
        <w:r w:rsidR="00722B08">
          <w:t>was withheld</w:t>
        </w:r>
      </w:ins>
      <w:del w:id="2256" w:author="Janice Barton" w:date="2024-09-22T14:01:00Z" w16du:dateUtc="2024-09-22T13:01:00Z">
        <w:r w:rsidR="008805E3" w:rsidDel="00722B08">
          <w:delText xml:space="preserve"> to generate the predictions</w:delText>
        </w:r>
      </w:del>
      <w:r w:rsidR="008805E3">
        <w:t>.</w:t>
      </w:r>
      <w:ins w:id="2257" w:author="Karim Anaya-Izquierdo" w:date="2024-09-19T16:30:00Z" w16du:dateUtc="2024-09-19T15:30:00Z">
        <w:r w:rsidR="006A4382">
          <w:t xml:space="preserve"> </w:t>
        </w:r>
        <w:commentRangeStart w:id="2258"/>
        <w:r w:rsidR="006A4382">
          <w:t>On the other hand</w:t>
        </w:r>
      </w:ins>
      <w:ins w:id="2259" w:author="Karim Anaya-Izquierdo" w:date="2024-09-19T16:31:00Z" w16du:dateUtc="2024-09-19T15:31:00Z">
        <w:r w:rsidR="006A4382">
          <w:t xml:space="preserve">, predictions are much more </w:t>
        </w:r>
      </w:ins>
      <w:ins w:id="2260" w:author="Karim Anaya-Izquierdo" w:date="2024-09-19T16:33:00Z" w16du:dateUtc="2024-09-19T15:33:00Z">
        <w:r w:rsidR="000B034C">
          <w:t>dependent</w:t>
        </w:r>
      </w:ins>
      <w:ins w:id="2261" w:author="Karim Anaya-Izquierdo" w:date="2024-09-19T16:31:00Z" w16du:dateUtc="2024-09-19T15:31:00Z">
        <w:r w:rsidR="006A4382">
          <w:t xml:space="preserve"> </w:t>
        </w:r>
        <w:r w:rsidR="005537E7">
          <w:t xml:space="preserve">on the amount of experimental data when predicting normal extension. This is </w:t>
        </w:r>
        <w:del w:id="2262" w:author="Janice Barton" w:date="2024-09-24T10:51:00Z" w16du:dateUtc="2024-09-24T09:51:00Z">
          <w:r w:rsidR="005537E7" w:rsidDel="002B5030">
            <w:delText xml:space="preserve">due to the fact </w:delText>
          </w:r>
        </w:del>
      </w:ins>
      <w:ins w:id="2263" w:author="Karim Anaya-Izquierdo" w:date="2024-09-19T16:32:00Z" w16du:dateUtc="2024-09-19T15:32:00Z">
        <w:del w:id="2264" w:author="Janice Barton" w:date="2024-09-24T10:51:00Z" w16du:dateUtc="2024-09-24T09:51:00Z">
          <w:r w:rsidR="006C019A" w:rsidDel="002B5030">
            <w:delText>that</w:delText>
          </w:r>
        </w:del>
      </w:ins>
      <w:ins w:id="2265" w:author="Janice Barton" w:date="2024-09-24T10:51:00Z" w16du:dateUtc="2024-09-24T09:51:00Z">
        <w:r w:rsidR="002B5030">
          <w:t>because</w:t>
        </w:r>
      </w:ins>
      <w:ins w:id="2266" w:author="Karim Anaya-Izquierdo" w:date="2024-09-19T16:32:00Z" w16du:dateUtc="2024-09-19T15:32:00Z">
        <w:r w:rsidR="006C019A">
          <w:t xml:space="preserve"> the overall variability in normal extension values for different loading angles is considerably </w:t>
        </w:r>
        <w:r w:rsidR="00713696">
          <w:t>large</w:t>
        </w:r>
      </w:ins>
      <w:ins w:id="2267" w:author="Janice Barton" w:date="2024-09-24T10:51:00Z" w16du:dateUtc="2024-09-24T09:51:00Z">
        <w:r w:rsidR="002B5030">
          <w:t>r</w:t>
        </w:r>
      </w:ins>
      <w:ins w:id="2268" w:author="Karim Anaya-Izquierdo" w:date="2024-09-19T16:35:00Z" w16du:dateUtc="2024-09-19T15:35:00Z">
        <w:r w:rsidR="008F2058">
          <w:t xml:space="preserve"> </w:t>
        </w:r>
        <w:r w:rsidR="00E4749F">
          <w:t>both in observed experimental data as well as predicted by the FE model used</w:t>
        </w:r>
      </w:ins>
      <w:ins w:id="2269" w:author="Karim Anaya-Izquierdo" w:date="2024-09-19T16:32:00Z" w16du:dateUtc="2024-09-19T15:32:00Z">
        <w:r w:rsidR="00713696">
          <w:t>.</w:t>
        </w:r>
      </w:ins>
      <w:ins w:id="2270" w:author="Karim Anaya-Izquierdo" w:date="2024-09-19T16:33:00Z" w16du:dateUtc="2024-09-19T15:33:00Z">
        <w:r w:rsidR="00713696">
          <w:t xml:space="preserve"> </w:t>
        </w:r>
      </w:ins>
      <w:r w:rsidR="00CD1D77">
        <w:t xml:space="preserve"> </w:t>
      </w:r>
      <w:commentRangeEnd w:id="2258"/>
      <w:r w:rsidR="00722B08">
        <w:rPr>
          <w:rStyle w:val="CommentReference"/>
          <w:rFonts w:ascii="Calibri" w:eastAsiaTheme="minorEastAsia" w:hAnsi="Calibri" w:cstheme="minorBidi"/>
          <w:lang w:eastAsia="zh-CN"/>
        </w:rPr>
        <w:commentReference w:id="2258"/>
      </w:r>
    </w:p>
    <w:p w14:paraId="4CD16B6C" w14:textId="5F8102F0" w:rsidR="00B14BFF" w:rsidRPr="00B14BFF" w:rsidRDefault="008805E3" w:rsidP="00B14BFF">
      <w:pPr>
        <w:rPr>
          <w:ins w:id="2271" w:author="Janice Barton" w:date="2024-09-22T14:06:00Z"/>
        </w:rPr>
      </w:pPr>
      <w:del w:id="2272" w:author="Karim Anaya-Izquierdo" w:date="2024-09-19T16:35:00Z" w16du:dateUtc="2024-09-19T15:35:00Z">
        <w:r w:rsidDel="00E4749F">
          <w:delText xml:space="preserve">This </w:delText>
        </w:r>
      </w:del>
      <w:ins w:id="2273" w:author="Janice Barton" w:date="2024-09-22T14:03:00Z" w16du:dateUtc="2024-09-22T13:03:00Z">
        <w:r w:rsidR="00722B08">
          <w:t>The new</w:t>
        </w:r>
      </w:ins>
      <w:ins w:id="2274" w:author="Karim Anaya-Izquierdo" w:date="2024-09-19T16:35:00Z" w16du:dateUtc="2024-09-19T15:35:00Z">
        <w:del w:id="2275" w:author="Janice Barton" w:date="2024-09-22T14:03:00Z" w16du:dateUtc="2024-09-22T13:03:00Z">
          <w:r w:rsidR="00E4749F" w:rsidDel="00722B08">
            <w:delText>Our</w:delText>
          </w:r>
        </w:del>
        <w:r w:rsidR="00E4749F">
          <w:t xml:space="preserve"> approach </w:t>
        </w:r>
      </w:ins>
      <w:ins w:id="2276" w:author="Janice Barton" w:date="2024-09-22T14:03:00Z" w16du:dateUtc="2024-09-22T13:03:00Z">
        <w:r w:rsidR="00722B08">
          <w:t xml:space="preserve">presented in the paper </w:t>
        </w:r>
      </w:ins>
      <w:r w:rsidR="0069126B">
        <w:t xml:space="preserve">shows how the Bayesian framework provides a valuable </w:t>
      </w:r>
      <w:r w:rsidR="00792596">
        <w:t xml:space="preserve">tool </w:t>
      </w:r>
      <w:r w:rsidR="00B33CEC">
        <w:t>that paves the way to generate virtual tests</w:t>
      </w:r>
      <w:r w:rsidR="00BF71C5">
        <w:t xml:space="preserve"> </w:t>
      </w:r>
      <w:ins w:id="2277" w:author="Tobias Laux" w:date="2024-09-09T22:56:00Z" w16du:dateUtc="2024-09-09T21:56:00Z">
        <w:r w:rsidR="00920141">
          <w:t xml:space="preserve">while </w:t>
        </w:r>
      </w:ins>
      <w:del w:id="2278" w:author="Tobias Laux" w:date="2024-09-09T22:56:00Z" w16du:dateUtc="2024-09-09T21:56:00Z">
        <w:r w:rsidR="00BF71C5" w:rsidDel="00920141">
          <w:delText xml:space="preserve">accounting </w:delText>
        </w:r>
      </w:del>
      <w:ins w:id="2279" w:author="Tobias Laux" w:date="2024-09-09T22:56:00Z" w16du:dateUtc="2024-09-09T21:56:00Z">
        <w:r w:rsidR="00920141">
          <w:t>providing a measure of the</w:t>
        </w:r>
      </w:ins>
      <w:del w:id="2280" w:author="Tobias Laux" w:date="2024-09-09T22:56:00Z" w16du:dateUtc="2024-09-09T21:56:00Z">
        <w:r w:rsidR="00BF71C5" w:rsidDel="00920141">
          <w:delText>for</w:delText>
        </w:r>
      </w:del>
      <w:r w:rsidR="00BF71C5">
        <w:t xml:space="preserve"> uncertainty</w:t>
      </w:r>
      <w:ins w:id="2281" w:author="Tobias Laux" w:date="2024-09-09T22:56:00Z" w16du:dateUtc="2024-09-09T21:56:00Z">
        <w:r w:rsidR="00920141">
          <w:t xml:space="preserve"> associated with the prediction</w:t>
        </w:r>
      </w:ins>
      <w:r w:rsidR="00B33CEC">
        <w:t>.</w:t>
      </w:r>
      <w:r w:rsidR="00E603AD">
        <w:t xml:space="preserve"> </w:t>
      </w:r>
      <w:ins w:id="2282" w:author="Janice Barton" w:date="2024-09-22T14:06:00Z">
        <w:r w:rsidR="00B14BFF" w:rsidRPr="00B14BFF">
          <w:t xml:space="preserve">It is demonstrated that through the introduction of latent bias, the Bayesian predictions </w:t>
        </w:r>
        <w:proofErr w:type="gramStart"/>
        <w:r w:rsidR="00B14BFF" w:rsidRPr="00B14BFF">
          <w:t>are able to</w:t>
        </w:r>
        <w:proofErr w:type="gramEnd"/>
        <w:r w:rsidR="00B14BFF" w:rsidRPr="00B14BFF">
          <w:t xml:space="preserve"> account for heterogeneity in the material properties of the specimens tested; particularly variation in Young’s modulus in the fibre direction </w:t>
        </w:r>
      </w:ins>
      <w:ins w:id="2283" w:author="Janice Barton" w:date="2024-09-22T14:09:00Z">
        <w:r w:rsidR="00B14BFF" w:rsidRPr="00B14BFF">
          <w:t>(</w:t>
        </w:r>
        <w:r w:rsidR="00B14BFF" w:rsidRPr="00B14BFF">
          <w:rPr>
            <w:i/>
            <w:iCs/>
          </w:rPr>
          <w:t>E</w:t>
        </w:r>
        <w:r w:rsidR="00B14BFF" w:rsidRPr="00B14BFF">
          <w:rPr>
            <w:i/>
            <w:iCs/>
            <w:vertAlign w:val="subscript"/>
          </w:rPr>
          <w:t>1</w:t>
        </w:r>
        <w:r w:rsidR="00B14BFF" w:rsidRPr="00B14BFF">
          <w:t>)</w:t>
        </w:r>
      </w:ins>
      <w:ins w:id="2284" w:author="Janice Barton" w:date="2024-09-22T14:09:00Z" w16du:dateUtc="2024-09-22T13:09:00Z">
        <w:r w:rsidR="00B14BFF">
          <w:t xml:space="preserve"> </w:t>
        </w:r>
      </w:ins>
      <w:ins w:id="2285" w:author="Janice Barton" w:date="2024-09-22T14:06:00Z">
        <w:r w:rsidR="00B14BFF" w:rsidRPr="00B14BFF">
          <w:t xml:space="preserve">from specimen to specimen. </w:t>
        </w:r>
      </w:ins>
      <w:ins w:id="2286" w:author="Janice Barton" w:date="2024-09-22T14:07:00Z" w16du:dateUtc="2024-09-22T13:07:00Z">
        <w:r w:rsidR="00B14BFF">
          <w:t xml:space="preserve">The Bayesian statistics </w:t>
        </w:r>
      </w:ins>
      <w:ins w:id="2287" w:author="Janice Barton" w:date="2024-09-22T14:08:00Z" w16du:dateUtc="2024-09-22T13:08:00Z">
        <w:r w:rsidR="00B14BFF">
          <w:t xml:space="preserve">were able to provide a representative value for </w:t>
        </w:r>
      </w:ins>
      <w:ins w:id="2288" w:author="Janice Barton" w:date="2024-09-22T14:10:00Z" w16du:dateUtc="2024-09-22T13:10:00Z">
        <w:r w:rsidR="00B14BFF">
          <w:rPr>
            <w:i/>
            <w:iCs/>
          </w:rPr>
          <w:t>E</w:t>
        </w:r>
        <w:r w:rsidR="00B14BFF">
          <w:rPr>
            <w:i/>
            <w:iCs/>
            <w:vertAlign w:val="subscript"/>
          </w:rPr>
          <w:t>1</w:t>
        </w:r>
        <w:r w:rsidR="00B14BFF">
          <w:t xml:space="preserve"> that could be used in future models</w:t>
        </w:r>
      </w:ins>
      <w:ins w:id="2289" w:author="Janice Barton" w:date="2024-09-22T14:11:00Z" w16du:dateUtc="2024-09-22T13:11:00Z">
        <w:r w:rsidR="00B14BFF">
          <w:t xml:space="preserve"> </w:t>
        </w:r>
      </w:ins>
      <w:ins w:id="2290" w:author="Janice Barton" w:date="2024-09-22T14:11:00Z">
        <w:r w:rsidR="00B14BFF" w:rsidRPr="00B14BFF">
          <w:t>with corresponding statistical uncertainty</w:t>
        </w:r>
      </w:ins>
      <w:ins w:id="2291" w:author="Janice Barton" w:date="2024-09-22T14:10:00Z" w16du:dateUtc="2024-09-22T13:10:00Z">
        <w:r w:rsidR="00B14BFF">
          <w:t xml:space="preserve">. </w:t>
        </w:r>
      </w:ins>
      <w:ins w:id="2292" w:author="Janice Barton" w:date="2024-09-22T14:06:00Z">
        <w:r w:rsidR="00B14BFF" w:rsidRPr="00B14BFF">
          <w:t xml:space="preserve">The introduction of latent bias also showed that small variations in </w:t>
        </w:r>
        <w:proofErr w:type="gramStart"/>
        <w:r w:rsidR="00B14BFF" w:rsidRPr="00B14BFF">
          <w:t>the  MAF</w:t>
        </w:r>
        <w:proofErr w:type="gramEnd"/>
        <w:r w:rsidR="00B14BFF" w:rsidRPr="00B14BFF">
          <w:t xml:space="preserve"> experimental boundary conditions had little effect on the materials property predictions. </w:t>
        </w:r>
      </w:ins>
    </w:p>
    <w:p w14:paraId="2D9EC2E3" w14:textId="58C8CDD3" w:rsidR="00D52497" w:rsidDel="00B14BFF" w:rsidRDefault="00E0175D" w:rsidP="00D52497">
      <w:pPr>
        <w:rPr>
          <w:del w:id="2293" w:author="Janice Barton" w:date="2024-09-22T14:12:00Z" w16du:dateUtc="2024-09-22T13:12:00Z"/>
        </w:rPr>
      </w:pPr>
      <w:del w:id="2294" w:author="Janice Barton" w:date="2024-09-22T14:12:00Z" w16du:dateUtc="2024-09-22T13:12:00Z">
        <w:r w:rsidDel="00B14BFF">
          <w:delText>The results</w:delText>
        </w:r>
      </w:del>
      <w:del w:id="2295" w:author="Janice Barton" w:date="2024-09-22T14:04:00Z" w16du:dateUtc="2024-09-22T13:04:00Z">
        <w:r w:rsidR="00B33CEC" w:rsidDel="00B14BFF">
          <w:delText xml:space="preserve"> i</w:delText>
        </w:r>
      </w:del>
      <w:del w:id="2296" w:author="Janice Barton" w:date="2024-09-22T14:03:00Z" w16du:dateUtc="2024-09-22T13:03:00Z">
        <w:r w:rsidR="00B33CEC" w:rsidDel="00B14BFF">
          <w:delText>n this paper</w:delText>
        </w:r>
      </w:del>
      <w:del w:id="2297" w:author="Janice Barton" w:date="2024-09-22T14:12:00Z" w16du:dateUtc="2024-09-22T13:12:00Z">
        <w:r w:rsidR="00B33CEC" w:rsidDel="00B14BFF">
          <w:delText xml:space="preserve"> </w:delText>
        </w:r>
        <w:r w:rsidR="005A31FC" w:rsidDel="00B14BFF">
          <w:delText>also</w:delText>
        </w:r>
        <w:r w:rsidDel="00B14BFF">
          <w:delText xml:space="preserve"> show </w:delText>
        </w:r>
        <w:r w:rsidR="00FF649F" w:rsidDel="00B14BFF">
          <w:delText>two</w:delText>
        </w:r>
        <w:r w:rsidDel="00B14BFF">
          <w:delText xml:space="preserve"> by-product</w:delText>
        </w:r>
      </w:del>
      <w:ins w:id="2298" w:author="Tobias Laux" w:date="2024-09-09T22:57:00Z" w16du:dateUtc="2024-09-09T21:57:00Z">
        <w:del w:id="2299" w:author="Janice Barton" w:date="2024-09-22T14:12:00Z" w16du:dateUtc="2024-09-22T13:12:00Z">
          <w:r w:rsidR="00F04D08" w:rsidDel="00B14BFF">
            <w:delText>further</w:delText>
          </w:r>
        </w:del>
      </w:ins>
      <w:del w:id="2300" w:author="Janice Barton" w:date="2024-09-22T14:12:00Z" w16du:dateUtc="2024-09-22T13:12:00Z">
        <w:r w:rsidDel="00B14BFF">
          <w:delText xml:space="preserve"> benefits of the Bayesian framework</w:delText>
        </w:r>
        <w:r w:rsidR="00FF649F" w:rsidDel="00B14BFF">
          <w:delText>. First</w:delText>
        </w:r>
        <w:r w:rsidDel="00B14BFF">
          <w:delText xml:space="preserve"> is</w:delText>
        </w:r>
        <w:r w:rsidR="00ED6B30" w:rsidDel="00B14BFF">
          <w:delText xml:space="preserve"> that it allows</w:delText>
        </w:r>
        <w:r w:rsidDel="00B14BFF">
          <w:delText xml:space="preserve"> extraction of realistic material properties</w:delText>
        </w:r>
      </w:del>
      <w:ins w:id="2301" w:author="Karim Anaya-Izquierdo" w:date="2024-09-19T16:46:00Z" w16du:dateUtc="2024-09-19T15:46:00Z">
        <w:del w:id="2302" w:author="Janice Barton" w:date="2024-09-22T14:12:00Z" w16du:dateUtc="2024-09-22T13:12:00Z">
          <w:r w:rsidR="005B264E" w:rsidDel="00B14BFF">
            <w:delText xml:space="preserve"> (in particular, </w:delText>
          </w:r>
        </w:del>
      </w:ins>
      <m:oMath>
        <m:sSub>
          <m:sSubPr>
            <m:ctrlPr>
              <w:ins w:id="2303" w:author="Karim Anaya-Izquierdo" w:date="2024-09-19T16:46:00Z" w16du:dateUtc="2024-09-19T15:46:00Z">
                <w:del w:id="2304" w:author="Janice Barton" w:date="2024-09-22T14:12:00Z" w16du:dateUtc="2024-09-22T13:12:00Z">
                  <w:rPr>
                    <w:rFonts w:ascii="Cambria Math" w:hAnsi="Cambria Math"/>
                    <w:i/>
                  </w:rPr>
                </w:del>
              </w:ins>
            </m:ctrlPr>
          </m:sSubPr>
          <m:e>
            <m:r>
              <w:ins w:id="2305" w:author="Karim Anaya-Izquierdo" w:date="2024-09-19T16:46:00Z" w16du:dateUtc="2024-09-19T15:46:00Z">
                <w:del w:id="2306" w:author="Janice Barton" w:date="2024-09-22T14:12:00Z" w16du:dateUtc="2024-09-22T13:12:00Z">
                  <w:rPr>
                    <w:rFonts w:ascii="Cambria Math" w:hAnsi="Cambria Math"/>
                  </w:rPr>
                  <m:t>E</m:t>
                </w:del>
              </w:ins>
            </m:r>
          </m:e>
          <m:sub>
            <m:r>
              <w:ins w:id="2307" w:author="Karim Anaya-Izquierdo" w:date="2024-09-19T16:46:00Z" w16du:dateUtc="2024-09-19T15:46:00Z">
                <w:del w:id="2308" w:author="Janice Barton" w:date="2024-09-22T14:12:00Z" w16du:dateUtc="2024-09-22T13:12:00Z">
                  <w:rPr>
                    <w:rFonts w:ascii="Cambria Math" w:hAnsi="Cambria Math"/>
                  </w:rPr>
                  <m:t>1</m:t>
                </w:del>
              </w:ins>
            </m:r>
          </m:sub>
        </m:sSub>
      </m:oMath>
      <w:ins w:id="2309" w:author="Karim Anaya-Izquierdo" w:date="2024-09-19T16:46:00Z" w16du:dateUtc="2024-09-19T15:46:00Z">
        <w:del w:id="2310" w:author="Janice Barton" w:date="2024-09-22T14:12:00Z" w16du:dateUtc="2024-09-22T13:12:00Z">
          <w:r w:rsidR="005B264E" w:rsidDel="00B14BFF">
            <w:delText>)</w:delText>
          </w:r>
        </w:del>
      </w:ins>
      <w:del w:id="2311" w:author="Janice Barton" w:date="2024-09-22T14:12:00Z" w16du:dateUtc="2024-09-22T13:12:00Z">
        <w:r w:rsidDel="00B14BFF">
          <w:delText xml:space="preserve"> that can be applied to future analyses or tests </w:delText>
        </w:r>
        <w:bookmarkStart w:id="2312" w:name="_Hlk177906725"/>
        <w:r w:rsidDel="00B14BFF">
          <w:delText>with corresponding statistical uncertainty</w:delText>
        </w:r>
        <w:bookmarkEnd w:id="2312"/>
        <w:r w:rsidDel="00B14BFF">
          <w:delText>.</w:delText>
        </w:r>
        <w:r w:rsidR="00FF649F" w:rsidDel="00B14BFF">
          <w:delText xml:space="preserve"> Second is the accounting</w:delText>
        </w:r>
        <w:r w:rsidR="00ED6B30" w:rsidDel="00B14BFF">
          <w:delText xml:space="preserve"> and correction</w:delText>
        </w:r>
        <w:r w:rsidR="00FF649F" w:rsidDel="00B14BFF">
          <w:delText xml:space="preserve"> </w:delText>
        </w:r>
        <w:r w:rsidR="00ED6B30" w:rsidDel="00B14BFF">
          <w:delText xml:space="preserve">of </w:delText>
        </w:r>
        <w:r w:rsidR="00FF649F" w:rsidDel="00B14BFF">
          <w:delText>parasitic effects in the intended loading angle of the MAF rig</w:delText>
        </w:r>
        <w:r w:rsidR="00211C49" w:rsidDel="00B14BFF">
          <w:delText>.</w:delText>
        </w:r>
        <w:r w:rsidR="00D52497" w:rsidDel="00B14BFF">
          <w:delText xml:space="preserve"> </w:delText>
        </w:r>
      </w:del>
    </w:p>
    <w:p w14:paraId="7288F3D4" w14:textId="13F7F65D" w:rsidR="00CD00F9" w:rsidRDefault="00B14BFF" w:rsidP="00D52497">
      <w:pPr>
        <w:rPr>
          <w:ins w:id="2313" w:author="Tobias Laux" w:date="2024-09-09T23:24:00Z" w16du:dateUtc="2024-09-09T22:24:00Z"/>
        </w:rPr>
      </w:pPr>
      <w:ins w:id="2314" w:author="Janice Barton" w:date="2024-09-22T14:13:00Z" w16du:dateUtc="2024-09-22T13:13:00Z">
        <w:r>
          <w:t>For future work t</w:t>
        </w:r>
      </w:ins>
      <w:del w:id="2315" w:author="Janice Barton" w:date="2024-09-22T14:13:00Z" w16du:dateUtc="2024-09-22T13:13:00Z">
        <w:r w:rsidR="00493B7B" w:rsidRPr="0093386F" w:rsidDel="00B14BFF">
          <w:delText>T</w:delText>
        </w:r>
      </w:del>
      <w:r w:rsidR="00493B7B" w:rsidRPr="0093386F">
        <w:t>he Bayesian framework</w:t>
      </w:r>
      <w:r w:rsidR="0000766E">
        <w:t xml:space="preserve"> </w:t>
      </w:r>
      <w:del w:id="2316" w:author="Janice Barton" w:date="2024-09-22T14:13:00Z" w16du:dateUtc="2024-09-22T13:13:00Z">
        <w:r w:rsidR="0000766E" w:rsidDel="00B14BFF">
          <w:delText>pres</w:delText>
        </w:r>
        <w:r w:rsidR="008C15C8" w:rsidDel="00B14BFF">
          <w:delText>ented here</w:delText>
        </w:r>
      </w:del>
      <w:ins w:id="2317" w:author="Janice Barton" w:date="2024-09-22T14:13:00Z" w16du:dateUtc="2024-09-22T13:13:00Z">
        <w:r>
          <w:t xml:space="preserve">described in the paper </w:t>
        </w:r>
      </w:ins>
      <w:del w:id="2318" w:author="Janice Barton" w:date="2024-09-22T14:13:00Z" w16du:dateUtc="2024-09-22T13:13:00Z">
        <w:r w:rsidR="00493B7B" w:rsidRPr="0093386F" w:rsidDel="00B14BFF">
          <w:delText xml:space="preserve"> </w:delText>
        </w:r>
        <w:r w:rsidR="00493B7B" w:rsidDel="00B14BFF">
          <w:delText xml:space="preserve">also </w:delText>
        </w:r>
      </w:del>
      <w:r w:rsidR="00493B7B">
        <w:t xml:space="preserve">allows for a </w:t>
      </w:r>
      <w:r w:rsidR="00493B7B" w:rsidRPr="0093386F">
        <w:t>continuou</w:t>
      </w:r>
      <w:r w:rsidR="00493B7B">
        <w:t>s</w:t>
      </w:r>
      <w:r w:rsidR="00493B7B" w:rsidRPr="0093386F">
        <w:t xml:space="preserve"> update</w:t>
      </w:r>
      <w:r w:rsidR="00493B7B">
        <w:t xml:space="preserve"> in</w:t>
      </w:r>
      <w:r w:rsidR="00493B7B" w:rsidRPr="0093386F">
        <w:t xml:space="preserve"> the predictions when new </w:t>
      </w:r>
      <w:r w:rsidR="00493B7B">
        <w:t xml:space="preserve">experimental </w:t>
      </w:r>
      <w:del w:id="2319" w:author="Janice Barton" w:date="2024-09-22T14:13:00Z" w16du:dateUtc="2024-09-22T13:13:00Z">
        <w:r w:rsidR="00493B7B" w:rsidDel="003332F7">
          <w:delText xml:space="preserve">tests </w:delText>
        </w:r>
      </w:del>
      <w:ins w:id="2320" w:author="Janice Barton" w:date="2024-09-22T14:13:00Z" w16du:dateUtc="2024-09-22T13:13:00Z">
        <w:r w:rsidR="003332F7">
          <w:t>resu</w:t>
        </w:r>
      </w:ins>
      <w:ins w:id="2321" w:author="Janice Barton" w:date="2024-09-22T14:14:00Z" w16du:dateUtc="2024-09-22T13:14:00Z">
        <w:r w:rsidR="003332F7">
          <w:t xml:space="preserve">lts </w:t>
        </w:r>
      </w:ins>
      <w:r w:rsidR="00493B7B">
        <w:t>are</w:t>
      </w:r>
      <w:r w:rsidR="00493B7B" w:rsidRPr="0093386F">
        <w:t xml:space="preserve"> available</w:t>
      </w:r>
      <w:r w:rsidR="00493B7B">
        <w:t>.</w:t>
      </w:r>
      <w:r w:rsidR="00211C49">
        <w:t xml:space="preserve"> In such cases, the posterior</w:t>
      </w:r>
      <w:r w:rsidR="004D43F8">
        <w:t xml:space="preserve"> </w:t>
      </w:r>
      <w:r w:rsidR="00042560">
        <w:t>pro</w:t>
      </w:r>
      <w:r w:rsidR="004D43F8">
        <w:t>bability</w:t>
      </w:r>
      <w:r w:rsidR="00211C49">
        <w:t xml:space="preserve"> </w:t>
      </w:r>
      <w:r w:rsidR="00033EB0">
        <w:t>distributions obtained will become the prior distributions which can be combined with the new experimental data via Bayes’</w:t>
      </w:r>
      <w:r w:rsidR="00D52497">
        <w:t xml:space="preserve"> t</w:t>
      </w:r>
      <w:r w:rsidR="00033EB0">
        <w:t>heorem</w:t>
      </w:r>
      <w:r w:rsidR="00227F4F">
        <w:t>.</w:t>
      </w:r>
      <w:r w:rsidR="00F84307">
        <w:t xml:space="preserve"> </w:t>
      </w:r>
      <w:commentRangeStart w:id="2322"/>
      <w:commentRangeStart w:id="2323"/>
      <w:ins w:id="2324" w:author="Janice Barton" w:date="2024-09-22T14:14:00Z" w16du:dateUtc="2024-09-22T13:14:00Z">
        <w:r w:rsidR="003332F7">
          <w:t xml:space="preserve">Furthermore, </w:t>
        </w:r>
      </w:ins>
      <w:ins w:id="2325" w:author="Janice Barton" w:date="2024-09-24T10:51:00Z" w16du:dateUtc="2024-09-24T09:51:00Z">
        <w:r w:rsidR="002B5030">
          <w:t xml:space="preserve">in future work </w:t>
        </w:r>
      </w:ins>
      <w:ins w:id="2326" w:author="Janice Barton" w:date="2024-09-22T14:14:00Z" w16du:dateUtc="2024-09-22T13:14:00Z">
        <w:r w:rsidR="003332F7">
          <w:t>t</w:t>
        </w:r>
      </w:ins>
      <w:del w:id="2327" w:author="Janice Barton" w:date="2024-09-22T14:14:00Z" w16du:dateUtc="2024-09-22T13:14:00Z">
        <w:r w:rsidR="00F84307" w:rsidDel="003332F7">
          <w:delText>T</w:delText>
        </w:r>
      </w:del>
      <w:r w:rsidR="00F84307">
        <w:t xml:space="preserve">he </w:t>
      </w:r>
      <w:r w:rsidR="007E0351">
        <w:t xml:space="preserve"> </w:t>
      </w:r>
      <w:r w:rsidR="001B1406">
        <w:t xml:space="preserve">Bayesian </w:t>
      </w:r>
      <w:r w:rsidR="007E0351">
        <w:t xml:space="preserve">framework </w:t>
      </w:r>
      <w:del w:id="2328" w:author="Janice Barton" w:date="2024-09-24T10:52:00Z" w16du:dateUtc="2024-09-24T09:52:00Z">
        <w:r w:rsidR="006C2331" w:rsidDel="002B5030">
          <w:delText xml:space="preserve">can </w:delText>
        </w:r>
        <w:r w:rsidR="00AC1524" w:rsidDel="002B5030">
          <w:delText>provide tools</w:delText>
        </w:r>
        <w:r w:rsidR="001B1406" w:rsidDel="002B5030">
          <w:delText xml:space="preserve"> </w:delText>
        </w:r>
        <w:r w:rsidR="00073A5D" w:rsidDel="002B5030">
          <w:delText xml:space="preserve">that </w:delText>
        </w:r>
        <w:r w:rsidR="007E0351" w:rsidDel="002B5030">
          <w:delText>can be</w:delText>
        </w:r>
      </w:del>
      <w:ins w:id="2329" w:author="Janice Barton" w:date="2024-09-24T10:52:00Z" w16du:dateUtc="2024-09-24T09:52:00Z">
        <w:r w:rsidR="002B5030">
          <w:t>will</w:t>
        </w:r>
      </w:ins>
      <w:r w:rsidR="007E0351">
        <w:t xml:space="preserve"> used </w:t>
      </w:r>
      <w:r w:rsidR="00443249">
        <w:t xml:space="preserve">to determine </w:t>
      </w:r>
      <w:r w:rsidR="00493B7B" w:rsidRPr="0093386F">
        <w:t>t</w:t>
      </w:r>
      <w:r w:rsidR="00443249">
        <w:t xml:space="preserve">he </w:t>
      </w:r>
      <w:r w:rsidR="0097599E">
        <w:t xml:space="preserve">optimal </w:t>
      </w:r>
      <w:r w:rsidR="00443249">
        <w:t xml:space="preserve">set of next </w:t>
      </w:r>
      <w:r w:rsidR="0097599E">
        <w:t>experiment</w:t>
      </w:r>
      <w:ins w:id="2330" w:author="Janice Barton" w:date="2024-09-22T14:14:00Z" w16du:dateUtc="2024-09-22T13:14:00Z">
        <w:r w:rsidR="003332F7">
          <w:t>s</w:t>
        </w:r>
      </w:ins>
      <w:del w:id="2331" w:author="Janice Barton" w:date="2024-09-22T14:14:00Z" w16du:dateUtc="2024-09-22T13:14:00Z">
        <w:r w:rsidR="0097599E" w:rsidDel="003332F7">
          <w:delText xml:space="preserve">al </w:delText>
        </w:r>
        <w:r w:rsidR="00443249" w:rsidDel="003332F7">
          <w:delText>tests</w:delText>
        </w:r>
      </w:del>
      <w:r w:rsidR="00443249">
        <w:t xml:space="preserve"> </w:t>
      </w:r>
      <w:r w:rsidR="00A364B0">
        <w:t xml:space="preserve">according to </w:t>
      </w:r>
      <w:r w:rsidR="005C594F">
        <w:t xml:space="preserve">a </w:t>
      </w:r>
      <w:r w:rsidR="00A364B0">
        <w:t>specified</w:t>
      </w:r>
      <w:r w:rsidR="00443249">
        <w:t xml:space="preserve"> </w:t>
      </w:r>
      <w:r w:rsidR="00073A5D">
        <w:t>utility</w:t>
      </w:r>
      <w:r w:rsidR="0097599E">
        <w:t xml:space="preserve"> or cost </w:t>
      </w:r>
      <w:r w:rsidR="00A364B0">
        <w:t>functions</w:t>
      </w:r>
      <w:ins w:id="2332" w:author="Janice Barton" w:date="2024-09-24T10:52:00Z" w16du:dateUtc="2024-09-24T09:52:00Z">
        <w:r w:rsidR="002B5030">
          <w:t xml:space="preserve"> as described in</w:t>
        </w:r>
      </w:ins>
      <w:r w:rsidR="0051062D">
        <w:t xml:space="preserve"> </w:t>
      </w:r>
      <w:r w:rsidR="0051062D">
        <w:fldChar w:fldCharType="begin"/>
      </w:r>
      <w:r w:rsidR="009D5636">
        <w:instrText xml:space="preserve"> ADDIN EN.CITE &lt;EndNote&gt;&lt;Cite&gt;&lt;Author&gt;Bernardo&lt;/Author&gt;&lt;Year&gt;1994&lt;/Year&gt;&lt;RecNum&gt;27&lt;/RecNum&gt;&lt;DisplayText&gt;[29, 42]&lt;/DisplayText&gt;&lt;record&gt;&lt;rec-number&gt;27&lt;/rec-number&gt;&lt;foreign-keys&gt;&lt;key app="EN" db-id="ex50s9f2oazte6ed2zmxxx53tsxtfeaftxv2" timestamp="1724425771"&gt;27&lt;/key&gt;&lt;/foreign-keys&gt;&lt;ref-type name="Book"&gt;6&lt;/ref-type&gt;&lt;contributors&gt;&lt;authors&gt;&lt;author&gt;José M. Bernardo&lt;/author&gt;&lt;author&gt;Adrian F. M. Smith&lt;/author&gt;&lt;/authors&gt;&lt;/contributors&gt;&lt;titles&gt;&lt;title&gt;Bayesian Theory&lt;/title&gt;&lt;/titles&gt;&lt;dates&gt;&lt;year&gt;1994&lt;/year&gt;&lt;/dates&gt;&lt;publisher&gt;John Wiley &amp;amp; Sons&lt;/publisher&gt;&lt;urls&gt;&lt;related-urls&gt;&lt;url&gt;https://onlinelibrary.wiley.com/doi/book/10.1002/9780470316870&lt;/url&gt;&lt;/related-urls&gt;&lt;/urls&gt;&lt;/record&gt;&lt;/Cite&gt;&lt;Cite&gt;&lt;Author&gt;Ryan&lt;/Author&gt;&lt;Year&gt;2016&lt;/Year&gt;&lt;RecNum&gt;43&lt;/RecNum&gt;&lt;record&gt;&lt;rec-number&gt;43&lt;/rec-number&gt;&lt;foreign-keys&gt;&lt;key app="EN" db-id="ex50s9f2oazte6ed2zmxxx53tsxtfeaftxv2" timestamp="1725033069"&gt;43&lt;/key&gt;&lt;/foreign-keys&gt;&lt;ref-type name="Journal Article"&gt;17&lt;/ref-type&gt;&lt;contributors&gt;&lt;authors&gt;&lt;author&gt;Ryan, Elizabeth G.&lt;/author&gt;&lt;author&gt;Drovandi, Christopher C.&lt;/author&gt;&lt;author&gt;McGree, James M.&lt;/author&gt;&lt;author&gt;Pettitt, Anthony N.&lt;/author&gt;&lt;/authors&gt;&lt;/contributors&gt;&lt;titles&gt;&lt;title&gt;A Review of Modern Computational Algorithms for Bayesian Optimal Design&lt;/title&gt;&lt;secondary-title&gt;International Statistical Review&lt;/secondary-title&gt;&lt;/titles&gt;&lt;periodical&gt;&lt;full-title&gt;International Statistical Review&lt;/full-title&gt;&lt;/periodical&gt;&lt;pages&gt;128-154&lt;/pages&gt;&lt;volume&gt;84&lt;/volume&gt;&lt;number&gt;1&lt;/number&gt;&lt;dates&gt;&lt;year&gt;2016&lt;/year&gt;&lt;/dates&gt;&lt;isbn&gt;0306-7734&lt;/isbn&gt;&lt;urls&gt;&lt;related-urls&gt;&lt;url&gt;https://onlinelibrary.wiley.com/doi/abs/10.1111/insr.12107&lt;/url&gt;&lt;/related-urls&gt;&lt;/urls&gt;&lt;electronic-resource-num&gt;https://doi.org/10.1111/insr.12107&lt;/electronic-resource-num&gt;&lt;/record&gt;&lt;/Cite&gt;&lt;/EndNote&gt;</w:instrText>
      </w:r>
      <w:r w:rsidR="0051062D">
        <w:fldChar w:fldCharType="separate"/>
      </w:r>
      <w:r w:rsidR="009D5636">
        <w:rPr>
          <w:noProof/>
        </w:rPr>
        <w:t>[</w:t>
      </w:r>
      <w:hyperlink w:anchor="_ENREF_29" w:tooltip="Bernardo, 1994 #27" w:history="1">
        <w:r w:rsidR="009D5636" w:rsidRPr="009D5636">
          <w:rPr>
            <w:rStyle w:val="Hyperlink"/>
          </w:rPr>
          <w:t>29</w:t>
        </w:r>
      </w:hyperlink>
      <w:r w:rsidR="009D5636">
        <w:rPr>
          <w:noProof/>
        </w:rPr>
        <w:t xml:space="preserve">, </w:t>
      </w:r>
      <w:hyperlink w:anchor="_ENREF_42" w:tooltip="Ryan, 2016 #43" w:history="1">
        <w:r w:rsidR="009D5636" w:rsidRPr="009D5636">
          <w:rPr>
            <w:rStyle w:val="Hyperlink"/>
          </w:rPr>
          <w:t>42</w:t>
        </w:r>
      </w:hyperlink>
      <w:r w:rsidR="009D5636">
        <w:rPr>
          <w:noProof/>
        </w:rPr>
        <w:t>]</w:t>
      </w:r>
      <w:r w:rsidR="0051062D">
        <w:fldChar w:fldCharType="end"/>
      </w:r>
      <w:r w:rsidR="00A364B0">
        <w:t>.</w:t>
      </w:r>
      <w:commentRangeEnd w:id="2322"/>
      <w:r w:rsidR="003332F7">
        <w:rPr>
          <w:rStyle w:val="CommentReference"/>
          <w:rFonts w:ascii="Calibri" w:eastAsiaTheme="minorEastAsia" w:hAnsi="Calibri" w:cstheme="minorBidi"/>
          <w:lang w:eastAsia="zh-CN"/>
        </w:rPr>
        <w:commentReference w:id="2322"/>
      </w:r>
      <w:commentRangeEnd w:id="2323"/>
      <w:r w:rsidR="002B5030">
        <w:rPr>
          <w:rStyle w:val="CommentReference"/>
          <w:rFonts w:ascii="Calibri" w:eastAsiaTheme="minorEastAsia" w:hAnsi="Calibri" w:cstheme="minorBidi"/>
          <w:lang w:eastAsia="zh-CN"/>
        </w:rPr>
        <w:commentReference w:id="2323"/>
      </w:r>
      <w:r w:rsidR="00AC1524">
        <w:t xml:space="preserve"> </w:t>
      </w:r>
      <w:commentRangeStart w:id="2333"/>
      <w:commentRangeStart w:id="2334"/>
      <w:r w:rsidR="00F84307">
        <w:t>Finally, t</w:t>
      </w:r>
      <w:r w:rsidR="002426FF">
        <w:t xml:space="preserve">he probabilistic framework presented in the paper can be </w:t>
      </w:r>
      <w:del w:id="2335" w:author="Janice Barton" w:date="2024-09-22T14:15:00Z" w16du:dateUtc="2024-09-22T13:15:00Z">
        <w:r w:rsidR="002426FF" w:rsidDel="003332F7">
          <w:delText>easily extended</w:delText>
        </w:r>
      </w:del>
      <w:ins w:id="2336" w:author="Janice Barton" w:date="2024-09-22T14:15:00Z" w16du:dateUtc="2024-09-22T13:15:00Z">
        <w:r w:rsidR="003332F7">
          <w:t>modified to suit other speci</w:t>
        </w:r>
      </w:ins>
      <w:ins w:id="2337" w:author="Janice Barton" w:date="2024-09-22T14:16:00Z" w16du:dateUtc="2024-09-22T13:16:00Z">
        <w:r w:rsidR="003332F7">
          <w:t xml:space="preserve">men </w:t>
        </w:r>
        <w:r w:rsidR="003332F7">
          <w:lastRenderedPageBreak/>
          <w:t xml:space="preserve">configurations and experiments by </w:t>
        </w:r>
      </w:ins>
      <w:del w:id="2338" w:author="Janice Barton" w:date="2024-09-22T14:15:00Z" w16du:dateUtc="2024-09-22T13:15:00Z">
        <w:r w:rsidR="002426FF" w:rsidDel="003332F7">
          <w:delText xml:space="preserve"> </w:delText>
        </w:r>
        <w:r w:rsidR="00C56E40" w:rsidDel="003332F7">
          <w:delText>to</w:delText>
        </w:r>
      </w:del>
      <w:del w:id="2339" w:author="Janice Barton" w:date="2024-09-22T14:16:00Z" w16du:dateUtc="2024-09-22T13:16:00Z">
        <w:r w:rsidR="00C56E40" w:rsidDel="003332F7">
          <w:delText xml:space="preserve"> </w:delText>
        </w:r>
      </w:del>
      <w:del w:id="2340" w:author="Janice Barton" w:date="2024-09-22T14:15:00Z" w16du:dateUtc="2024-09-22T13:15:00Z">
        <w:r w:rsidR="00C56E40" w:rsidDel="003332F7">
          <w:delText xml:space="preserve">other </w:delText>
        </w:r>
      </w:del>
      <w:del w:id="2341" w:author="Janice Barton" w:date="2024-09-22T14:16:00Z" w16du:dateUtc="2024-09-22T13:16:00Z">
        <w:r w:rsidR="00C56E40" w:rsidDel="003332F7">
          <w:delText xml:space="preserve">types of complex experimental tests by </w:delText>
        </w:r>
      </w:del>
      <w:del w:id="2342" w:author="Tobias Laux" w:date="2024-09-09T23:00:00Z" w16du:dateUtc="2024-09-09T22:00:00Z">
        <w:r w:rsidR="00C56E40" w:rsidDel="00B81E36">
          <w:delText>simply</w:delText>
        </w:r>
        <w:r w:rsidR="00600979" w:rsidDel="00B81E36">
          <w:delText xml:space="preserve"> </w:delText>
        </w:r>
      </w:del>
      <w:r w:rsidR="00600979">
        <w:t>chan</w:t>
      </w:r>
      <w:r w:rsidR="008F4D9C">
        <w:t>ging the corresponding FE model as well as</w:t>
      </w:r>
      <w:r w:rsidR="00CD00F9">
        <w:t xml:space="preserve"> adding a </w:t>
      </w:r>
      <w:r w:rsidR="00D52497">
        <w:t>corresponding latent</w:t>
      </w:r>
      <w:r w:rsidR="00CD00F9">
        <w:t xml:space="preserve"> bias</w:t>
      </w:r>
      <w:r w:rsidR="008F4D9C">
        <w:t xml:space="preserve"> in the appropriate input parameters</w:t>
      </w:r>
      <w:r w:rsidR="00CD00F9">
        <w:t>.</w:t>
      </w:r>
      <w:r w:rsidR="00C56E40">
        <w:t xml:space="preserve"> </w:t>
      </w:r>
      <w:bookmarkStart w:id="2343" w:name="_Toc133938876"/>
      <w:commentRangeEnd w:id="2333"/>
      <w:r w:rsidR="003332F7">
        <w:rPr>
          <w:rStyle w:val="CommentReference"/>
          <w:rFonts w:ascii="Calibri" w:eastAsiaTheme="minorEastAsia" w:hAnsi="Calibri" w:cstheme="minorBidi"/>
          <w:lang w:eastAsia="zh-CN"/>
        </w:rPr>
        <w:commentReference w:id="2333"/>
      </w:r>
      <w:commentRangeEnd w:id="2334"/>
      <w:r w:rsidR="002B5030">
        <w:rPr>
          <w:rStyle w:val="CommentReference"/>
          <w:rFonts w:ascii="Calibri" w:eastAsiaTheme="minorEastAsia" w:hAnsi="Calibri" w:cstheme="minorBidi"/>
          <w:lang w:eastAsia="zh-CN"/>
        </w:rPr>
        <w:commentReference w:id="2334"/>
      </w:r>
    </w:p>
    <w:p w14:paraId="0E366DA3" w14:textId="77777777" w:rsidR="00A701FF" w:rsidRDefault="00A701FF" w:rsidP="00D52497">
      <w:pPr>
        <w:rPr>
          <w:ins w:id="2344" w:author="Tobias Laux" w:date="2024-09-09T23:24:00Z" w16du:dateUtc="2024-09-09T22:24:00Z"/>
        </w:rPr>
      </w:pPr>
    </w:p>
    <w:p w14:paraId="74E041B7" w14:textId="2050038E" w:rsidR="00A701FF" w:rsidRDefault="00A701FF" w:rsidP="00D52497">
      <w:pPr>
        <w:rPr>
          <w:ins w:id="2345" w:author="Tobias Laux" w:date="2024-09-09T23:24:00Z" w16du:dateUtc="2024-09-09T22:24:00Z"/>
        </w:rPr>
      </w:pPr>
      <w:commentRangeStart w:id="2346"/>
      <w:ins w:id="2347" w:author="Tobias Laux" w:date="2024-09-09T23:24:00Z" w16du:dateUtc="2024-09-09T22:24:00Z">
        <w:r>
          <w:t xml:space="preserve">Questions: </w:t>
        </w:r>
      </w:ins>
    </w:p>
    <w:p w14:paraId="6312A194" w14:textId="12FC92FC" w:rsidR="00A701FF" w:rsidRDefault="00A701FF" w:rsidP="00A701FF">
      <w:pPr>
        <w:pStyle w:val="ListParagraph"/>
        <w:numPr>
          <w:ilvl w:val="0"/>
          <w:numId w:val="21"/>
        </w:numPr>
        <w:rPr>
          <w:ins w:id="2348" w:author="Tobias Laux" w:date="2024-09-09T23:25:00Z" w16du:dateUtc="2024-09-09T22:25:00Z"/>
        </w:rPr>
      </w:pPr>
      <w:ins w:id="2349" w:author="Tobias Laux" w:date="2024-09-09T23:24:00Z" w16du:dateUtc="2024-09-09T22:24:00Z">
        <w:r>
          <w:t xml:space="preserve">Looking at Table 3, 6, and 9 there is no improvement of the mean predictions, but an increase in </w:t>
        </w:r>
        <w:r w:rsidR="00B222FA">
          <w:t>uncertainty when latent bias is introduced. What does that tell us?</w:t>
        </w:r>
      </w:ins>
    </w:p>
    <w:p w14:paraId="7C7A649D" w14:textId="09A272C0" w:rsidR="008B06AE" w:rsidRDefault="008B06AE" w:rsidP="00A701FF">
      <w:pPr>
        <w:pStyle w:val="ListParagraph"/>
        <w:numPr>
          <w:ilvl w:val="0"/>
          <w:numId w:val="21"/>
        </w:numPr>
        <w:rPr>
          <w:ins w:id="2350" w:author="Tobias Laux" w:date="2024-09-09T23:26:00Z" w16du:dateUtc="2024-09-09T22:26:00Z"/>
        </w:rPr>
      </w:pPr>
      <w:ins w:id="2351" w:author="Tobias Laux" w:date="2024-09-09T23:26:00Z" w16du:dateUtc="2024-09-09T22:26:00Z">
        <w:r>
          <w:t xml:space="preserve">In Table 3, 6, 9, why are there </w:t>
        </w:r>
        <w:proofErr w:type="spellStart"/>
        <w:r>
          <w:t>differecnes</w:t>
        </w:r>
        <w:proofErr w:type="spellEnd"/>
        <w:r>
          <w:t xml:space="preserve"> in the priors? Are they not all the same?</w:t>
        </w:r>
      </w:ins>
      <w:commentRangeEnd w:id="2346"/>
      <w:r w:rsidR="002B5030">
        <w:rPr>
          <w:rStyle w:val="CommentReference"/>
        </w:rPr>
        <w:commentReference w:id="2346"/>
      </w:r>
    </w:p>
    <w:p w14:paraId="4002EA51" w14:textId="77777777" w:rsidR="008B06AE" w:rsidRDefault="008B06AE">
      <w:pPr>
        <w:pStyle w:val="ListParagraph"/>
        <w:numPr>
          <w:ilvl w:val="0"/>
          <w:numId w:val="21"/>
        </w:numPr>
        <w:pPrChange w:id="2352" w:author="Tobias Laux" w:date="2024-09-09T23:24:00Z" w16du:dateUtc="2024-09-09T22:24:00Z">
          <w:pPr/>
        </w:pPrChange>
      </w:pPr>
    </w:p>
    <w:p w14:paraId="5B5E420D" w14:textId="7EBBB251" w:rsidR="00DF3828" w:rsidRDefault="005E5DEF" w:rsidP="00294633">
      <w:pPr>
        <w:pStyle w:val="section"/>
        <w:numPr>
          <w:ilvl w:val="0"/>
          <w:numId w:val="0"/>
        </w:numPr>
        <w:outlineLvl w:val="0"/>
      </w:pPr>
      <w:r w:rsidRPr="005E5DEF">
        <w:t>Acknowledgements</w:t>
      </w:r>
      <w:bookmarkEnd w:id="2343"/>
    </w:p>
    <w:p w14:paraId="5A92C087" w14:textId="04179521" w:rsidR="00FE216B" w:rsidRDefault="00781A97" w:rsidP="00C2450A">
      <w:r w:rsidRPr="00781A97">
        <w:t>This work was supported by the EPSRC Programme Grant ‘Certification for Design – Reshaping the Testing Pyramid’ (</w:t>
      </w:r>
      <w:proofErr w:type="spellStart"/>
      <w:r w:rsidRPr="00781A97">
        <w:t>CerTest</w:t>
      </w:r>
      <w:proofErr w:type="spellEnd"/>
      <w:r w:rsidRPr="00781A97">
        <w:t>, EP/S017038/1). The support received is gratefully acknowledged.</w:t>
      </w:r>
    </w:p>
    <w:p w14:paraId="1548E696" w14:textId="0B5D9128" w:rsidR="00FE216B" w:rsidRDefault="00FE216B" w:rsidP="00294633">
      <w:pPr>
        <w:pStyle w:val="section"/>
        <w:numPr>
          <w:ilvl w:val="0"/>
          <w:numId w:val="0"/>
        </w:numPr>
        <w:outlineLvl w:val="0"/>
      </w:pPr>
      <w:bookmarkStart w:id="2353" w:name="_Toc133938877"/>
      <w:r>
        <w:t>Reference</w:t>
      </w:r>
      <w:bookmarkEnd w:id="2353"/>
    </w:p>
    <w:p w14:paraId="3FDA1497" w14:textId="77777777" w:rsidR="009D5636" w:rsidRPr="009D5636" w:rsidRDefault="00974A0F" w:rsidP="009D5636">
      <w:pPr>
        <w:pStyle w:val="EndNoteBibliography"/>
        <w:spacing w:after="0"/>
        <w:ind w:left="0" w:firstLine="0"/>
      </w:pPr>
      <w:r>
        <w:fldChar w:fldCharType="begin"/>
      </w:r>
      <w:r>
        <w:instrText xml:space="preserve"> ADDIN EN.REFLIST </w:instrText>
      </w:r>
      <w:r>
        <w:fldChar w:fldCharType="separate"/>
      </w:r>
      <w:bookmarkStart w:id="2354" w:name="_ENREF_1"/>
      <w:r w:rsidR="009D5636" w:rsidRPr="009D5636">
        <w:t>[1] MIL-HDBK-17-3F: Composite Materials Handbook, Volume 3 - Polymer Matrix Composites Materials Usage, Design, and Analysis, U.S. Department of Defense, 2002.</w:t>
      </w:r>
      <w:bookmarkEnd w:id="2354"/>
    </w:p>
    <w:p w14:paraId="56EBDE13" w14:textId="77777777" w:rsidR="009D5636" w:rsidRPr="009D5636" w:rsidRDefault="009D5636" w:rsidP="009D5636">
      <w:pPr>
        <w:pStyle w:val="EndNoteBibliography"/>
        <w:spacing w:after="0"/>
        <w:ind w:left="0" w:firstLine="0"/>
      </w:pPr>
      <w:bookmarkStart w:id="2355" w:name="_ENREF_2"/>
      <w:r w:rsidRPr="009D5636">
        <w:t>[2] J. Rouchon, Certification of large airplane composite structures, recent progress and new trends in compliance philosophy, in:  In Proceedings of the 17th ICAS Congress, Stockholm, Sweden 1990, pp. 1439-1447.</w:t>
      </w:r>
      <w:bookmarkEnd w:id="2355"/>
    </w:p>
    <w:p w14:paraId="76939E46" w14:textId="77777777" w:rsidR="009D5636" w:rsidRPr="009D5636" w:rsidRDefault="009D5636" w:rsidP="009D5636">
      <w:pPr>
        <w:pStyle w:val="EndNoteBibliography"/>
        <w:spacing w:after="0"/>
        <w:ind w:left="0" w:firstLine="0"/>
      </w:pPr>
      <w:bookmarkStart w:id="2356" w:name="_ENREF_3"/>
      <w:r w:rsidRPr="009D5636">
        <w:t>[3] M.G. Ostergaard, A.R. Ibbotson, O.L. Roux, A.M. Prior, Virtual testing of aircraft structures, CEAS Aeronautical Journal, 1 (2011) 83-103.</w:t>
      </w:r>
      <w:bookmarkEnd w:id="2356"/>
    </w:p>
    <w:p w14:paraId="470F52DB" w14:textId="77777777" w:rsidR="009D5636" w:rsidRPr="009D5636" w:rsidRDefault="009D5636" w:rsidP="009D5636">
      <w:pPr>
        <w:pStyle w:val="EndNoteBibliography"/>
        <w:spacing w:after="0"/>
        <w:ind w:left="0" w:firstLine="0"/>
      </w:pPr>
      <w:bookmarkStart w:id="2357" w:name="_ENREF_4"/>
      <w:r w:rsidRPr="009D5636">
        <w:t>[4] J. LLorca, C. González, J.M. Molina-Aldareguía, J. Segurado, R. Seltzer, F. Sket, M. Rodríguez, S. Sádaba, R. Muñoz, L.P. Canal, Multiscale modeling of composite materials: a roadmap towards virtual testing, Advanced Materials, 23 (2011) 5130-5147.</w:t>
      </w:r>
      <w:bookmarkEnd w:id="2357"/>
    </w:p>
    <w:p w14:paraId="0B58D3B6" w14:textId="77777777" w:rsidR="009D5636" w:rsidRPr="009D5636" w:rsidRDefault="009D5636" w:rsidP="009D5636">
      <w:pPr>
        <w:pStyle w:val="EndNoteBibliography"/>
        <w:spacing w:after="0"/>
        <w:ind w:left="0" w:firstLine="0"/>
      </w:pPr>
      <w:bookmarkStart w:id="2358" w:name="_ENREF_5"/>
      <w:r w:rsidRPr="009D5636">
        <w:t>[5] C.S. Lopes, C. González, O. Falcó, F. Naya, J. Llorca, B. Tijs, Multiscale virtual testing: the roadmap to efficient design of composites for damage resistance and tolerance, CEAS Aeronautical Journal, 7 (2016) 607-619.</w:t>
      </w:r>
      <w:bookmarkEnd w:id="2358"/>
    </w:p>
    <w:p w14:paraId="40AE59D9" w14:textId="77777777" w:rsidR="009D5636" w:rsidRPr="009D5636" w:rsidRDefault="009D5636" w:rsidP="009D5636">
      <w:pPr>
        <w:pStyle w:val="EndNoteBibliography"/>
        <w:spacing w:after="0"/>
        <w:ind w:left="0" w:firstLine="0"/>
      </w:pPr>
      <w:bookmarkStart w:id="2359" w:name="_ENREF_6"/>
      <w:r w:rsidRPr="009D5636">
        <w:t>[6] O. Falcó, R.L. Ávila, B. Tijs, C.S. Lopes, Modelling and simulation methodology for unidirectional composite laminates in a Virtual Test Lab framework, Composite Structures, 190 (2018) 137-159.</w:t>
      </w:r>
      <w:bookmarkEnd w:id="2359"/>
    </w:p>
    <w:p w14:paraId="03322A16" w14:textId="77777777" w:rsidR="009D5636" w:rsidRPr="009D5636" w:rsidRDefault="009D5636" w:rsidP="009D5636">
      <w:pPr>
        <w:pStyle w:val="EndNoteBibliography"/>
        <w:spacing w:after="0"/>
        <w:ind w:left="0" w:firstLine="0"/>
      </w:pPr>
      <w:bookmarkStart w:id="2360" w:name="_ENREF_7"/>
      <w:r w:rsidRPr="009D5636">
        <w:t>[7] D.J. Wagg, K. Worden, R.J. Barthorpe, P. Gardner, Digital twins: State-of-the-art and future directions for modeling and simulation in engineering dynamics applications, ASCE-ASME J Risk and Uncert in Engrg Sys Part B Mech Engrg, 6 (2020).</w:t>
      </w:r>
      <w:bookmarkEnd w:id="2360"/>
    </w:p>
    <w:p w14:paraId="03893943" w14:textId="77777777" w:rsidR="009D5636" w:rsidRPr="009D5636" w:rsidRDefault="009D5636" w:rsidP="009D5636">
      <w:pPr>
        <w:pStyle w:val="EndNoteBibliography"/>
        <w:spacing w:after="0"/>
        <w:ind w:left="0" w:firstLine="0"/>
      </w:pPr>
      <w:bookmarkStart w:id="2361" w:name="_ENREF_8"/>
      <w:r w:rsidRPr="009D5636">
        <w:t>[8] A.S. Desai, N. N, S. Adhikari, S. Chakraborty, Enhanced multi-fidelity modeling for digital twin and uncertainty quantification, Probabilistic Engineering Mechanics, 74 (2023) 103525.</w:t>
      </w:r>
      <w:bookmarkEnd w:id="2361"/>
    </w:p>
    <w:p w14:paraId="1E9A1D07" w14:textId="77777777" w:rsidR="009D5636" w:rsidRPr="009D5636" w:rsidRDefault="009D5636" w:rsidP="009D5636">
      <w:pPr>
        <w:pStyle w:val="EndNoteBibliography"/>
        <w:spacing w:after="0"/>
        <w:ind w:left="0" w:firstLine="0"/>
      </w:pPr>
      <w:bookmarkStart w:id="2362" w:name="_ENREF_9"/>
      <w:r w:rsidRPr="009D5636">
        <w:t>[9] C. Gogu, W. Yin, R. Haftka, P. Ifju, J. Molimard, R. Le Riche, A. Vautrin, Bayesian identification of elastic constants in multi-directional laminate from moiré interferometry displacement fields, Experimental Mechanics, 53 (2013) 635-648.</w:t>
      </w:r>
      <w:bookmarkEnd w:id="2362"/>
    </w:p>
    <w:p w14:paraId="6C2C8885" w14:textId="77777777" w:rsidR="009D5636" w:rsidRPr="009D5636" w:rsidRDefault="009D5636" w:rsidP="009D5636">
      <w:pPr>
        <w:pStyle w:val="EndNoteBibliography"/>
        <w:spacing w:after="0"/>
        <w:ind w:left="0" w:firstLine="0"/>
      </w:pPr>
      <w:bookmarkStart w:id="2363" w:name="_ENREF_10"/>
      <w:r w:rsidRPr="009D5636">
        <w:t>[10] E.B. Albuquerque, C. Guzman, L.A. Borges, D.A. Castello, A Bayesian framework for the calibration of cohesive zone models, The Journal of Adhesion, 94 (2018) 255-277.</w:t>
      </w:r>
      <w:bookmarkEnd w:id="2363"/>
    </w:p>
    <w:p w14:paraId="3DC6AA81" w14:textId="77777777" w:rsidR="009D5636" w:rsidRPr="009D5636" w:rsidRDefault="009D5636" w:rsidP="009D5636">
      <w:pPr>
        <w:pStyle w:val="EndNoteBibliography"/>
        <w:spacing w:after="0"/>
        <w:ind w:left="0" w:firstLine="0"/>
      </w:pPr>
      <w:bookmarkStart w:id="2364" w:name="_ENREF_11"/>
      <w:r w:rsidRPr="009D5636">
        <w:t>[11] S. Dobrilla, M. Lunardelli, M. Nikolić, D. Lowke, B. Rosić, Bayesian inference of mesoscale mechanical properties of mortar using experimental data from a double shear test, Computer Methods in Applied Mechanics and Engineering, 409 (2023) 115964.</w:t>
      </w:r>
      <w:bookmarkEnd w:id="2364"/>
    </w:p>
    <w:p w14:paraId="2D7480E2" w14:textId="77777777" w:rsidR="009D5636" w:rsidRPr="009D5636" w:rsidRDefault="009D5636" w:rsidP="009D5636">
      <w:pPr>
        <w:pStyle w:val="EndNoteBibliography"/>
        <w:spacing w:after="0"/>
        <w:ind w:left="0" w:firstLine="0"/>
      </w:pPr>
      <w:bookmarkStart w:id="2365" w:name="_ENREF_12"/>
      <w:r w:rsidRPr="009D5636">
        <w:t>[12] C. Li, S. Mahadevan, Y. Ling, S. Choze, L. Wang, Dynamic Bayesian network for aircraft wing health monitoring digital twin, AIAA Journal, 55 (2017) 930-941.</w:t>
      </w:r>
      <w:bookmarkEnd w:id="2365"/>
    </w:p>
    <w:p w14:paraId="51DA3679" w14:textId="77777777" w:rsidR="009D5636" w:rsidRPr="009D5636" w:rsidRDefault="009D5636" w:rsidP="009D5636">
      <w:pPr>
        <w:pStyle w:val="EndNoteBibliography"/>
        <w:spacing w:after="0"/>
        <w:ind w:left="0" w:firstLine="0"/>
      </w:pPr>
      <w:bookmarkStart w:id="2366" w:name="_ENREF_13"/>
      <w:r w:rsidRPr="009D5636">
        <w:t>[13] M. Liao, G. Renaud, Y. Bombardier, Airframe digital twin technology adaptability assessment and technology demonstration, Engineering Fracture Mechanics, 225 (2020) 106793.</w:t>
      </w:r>
      <w:bookmarkEnd w:id="2366"/>
    </w:p>
    <w:p w14:paraId="61A9FEF5" w14:textId="77777777" w:rsidR="009D5636" w:rsidRPr="009D5636" w:rsidRDefault="009D5636" w:rsidP="009D5636">
      <w:pPr>
        <w:pStyle w:val="EndNoteBibliography"/>
        <w:spacing w:after="0"/>
        <w:ind w:left="0" w:firstLine="0"/>
      </w:pPr>
      <w:bookmarkStart w:id="2367" w:name="_ENREF_14"/>
      <w:r w:rsidRPr="009D5636">
        <w:t>[14] M.G. Kapteyn, J.V.R. Pretorius, K.E. Willcox, A probabilistic graphical model foundation for enabling predictive digital twins at scale, Nature Computational Science, 1 (2021) 337-347.</w:t>
      </w:r>
      <w:bookmarkEnd w:id="2367"/>
    </w:p>
    <w:p w14:paraId="08CF0B2B" w14:textId="77777777" w:rsidR="009D5636" w:rsidRPr="009D5636" w:rsidRDefault="009D5636" w:rsidP="009D5636">
      <w:pPr>
        <w:pStyle w:val="EndNoteBibliography"/>
        <w:spacing w:after="0"/>
        <w:ind w:left="0" w:firstLine="0"/>
      </w:pPr>
      <w:bookmarkStart w:id="2368" w:name="_ENREF_15"/>
      <w:r w:rsidRPr="009D5636">
        <w:t>[15] P. Congdon, Applied Bayesian Modelling, John Wiley &amp; Sons, 2003.</w:t>
      </w:r>
      <w:bookmarkEnd w:id="2368"/>
    </w:p>
    <w:p w14:paraId="096DF688" w14:textId="77777777" w:rsidR="009D5636" w:rsidRPr="009D5636" w:rsidRDefault="009D5636" w:rsidP="009D5636">
      <w:pPr>
        <w:pStyle w:val="EndNoteBibliography"/>
        <w:spacing w:after="0"/>
        <w:ind w:left="0" w:firstLine="0"/>
      </w:pPr>
      <w:bookmarkStart w:id="2369" w:name="_ENREF_16"/>
      <w:r w:rsidRPr="009D5636">
        <w:t>[16] D. Higdon, M. Kennedy, J.C. Cavendish, J.A. Cafeo, R.D. Ryne, Combining field data and computer simulations for calibration and prediction, SIAM Journal on Scientific Computing, 26 (2004) 448-466.</w:t>
      </w:r>
      <w:bookmarkEnd w:id="2369"/>
    </w:p>
    <w:p w14:paraId="00C2C6E5" w14:textId="77777777" w:rsidR="009D5636" w:rsidRPr="009D5636" w:rsidRDefault="009D5636" w:rsidP="009D5636">
      <w:pPr>
        <w:pStyle w:val="EndNoteBibliography"/>
        <w:spacing w:after="0"/>
        <w:ind w:left="0" w:firstLine="0"/>
      </w:pPr>
      <w:bookmarkStart w:id="2370" w:name="_ENREF_17"/>
      <w:r w:rsidRPr="009D5636">
        <w:lastRenderedPageBreak/>
        <w:t>[17] A. O'Hagan, Curve fitting and optimal design for prediction, Journal of the Royal Statistical Society. Series B (Methodological), 40 (1978) 1-42.</w:t>
      </w:r>
      <w:bookmarkEnd w:id="2370"/>
    </w:p>
    <w:p w14:paraId="4A2CE68B" w14:textId="77777777" w:rsidR="009D5636" w:rsidRPr="009D5636" w:rsidRDefault="009D5636" w:rsidP="009D5636">
      <w:pPr>
        <w:pStyle w:val="EndNoteBibliography"/>
        <w:spacing w:after="0"/>
        <w:ind w:left="0" w:firstLine="0"/>
      </w:pPr>
      <w:bookmarkStart w:id="2371" w:name="_ENREF_18"/>
      <w:r w:rsidRPr="009D5636">
        <w:t>[18] S. Jerome, J.W. William, J.M. Toby, P.W. Henry, Design and analysis of computer experiments, Statistical Science, 4 (1989) 409-423.</w:t>
      </w:r>
      <w:bookmarkEnd w:id="2371"/>
    </w:p>
    <w:p w14:paraId="6F5CE5BD" w14:textId="77777777" w:rsidR="009D5636" w:rsidRPr="009D5636" w:rsidRDefault="009D5636" w:rsidP="009D5636">
      <w:pPr>
        <w:pStyle w:val="EndNoteBibliography"/>
        <w:spacing w:after="0"/>
        <w:ind w:left="0" w:firstLine="0"/>
      </w:pPr>
      <w:bookmarkStart w:id="2372" w:name="_ENREF_19"/>
      <w:r w:rsidRPr="009D5636">
        <w:t>[19] K.W. Gan, T. Laux, S.T. Taher, J.M. Dulieu-Barton, O.T. Thomsen, A novel fixture for determining the tension/compression-shear failure envelope of multidirectional composite laminates, Composite Structures, 184 (2018) 662-673.</w:t>
      </w:r>
      <w:bookmarkEnd w:id="2372"/>
    </w:p>
    <w:p w14:paraId="63F6D3D2" w14:textId="77777777" w:rsidR="009D5636" w:rsidRPr="009D5636" w:rsidRDefault="009D5636" w:rsidP="009D5636">
      <w:pPr>
        <w:pStyle w:val="EndNoteBibliography"/>
        <w:spacing w:after="0"/>
        <w:ind w:left="0" w:firstLine="0"/>
      </w:pPr>
      <w:bookmarkStart w:id="2373" w:name="_ENREF_20"/>
      <w:r w:rsidRPr="009D5636">
        <w:t>[20] J. Holmes, S. Sommacal, R. Das, Z. Stachurski, P. Compston, Digital image and volume correlation for deformation and damage characterisation of fibre-reinforced composites: A review, Composite Structures, 315 (2023) 116994.</w:t>
      </w:r>
      <w:bookmarkEnd w:id="2373"/>
    </w:p>
    <w:p w14:paraId="6F75975A" w14:textId="77777777" w:rsidR="009D5636" w:rsidRPr="009D5636" w:rsidRDefault="009D5636" w:rsidP="009D5636">
      <w:pPr>
        <w:pStyle w:val="EndNoteBibliography"/>
        <w:spacing w:after="0"/>
        <w:ind w:left="0" w:firstLine="0"/>
      </w:pPr>
      <w:bookmarkStart w:id="2374" w:name="_ENREF_21"/>
      <w:r w:rsidRPr="009D5636">
        <w:t>[21] T. Laux, K.W. Gan, R.P. Tavares, C. Furtado, A. Arteiro, P.P. Camanho, O.T. Thomsen, J.M. Dulieu-Barton, Modelling damage in multidirectional laminates subjected to multi-axial loading: Ply thickness effects and model assessment, Composite Structures, 266 (2021) 113766.</w:t>
      </w:r>
      <w:bookmarkEnd w:id="2374"/>
    </w:p>
    <w:p w14:paraId="20F80E38" w14:textId="77777777" w:rsidR="009D5636" w:rsidRPr="009D5636" w:rsidRDefault="009D5636" w:rsidP="009D5636">
      <w:pPr>
        <w:pStyle w:val="EndNoteBibliography"/>
        <w:spacing w:after="0"/>
        <w:ind w:left="0" w:firstLine="0"/>
      </w:pPr>
      <w:bookmarkStart w:id="2375" w:name="_ENREF_22"/>
      <w:r w:rsidRPr="009D5636">
        <w:t>[22] T. Laux, K.W. Gan, J.M. Dulieu-Barton, O.T. Thomsen, Ply thickness and fibre orientation effects in multidirectional composite laminates subjected to combined tension/compression and shear, Composites Part A: Applied Science and Manufacturing, 133 (2020) 105864.</w:t>
      </w:r>
      <w:bookmarkEnd w:id="2375"/>
    </w:p>
    <w:p w14:paraId="0EAE310B" w14:textId="77777777" w:rsidR="009D5636" w:rsidRPr="009D5636" w:rsidRDefault="009D5636" w:rsidP="009D5636">
      <w:pPr>
        <w:pStyle w:val="EndNoteBibliography"/>
        <w:spacing w:after="0"/>
        <w:ind w:left="0" w:firstLine="0"/>
      </w:pPr>
      <w:bookmarkStart w:id="2376" w:name="_ENREF_23"/>
      <w:r w:rsidRPr="009D5636">
        <w:t>[23] T. Laux, R.C. Bullock, O.T. Thomsen, J.M. Dulieu-Barton, Lay-up effect on the open-hole shear strength of composite laminates, Composites Science and Technology, 239 (2023) 110044.</w:t>
      </w:r>
      <w:bookmarkEnd w:id="2376"/>
    </w:p>
    <w:p w14:paraId="7ED3F192" w14:textId="77777777" w:rsidR="009D5636" w:rsidRPr="009D5636" w:rsidRDefault="009D5636" w:rsidP="009D5636">
      <w:pPr>
        <w:pStyle w:val="EndNoteBibliography"/>
        <w:spacing w:after="0"/>
        <w:ind w:left="0" w:firstLine="0"/>
      </w:pPr>
      <w:bookmarkStart w:id="2377" w:name="_ENREF_24"/>
      <w:r w:rsidRPr="009D5636">
        <w:t>[24] S.R. Hallett, B.G. Green, W.-G. Jiang, K.H. Cheung, M.R. Wisnom, The open hole tensile test: a challenge for virtual testing of composites, International Journal of Fracture, 158 (2009) 169-181.</w:t>
      </w:r>
      <w:bookmarkEnd w:id="2377"/>
    </w:p>
    <w:p w14:paraId="024BDD61" w14:textId="77777777" w:rsidR="009D5636" w:rsidRPr="009D5636" w:rsidRDefault="009D5636" w:rsidP="009D5636">
      <w:pPr>
        <w:pStyle w:val="EndNoteBibliography"/>
        <w:spacing w:after="0"/>
        <w:ind w:left="0" w:firstLine="0"/>
      </w:pPr>
      <w:bookmarkStart w:id="2378" w:name="_ENREF_25"/>
      <w:r w:rsidRPr="009D5636">
        <w:t>[25] MatchID, in, SciTech Pty Ltd.</w:t>
      </w:r>
      <w:bookmarkEnd w:id="2378"/>
    </w:p>
    <w:p w14:paraId="6F87CAB9" w14:textId="7CDF2E67" w:rsidR="009D5636" w:rsidRPr="009D5636" w:rsidRDefault="009D5636" w:rsidP="009D5636">
      <w:pPr>
        <w:pStyle w:val="EndNoteBibliography"/>
        <w:spacing w:after="0"/>
        <w:ind w:left="0" w:firstLine="0"/>
      </w:pPr>
      <w:bookmarkStart w:id="2379" w:name="_ENREF_26"/>
      <w:r w:rsidRPr="009D5636">
        <w:t xml:space="preserve">[26] O. Sorkine-Hornung, M. Rabinovich, Least-Squares Rigid Motion Using SVD, </w:t>
      </w:r>
      <w:hyperlink r:id="rId54" w:history="1">
        <w:r w:rsidRPr="009D5636">
          <w:rPr>
            <w:rStyle w:val="Hyperlink"/>
          </w:rPr>
          <w:t>https://igl.ethz.ch/projects/ARAP/svd_rot.pdf</w:t>
        </w:r>
      </w:hyperlink>
      <w:r w:rsidRPr="009D5636">
        <w:t>, (2017).</w:t>
      </w:r>
      <w:bookmarkEnd w:id="2379"/>
    </w:p>
    <w:p w14:paraId="0BB301C1" w14:textId="77777777" w:rsidR="009D5636" w:rsidRPr="009D5636" w:rsidRDefault="009D5636" w:rsidP="009D5636">
      <w:pPr>
        <w:pStyle w:val="EndNoteBibliography"/>
        <w:spacing w:after="0"/>
        <w:ind w:left="0" w:firstLine="0"/>
      </w:pPr>
      <w:bookmarkStart w:id="2380" w:name="_ENREF_27"/>
      <w:r w:rsidRPr="009D5636">
        <w:t>[27] Abaqus/Standard in, Dassault Systèmes, 2018.</w:t>
      </w:r>
      <w:bookmarkEnd w:id="2380"/>
    </w:p>
    <w:p w14:paraId="3F346E40" w14:textId="77777777" w:rsidR="009D5636" w:rsidRPr="009D5636" w:rsidRDefault="009D5636" w:rsidP="009D5636">
      <w:pPr>
        <w:pStyle w:val="EndNoteBibliography"/>
        <w:spacing w:after="0"/>
        <w:ind w:left="0" w:firstLine="0"/>
      </w:pPr>
      <w:bookmarkStart w:id="2381" w:name="_ENREF_28"/>
      <w:r w:rsidRPr="009D5636">
        <w:t>[28] I. Jiménez-Fortunato, D.J. Bull, O.T. Thomsen, J.M. Dulieu-Barton, On the source of the thermoelastic response from orthotropic fibre reinforced composite laminates, Composites Part A: Applied Science and Manufacturing, 149 (2021) 106515.</w:t>
      </w:r>
      <w:bookmarkEnd w:id="2381"/>
    </w:p>
    <w:p w14:paraId="2B8C2F7D" w14:textId="77777777" w:rsidR="009D5636" w:rsidRPr="009D5636" w:rsidRDefault="009D5636" w:rsidP="009D5636">
      <w:pPr>
        <w:pStyle w:val="EndNoteBibliography"/>
        <w:spacing w:after="0"/>
        <w:ind w:left="0" w:firstLine="0"/>
      </w:pPr>
      <w:bookmarkStart w:id="2382" w:name="_ENREF_29"/>
      <w:r w:rsidRPr="009D5636">
        <w:t>[29] J.M. Bernardo, A.F.M. Smith, Bayesian Theory, John Wiley &amp; Sons, 1994.</w:t>
      </w:r>
      <w:bookmarkEnd w:id="2382"/>
    </w:p>
    <w:p w14:paraId="64258FDB" w14:textId="77777777" w:rsidR="009D5636" w:rsidRPr="009D5636" w:rsidRDefault="009D5636" w:rsidP="009D5636">
      <w:pPr>
        <w:pStyle w:val="EndNoteBibliography"/>
        <w:spacing w:after="0"/>
        <w:ind w:left="0" w:firstLine="0"/>
      </w:pPr>
      <w:bookmarkStart w:id="2383" w:name="_ENREF_30"/>
      <w:r w:rsidRPr="009D5636">
        <w:t>[30] A. Schöniger, T. Wöhling, L. Samaniego, W. Nowak, Model selection on solid ground: Rigorous comparison of nine ways to evaluate Bayesian model evidence, Water Resources Research, 50 (2014) 9484-9513.</w:t>
      </w:r>
      <w:bookmarkEnd w:id="2383"/>
    </w:p>
    <w:p w14:paraId="5C982F98" w14:textId="77777777" w:rsidR="009D5636" w:rsidRPr="009D5636" w:rsidRDefault="009D5636" w:rsidP="009D5636">
      <w:pPr>
        <w:pStyle w:val="EndNoteBibliography"/>
        <w:spacing w:after="0"/>
        <w:ind w:left="0" w:firstLine="0"/>
      </w:pPr>
      <w:bookmarkStart w:id="2384" w:name="_ENREF_31"/>
      <w:r w:rsidRPr="009D5636">
        <w:t>[31] S.P. Brooks, Markov chain Monte Carlo method and its application, Journal of the Royal Statistical Society. Series D (The Statistician), 47 (1998) 69-100.</w:t>
      </w:r>
      <w:bookmarkEnd w:id="2384"/>
    </w:p>
    <w:p w14:paraId="5FDFD794" w14:textId="77777777" w:rsidR="009D5636" w:rsidRPr="009D5636" w:rsidRDefault="009D5636" w:rsidP="009D5636">
      <w:pPr>
        <w:pStyle w:val="EndNoteBibliography"/>
        <w:spacing w:after="0"/>
        <w:ind w:left="0" w:firstLine="0"/>
      </w:pPr>
      <w:bookmarkStart w:id="2385" w:name="_ENREF_32"/>
      <w:r w:rsidRPr="009D5636">
        <w:t>[32] D. van Ravenzwaaij, P. Cassey, S.D. Brown, A simple introduction to Markov Chain Monte–Carlo sampling, Psychonomic Bulletin &amp; Review, 25 (2018) 143-154.</w:t>
      </w:r>
      <w:bookmarkEnd w:id="2385"/>
    </w:p>
    <w:p w14:paraId="1F0F5BEF" w14:textId="77777777" w:rsidR="009D5636" w:rsidRPr="009D5636" w:rsidRDefault="009D5636" w:rsidP="009D5636">
      <w:pPr>
        <w:pStyle w:val="EndNoteBibliography"/>
        <w:spacing w:after="0"/>
        <w:ind w:left="0" w:firstLine="0"/>
      </w:pPr>
      <w:bookmarkStart w:id="2386" w:name="_ENREF_33"/>
      <w:r w:rsidRPr="009D5636">
        <w:t>[33] M.D. McKay, R.J. Beckman, W.J. Conover, A Comparison of Three Methods for Selecting Values of Input Variables in the Analysis of Output from a Computer Code, Technometrics, 21 (1979) 239-245.</w:t>
      </w:r>
      <w:bookmarkEnd w:id="2386"/>
    </w:p>
    <w:p w14:paraId="6943BE18" w14:textId="77777777" w:rsidR="009D5636" w:rsidRPr="009D5636" w:rsidRDefault="009D5636" w:rsidP="009D5636">
      <w:pPr>
        <w:pStyle w:val="EndNoteBibliography"/>
        <w:spacing w:after="0"/>
        <w:ind w:left="0" w:firstLine="0"/>
      </w:pPr>
      <w:bookmarkStart w:id="2387" w:name="_ENREF_34"/>
      <w:r w:rsidRPr="009D5636">
        <w:t>[34] M.D. Morris, Factorial Sampling Plans for Preliminary Computational Experiments, Technometrics, 33 (1991) 161-174.</w:t>
      </w:r>
      <w:bookmarkEnd w:id="2387"/>
    </w:p>
    <w:p w14:paraId="51C1FAF7" w14:textId="77777777" w:rsidR="009D5636" w:rsidRPr="009D5636" w:rsidRDefault="009D5636" w:rsidP="009D5636">
      <w:pPr>
        <w:pStyle w:val="EndNoteBibliography"/>
        <w:spacing w:after="0"/>
        <w:ind w:left="0" w:firstLine="0"/>
      </w:pPr>
      <w:bookmarkStart w:id="2388" w:name="_ENREF_35"/>
      <w:r w:rsidRPr="009D5636">
        <w:t>[35] D. Simpson, H. Rue, A. Riebler, T.G. Martins, S.H. Sørbye, Penalising Model Component Complexity: A Principled, Practical Approach to Constructing Priors, Statistical Science, 32 (2017) 1-28, 28.</w:t>
      </w:r>
      <w:bookmarkEnd w:id="2388"/>
    </w:p>
    <w:p w14:paraId="5422D481" w14:textId="77777777" w:rsidR="009D5636" w:rsidRPr="009D5636" w:rsidRDefault="009D5636" w:rsidP="009D5636">
      <w:pPr>
        <w:pStyle w:val="EndNoteBibliography"/>
        <w:spacing w:after="0"/>
        <w:ind w:left="0" w:firstLine="0"/>
      </w:pPr>
      <w:bookmarkStart w:id="2389" w:name="_ENREF_36"/>
      <w:r w:rsidRPr="009D5636">
        <w:t>[36] C.E. Rasmussen, C.K.I. Williams, Gaussian Processes for Machine Learning, The MIT Press, 2005.</w:t>
      </w:r>
      <w:bookmarkEnd w:id="2389"/>
    </w:p>
    <w:p w14:paraId="2D0206A7" w14:textId="77777777" w:rsidR="009D5636" w:rsidRPr="009D5636" w:rsidRDefault="009D5636" w:rsidP="009D5636">
      <w:pPr>
        <w:pStyle w:val="EndNoteBibliography"/>
        <w:spacing w:after="0"/>
        <w:ind w:left="0" w:firstLine="0"/>
      </w:pPr>
      <w:bookmarkStart w:id="2390" w:name="_ENREF_37"/>
      <w:r w:rsidRPr="009D5636">
        <w:t>[37] M. Betancourt, A conceptual introduction to Hamiltonian Monte Carlo, arXiv preprint arXiv:1701.02434, (2017).</w:t>
      </w:r>
      <w:bookmarkEnd w:id="2390"/>
    </w:p>
    <w:p w14:paraId="5360B577" w14:textId="77777777" w:rsidR="009D5636" w:rsidRPr="009D5636" w:rsidRDefault="009D5636" w:rsidP="009D5636">
      <w:pPr>
        <w:pStyle w:val="EndNoteBibliography"/>
        <w:spacing w:after="0"/>
        <w:ind w:left="0" w:firstLine="0"/>
      </w:pPr>
      <w:bookmarkStart w:id="2391" w:name="_ENREF_38"/>
      <w:r w:rsidRPr="009D5636">
        <w:t>[38] W.K. Hastings, Monte Carlo Sampling Methods Using Markov Chains and Their Applications, Biometrika, 57 (1970) 97-109.</w:t>
      </w:r>
      <w:bookmarkEnd w:id="2391"/>
    </w:p>
    <w:p w14:paraId="6EAF26D1" w14:textId="77777777" w:rsidR="009D5636" w:rsidRPr="009D5636" w:rsidRDefault="009D5636" w:rsidP="009D5636">
      <w:pPr>
        <w:pStyle w:val="EndNoteBibliography"/>
        <w:spacing w:after="0"/>
        <w:ind w:left="0" w:firstLine="0"/>
      </w:pPr>
      <w:bookmarkStart w:id="2392" w:name="_ENREF_39"/>
      <w:r w:rsidRPr="009D5636">
        <w:t>[39] M.D. Hoffman, A. Gelman, The No-U-Turn sampler: adaptively setting path lengths in Hamiltonian Monte Carlo, J. Mach. Learn. Res., 15 (2014) 1593-1623.</w:t>
      </w:r>
      <w:bookmarkEnd w:id="2392"/>
    </w:p>
    <w:p w14:paraId="0A0C55EA" w14:textId="77777777" w:rsidR="009D5636" w:rsidRPr="009D5636" w:rsidRDefault="009D5636" w:rsidP="009D5636">
      <w:pPr>
        <w:pStyle w:val="EndNoteBibliography"/>
        <w:spacing w:after="0"/>
        <w:ind w:left="0" w:firstLine="0"/>
      </w:pPr>
      <w:bookmarkStart w:id="2393" w:name="_ENREF_40"/>
      <w:r w:rsidRPr="009D5636">
        <w:t>[40] D. Phan, N. Pradhan, M. Jankowiak, Composable effects for flexible and accelerated probabilistic programming in NumPyro, arXiv preprint arXiv:1912.11554, (2019).</w:t>
      </w:r>
      <w:bookmarkEnd w:id="2393"/>
    </w:p>
    <w:p w14:paraId="568304E4" w14:textId="77777777" w:rsidR="009D5636" w:rsidRPr="009D5636" w:rsidRDefault="009D5636" w:rsidP="009D5636">
      <w:pPr>
        <w:pStyle w:val="EndNoteBibliography"/>
        <w:spacing w:after="0"/>
        <w:ind w:left="0" w:firstLine="0"/>
      </w:pPr>
      <w:bookmarkStart w:id="2394" w:name="_ENREF_41"/>
      <w:r w:rsidRPr="009D5636">
        <w:t>[41] E. Bingham, J.P. Chen, M. Jankowiak, F. Obermeyer, N. Pradhan, T. Karaletsos, R. Singh, P. Szerlip, P. Horsfall, N.D. Goodman, Pyro: Deep universal probabilistic programming, The Journal of Machine Learning Research, 20 (2019) 973-978.</w:t>
      </w:r>
      <w:bookmarkEnd w:id="2394"/>
    </w:p>
    <w:p w14:paraId="23DDCB6B" w14:textId="77777777" w:rsidR="009D5636" w:rsidRPr="009D5636" w:rsidRDefault="009D5636" w:rsidP="009D5636">
      <w:pPr>
        <w:pStyle w:val="EndNoteBibliography"/>
        <w:ind w:left="0" w:firstLine="0"/>
      </w:pPr>
      <w:bookmarkStart w:id="2395" w:name="_ENREF_42"/>
      <w:r w:rsidRPr="009D5636">
        <w:t>[42] E.G. Ryan, C.C. Drovandi, J.M. McGree, A.N. Pettitt, A Review of Modern Computational Algorithms for Bayesian Optimal Design, International Statistical Review, 84 (2016) 128-154.</w:t>
      </w:r>
      <w:bookmarkEnd w:id="2395"/>
    </w:p>
    <w:p w14:paraId="2C03EF8F" w14:textId="1A2BF835" w:rsidR="002522AF" w:rsidRDefault="00974A0F" w:rsidP="0061548A">
      <w:r>
        <w:fldChar w:fldCharType="end"/>
      </w:r>
    </w:p>
    <w:sectPr w:rsidR="002522AF" w:rsidSect="00913D1C">
      <w:footerReference w:type="default" r:id="rId5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Janice Barton" w:date="2024-09-22T10:35:00Z" w:initials="JB">
    <w:p w14:paraId="3B80CE31" w14:textId="16254ED0" w:rsidR="00FC4023" w:rsidRDefault="00FC4023" w:rsidP="00FC4023">
      <w:pPr>
        <w:pStyle w:val="CommentText"/>
        <w:ind w:firstLine="0"/>
        <w:jc w:val="left"/>
      </w:pPr>
      <w:r>
        <w:rPr>
          <w:rStyle w:val="CommentReference"/>
        </w:rPr>
        <w:annotationRef/>
      </w:r>
      <w:r>
        <w:t>Has this been done?</w:t>
      </w:r>
    </w:p>
  </w:comment>
  <w:comment w:id="11" w:author="Janice Barton" w:date="2024-09-24T08:22:00Z" w:initials="JB">
    <w:p w14:paraId="47F7A1D2" w14:textId="77777777" w:rsidR="00EE3D22" w:rsidRDefault="00EE3D22" w:rsidP="00EE3D22">
      <w:pPr>
        <w:pStyle w:val="CommentText"/>
        <w:ind w:firstLine="0"/>
        <w:jc w:val="left"/>
      </w:pPr>
      <w:r>
        <w:rPr>
          <w:rStyle w:val="CommentReference"/>
        </w:rPr>
        <w:annotationRef/>
      </w:r>
      <w:r>
        <w:t>Karim can you take a look at this please?</w:t>
      </w:r>
    </w:p>
  </w:comment>
  <w:comment w:id="19" w:author="Tobias Laux" w:date="2024-09-09T11:38:00Z" w:initials="TL">
    <w:p w14:paraId="4E3704BB" w14:textId="78A495EE" w:rsidR="00FE7005" w:rsidRDefault="00FE7005" w:rsidP="00FE7005">
      <w:pPr>
        <w:pStyle w:val="CommentText"/>
        <w:ind w:firstLine="0"/>
        <w:jc w:val="left"/>
      </w:pPr>
      <w:r>
        <w:rPr>
          <w:rStyle w:val="CommentReference"/>
        </w:rPr>
        <w:annotationRef/>
      </w:r>
      <w:r>
        <w:t>Most discussions are in Section 4. We have discussed splitting Section 4 into separate results and discussions sections. Maybe should be considered again?</w:t>
      </w:r>
    </w:p>
  </w:comment>
  <w:comment w:id="24" w:author="Janice Barton" w:date="2024-09-22T14:26:00Z" w:initials="JB">
    <w:p w14:paraId="53D252A0" w14:textId="77777777" w:rsidR="00B346C4" w:rsidRDefault="00E1013C" w:rsidP="00B346C4">
      <w:pPr>
        <w:pStyle w:val="CommentText"/>
        <w:ind w:firstLine="0"/>
        <w:jc w:val="left"/>
      </w:pPr>
      <w:r>
        <w:rPr>
          <w:rStyle w:val="CommentReference"/>
        </w:rPr>
        <w:annotationRef/>
      </w:r>
      <w:r w:rsidR="00B346C4">
        <w:t xml:space="preserve">I have reworded this following Tobi’s comment - Tobi please check. </w:t>
      </w:r>
    </w:p>
  </w:comment>
  <w:comment w:id="64" w:author="Janice Barton" w:date="2024-09-24T08:33:00Z" w:initials="JB">
    <w:p w14:paraId="63C3E506" w14:textId="77777777" w:rsidR="00B346C4" w:rsidRDefault="00B346C4" w:rsidP="00B346C4">
      <w:pPr>
        <w:pStyle w:val="CommentText"/>
        <w:ind w:firstLine="0"/>
        <w:jc w:val="left"/>
      </w:pPr>
      <w:r>
        <w:rPr>
          <w:rStyle w:val="CommentReference"/>
        </w:rPr>
        <w:annotationRef/>
      </w:r>
      <w:r>
        <w:t>After checking it seems the 2.33 mm thickness was for another material. Tobi please check that I have got this correct and adjust the CoV if appropriate</w:t>
      </w:r>
    </w:p>
  </w:comment>
  <w:comment w:id="70" w:author="Janice Barton" w:date="2024-09-22T11:09:00Z" w:initials="JB">
    <w:p w14:paraId="38E4B1D4" w14:textId="3F492667" w:rsidR="00C959D8" w:rsidRDefault="00C959D8" w:rsidP="00C959D8">
      <w:pPr>
        <w:pStyle w:val="CommentText"/>
        <w:ind w:firstLine="0"/>
        <w:jc w:val="left"/>
      </w:pPr>
      <w:r>
        <w:rPr>
          <w:rStyle w:val="CommentReference"/>
        </w:rPr>
        <w:annotationRef/>
      </w:r>
      <w:r>
        <w:t>For clarity I think u should be mentioned first not v - i.e. adopting the usual nomenclature of x, y axes and u, v displacements</w:t>
      </w:r>
    </w:p>
  </w:comment>
  <w:comment w:id="71" w:author="Janice Barton" w:date="2024-09-24T08:52:00Z" w:initials="JB">
    <w:p w14:paraId="54E14463" w14:textId="77777777" w:rsidR="005B4FBC" w:rsidRDefault="005B4FBC" w:rsidP="005B4FBC">
      <w:pPr>
        <w:pStyle w:val="CommentText"/>
        <w:ind w:firstLine="0"/>
        <w:jc w:val="left"/>
      </w:pPr>
      <w:r>
        <w:rPr>
          <w:rStyle w:val="CommentReference"/>
        </w:rPr>
        <w:annotationRef/>
      </w:r>
      <w:r>
        <w:t>Re worded this following conversations Tobi to check</w:t>
      </w:r>
    </w:p>
  </w:comment>
  <w:comment w:id="153" w:author="Janice Barton" w:date="2024-09-22T10:52:00Z" w:initials="JB">
    <w:p w14:paraId="792C5629" w14:textId="77777777" w:rsidR="006D0686" w:rsidRDefault="006D0686" w:rsidP="006D0686">
      <w:pPr>
        <w:pStyle w:val="CommentText"/>
        <w:ind w:firstLine="0"/>
        <w:jc w:val="left"/>
      </w:pPr>
      <w:r>
        <w:rPr>
          <w:rStyle w:val="CommentReference"/>
        </w:rPr>
        <w:annotationRef/>
      </w:r>
      <w:r>
        <w:t>Should be Figure 4 or Figure 1?</w:t>
      </w:r>
    </w:p>
  </w:comment>
  <w:comment w:id="168" w:author="Janice Barton" w:date="2024-09-22T10:54:00Z" w:initials="JB">
    <w:p w14:paraId="006F9604" w14:textId="77777777" w:rsidR="00EE05C3" w:rsidRDefault="00EE05C3" w:rsidP="00EE05C3">
      <w:pPr>
        <w:pStyle w:val="CommentText"/>
        <w:ind w:firstLine="0"/>
        <w:jc w:val="left"/>
      </w:pPr>
      <w:r>
        <w:rPr>
          <w:rStyle w:val="CommentReference"/>
        </w:rPr>
        <w:annotationRef/>
      </w:r>
      <w:r>
        <w:t>The green colour makes the mesh difficult to see can we make the a lighter green</w:t>
      </w:r>
    </w:p>
  </w:comment>
  <w:comment w:id="187" w:author="Karim Anaya-Izquierdo" w:date="2024-08-29T14:19:00Z" w:initials="KA">
    <w:p w14:paraId="35338C7C" w14:textId="6019CE7F" w:rsidR="008B3C33" w:rsidRDefault="008B3C33" w:rsidP="008B3C33">
      <w:r>
        <w:rPr>
          <w:rStyle w:val="CommentReference"/>
        </w:rPr>
        <w:annotationRef/>
      </w:r>
      <w:r>
        <w:rPr>
          <w:szCs w:val="20"/>
        </w:rPr>
        <w:t>This sentence will hopefully address Janice’s comment about ply angle errors! Having more time we would include these errors in the analysis but there is time for Sinan to do this!</w:t>
      </w:r>
    </w:p>
  </w:comment>
  <w:comment w:id="188" w:author="Janice Barton" w:date="2024-09-24T08:57:00Z" w:initials="JB">
    <w:p w14:paraId="0719E959" w14:textId="77777777" w:rsidR="000332FF" w:rsidRDefault="000332FF" w:rsidP="000332FF">
      <w:pPr>
        <w:pStyle w:val="CommentText"/>
        <w:ind w:firstLine="0"/>
        <w:jc w:val="left"/>
      </w:pPr>
      <w:r>
        <w:rPr>
          <w:rStyle w:val="CommentReference"/>
        </w:rPr>
        <w:annotationRef/>
      </w:r>
      <w:r>
        <w:t>I have tweaked a bit is this OK?</w:t>
      </w:r>
    </w:p>
  </w:comment>
  <w:comment w:id="229" w:author="Karim Anaya-Izquierdo" w:date="2024-08-29T14:51:00Z" w:initials="KA">
    <w:p w14:paraId="1BC9233E" w14:textId="65FBE338" w:rsidR="001A1B6F" w:rsidRDefault="001A1B6F" w:rsidP="001A1B6F">
      <w:r>
        <w:rPr>
          <w:rStyle w:val="CommentReference"/>
        </w:rPr>
        <w:annotationRef/>
      </w:r>
      <w:r>
        <w:rPr>
          <w:szCs w:val="20"/>
        </w:rPr>
        <w:t>WE have used a special font for the standard expectation operator ‘E’ used in Statistics. This is  distinct from the modulus . If you do not see this special font, don’t worry we will make sure it is in the submitted version.</w:t>
      </w:r>
    </w:p>
  </w:comment>
  <w:comment w:id="240" w:author="Janice Barton" w:date="2024-09-22T11:43:00Z" w:initials="JB">
    <w:p w14:paraId="757074F4" w14:textId="77777777" w:rsidR="0011589B" w:rsidRDefault="0011589B" w:rsidP="0011589B">
      <w:pPr>
        <w:pStyle w:val="CommentText"/>
        <w:ind w:firstLine="0"/>
        <w:jc w:val="left"/>
      </w:pPr>
      <w:r>
        <w:rPr>
          <w:rStyle w:val="CommentReference"/>
        </w:rPr>
        <w:annotationRef/>
      </w:r>
      <w:r>
        <w:t>Can the chart titles be changed to (a) normal extension and (b) shear extension</w:t>
      </w:r>
    </w:p>
  </w:comment>
  <w:comment w:id="374" w:author="Janice Barton" w:date="2024-09-22T12:08:00Z" w:initials="JB">
    <w:p w14:paraId="2925C5A4" w14:textId="77777777" w:rsidR="00217E83" w:rsidRDefault="00217E83" w:rsidP="00217E83">
      <w:pPr>
        <w:pStyle w:val="CommentText"/>
        <w:ind w:firstLine="0"/>
        <w:jc w:val="left"/>
      </w:pPr>
      <w:r>
        <w:rPr>
          <w:rStyle w:val="CommentReference"/>
        </w:rPr>
        <w:annotationRef/>
      </w:r>
      <w:r>
        <w:t>Check that this text reflects the message correctly</w:t>
      </w:r>
    </w:p>
  </w:comment>
  <w:comment w:id="375" w:author="Karim Anaya-Izquierdo" w:date="2024-11-21T20:36:00Z" w:initials="KA">
    <w:p w14:paraId="4D135008" w14:textId="77777777" w:rsidR="00CD61BD" w:rsidRDefault="00CD61BD" w:rsidP="00CD61BD">
      <w:r>
        <w:rPr>
          <w:rStyle w:val="CommentReference"/>
        </w:rPr>
        <w:annotationRef/>
      </w:r>
      <w:r>
        <w:rPr>
          <w:rFonts w:ascii="Calibri" w:eastAsiaTheme="minorEastAsia" w:hAnsi="Calibri" w:cstheme="minorBidi"/>
          <w:sz w:val="20"/>
          <w:szCs w:val="20"/>
          <w:lang w:eastAsia="zh-CN"/>
        </w:rPr>
        <w:t>It does! Happy with itI</w:t>
      </w:r>
    </w:p>
  </w:comment>
  <w:comment w:id="376" w:author="Janice Barton" w:date="2024-09-22T12:13:00Z" w:initials="JB">
    <w:p w14:paraId="1F4FA765" w14:textId="11BB2F47" w:rsidR="00217E83" w:rsidRDefault="00217E83" w:rsidP="00217E83">
      <w:pPr>
        <w:pStyle w:val="CommentText"/>
        <w:ind w:firstLine="0"/>
        <w:jc w:val="left"/>
      </w:pPr>
      <w:r>
        <w:rPr>
          <w:rStyle w:val="CommentReference"/>
        </w:rPr>
        <w:annotationRef/>
      </w:r>
      <w:r>
        <w:t>Please also check carefully this text does it make sense - its not Bayes therem we are trying to improve but our presivtive model that is based on Bayesian statistics??</w:t>
      </w:r>
    </w:p>
  </w:comment>
  <w:comment w:id="377" w:author="Karim Anaya-Izquierdo" w:date="2024-11-21T20:36:00Z" w:initials="KA">
    <w:p w14:paraId="4F918513" w14:textId="77777777" w:rsidR="00334E54" w:rsidRDefault="00334E54" w:rsidP="00334E54">
      <w:r>
        <w:rPr>
          <w:rStyle w:val="CommentReference"/>
        </w:rPr>
        <w:annotationRef/>
      </w:r>
      <w:r>
        <w:rPr>
          <w:rFonts w:ascii="Calibri" w:eastAsiaTheme="minorEastAsia" w:hAnsi="Calibri" w:cstheme="minorBidi"/>
          <w:sz w:val="20"/>
          <w:szCs w:val="20"/>
          <w:lang w:eastAsia="zh-CN"/>
        </w:rPr>
        <w:t>I changed this text to something more meaningful statistically!</w:t>
      </w:r>
    </w:p>
  </w:comment>
  <w:comment w:id="443" w:author="Karim Anaya-Izquierdo" w:date="2024-11-21T20:42:00Z" w:initials="KA">
    <w:p w14:paraId="01A60FE6" w14:textId="77777777" w:rsidR="002668D2" w:rsidRDefault="002668D2" w:rsidP="002668D2">
      <w:r>
        <w:rPr>
          <w:rStyle w:val="CommentReference"/>
        </w:rPr>
        <w:annotationRef/>
      </w:r>
      <w:r>
        <w:rPr>
          <w:rFonts w:ascii="Calibri" w:eastAsiaTheme="minorEastAsia" w:hAnsi="Calibri" w:cstheme="minorBidi"/>
          <w:sz w:val="20"/>
          <w:szCs w:val="20"/>
          <w:lang w:eastAsia="zh-CN"/>
        </w:rPr>
        <w:t>Im not sure this is true anymore with the new plots etc but I do not know what to say now? Please help</w:t>
      </w:r>
    </w:p>
  </w:comment>
  <w:comment w:id="657" w:author="Janice Barton" w:date="2024-09-22T12:30:00Z" w:initials="JB">
    <w:p w14:paraId="2F03567F" w14:textId="31D761C9" w:rsidR="008E0224" w:rsidRDefault="008E0224" w:rsidP="008E0224">
      <w:pPr>
        <w:pStyle w:val="CommentText"/>
        <w:ind w:firstLine="0"/>
        <w:jc w:val="left"/>
      </w:pPr>
      <w:r>
        <w:rPr>
          <w:rStyle w:val="CommentReference"/>
        </w:rPr>
        <w:annotationRef/>
      </w:r>
      <w:r>
        <w:t>I think all the specimens were produced from the same panel (Tobi confirm) if they weren’t but were in the autoclave together we need to mention this - if they were in the same panel and the autoclave together then it is variations in machining to shape and damage from cutting that will lead to variations- do we need to be specific as we have eliminated ply angel errors from the discussion</w:t>
      </w:r>
    </w:p>
  </w:comment>
  <w:comment w:id="658" w:author="Janice Barton" w:date="2024-09-24T09:04:00Z" w:initials="JB">
    <w:p w14:paraId="620E7D33" w14:textId="77777777" w:rsidR="000332FF" w:rsidRDefault="000332FF" w:rsidP="000332FF">
      <w:pPr>
        <w:pStyle w:val="CommentText"/>
        <w:ind w:firstLine="0"/>
        <w:jc w:val="left"/>
      </w:pPr>
      <w:r>
        <w:rPr>
          <w:rStyle w:val="CommentReference"/>
        </w:rPr>
        <w:annotationRef/>
      </w:r>
      <w:r>
        <w:t>Following yesterday’s investigation we probably need to add a micrograph as a figure and mention the V_F</w:t>
      </w:r>
    </w:p>
  </w:comment>
  <w:comment w:id="783" w:author="Janice Barton" w:date="2024-09-22T12:56:00Z" w:initials="JB">
    <w:p w14:paraId="04D544ED" w14:textId="06ACBFB3" w:rsidR="00702C43" w:rsidRDefault="00702C43" w:rsidP="00702C43">
      <w:pPr>
        <w:pStyle w:val="CommentText"/>
        <w:ind w:firstLine="0"/>
        <w:jc w:val="left"/>
      </w:pPr>
      <w:r>
        <w:rPr>
          <w:rStyle w:val="CommentReference"/>
        </w:rPr>
        <w:annotationRef/>
      </w:r>
      <w:r>
        <w:t>I think we need to have some discussion here because this is very important it is revealing in my view that the variation in the raw material has caused this. We have a micrograph somewhere that shows the variations. I cannot see how damage from machining the material would cause such discrepancies in Young’s modulus - failure yes but stiffness no.</w:t>
      </w:r>
    </w:p>
  </w:comment>
  <w:comment w:id="784" w:author="Janice Barton" w:date="2024-09-24T09:13:00Z" w:initials="JB">
    <w:p w14:paraId="3DF9C93D" w14:textId="77777777" w:rsidR="006B049E" w:rsidRDefault="006B049E" w:rsidP="006B049E">
      <w:pPr>
        <w:pStyle w:val="CommentText"/>
        <w:ind w:firstLine="0"/>
        <w:jc w:val="left"/>
      </w:pPr>
      <w:r>
        <w:rPr>
          <w:rStyle w:val="CommentReference"/>
        </w:rPr>
        <w:annotationRef/>
      </w:r>
      <w:r>
        <w:t xml:space="preserve">I have tried to capture these sentiments here but it would be very useful to have a few micrographs and some V_f </w:t>
      </w:r>
    </w:p>
  </w:comment>
  <w:comment w:id="1498" w:author="Janice Barton" w:date="2024-09-22T13:38:00Z" w:initials="JB">
    <w:p w14:paraId="7EF0805C" w14:textId="4F542618" w:rsidR="00FB7780" w:rsidRDefault="00FB7780" w:rsidP="00FB7780">
      <w:pPr>
        <w:pStyle w:val="CommentText"/>
        <w:ind w:firstLine="0"/>
        <w:jc w:val="left"/>
      </w:pPr>
      <w:r>
        <w:rPr>
          <w:rStyle w:val="CommentReference"/>
        </w:rPr>
        <w:annotationRef/>
      </w:r>
      <w:r>
        <w:t>Do not understand this are you saying that because there is less scatter - more precise measurements it makes the prediction more accurate?</w:t>
      </w:r>
    </w:p>
  </w:comment>
  <w:comment w:id="1499" w:author="Janice Barton" w:date="2024-09-24T10:50:00Z" w:initials="JB">
    <w:p w14:paraId="2431985A" w14:textId="77777777" w:rsidR="002B5030" w:rsidRDefault="002B5030" w:rsidP="002B5030">
      <w:pPr>
        <w:pStyle w:val="CommentText"/>
        <w:ind w:firstLine="0"/>
        <w:jc w:val="left"/>
      </w:pPr>
      <w:r>
        <w:rPr>
          <w:rStyle w:val="CommentReference"/>
        </w:rPr>
        <w:annotationRef/>
      </w:r>
      <w:r>
        <w:t>Following discussion yesterday I have changed the text to make the point clearer to me - does this make sense to you?</w:t>
      </w:r>
    </w:p>
  </w:comment>
  <w:comment w:id="2258" w:author="Janice Barton" w:date="2024-09-22T14:03:00Z" w:initials="JB">
    <w:p w14:paraId="07BEA956" w14:textId="671F932A" w:rsidR="00722B08" w:rsidRDefault="00722B08" w:rsidP="00722B08">
      <w:pPr>
        <w:pStyle w:val="CommentText"/>
        <w:ind w:firstLine="0"/>
        <w:jc w:val="left"/>
      </w:pPr>
      <w:r>
        <w:rPr>
          <w:rStyle w:val="CommentReference"/>
        </w:rPr>
        <w:annotationRef/>
      </w:r>
      <w:r>
        <w:t>We need to discuss this - is it necessary in the conclusions as well it is discussed above</w:t>
      </w:r>
    </w:p>
  </w:comment>
  <w:comment w:id="2322" w:author="Janice Barton" w:date="2024-09-22T14:18:00Z" w:initials="JB">
    <w:p w14:paraId="6DE7CD4C" w14:textId="77777777" w:rsidR="003332F7" w:rsidRDefault="003332F7" w:rsidP="003332F7">
      <w:pPr>
        <w:pStyle w:val="CommentText"/>
        <w:ind w:firstLine="0"/>
        <w:jc w:val="left"/>
      </w:pPr>
      <w:r>
        <w:rPr>
          <w:rStyle w:val="CommentReference"/>
        </w:rPr>
        <w:annotationRef/>
      </w:r>
      <w:r>
        <w:t>I would caution against putting this in as it begs the question why haven’t we done this</w:t>
      </w:r>
    </w:p>
  </w:comment>
  <w:comment w:id="2323" w:author="Janice Barton" w:date="2024-09-24T10:53:00Z" w:initials="JB">
    <w:p w14:paraId="5F570F94" w14:textId="77777777" w:rsidR="002B5030" w:rsidRDefault="002B5030" w:rsidP="002B5030">
      <w:pPr>
        <w:pStyle w:val="CommentText"/>
        <w:ind w:firstLine="0"/>
        <w:jc w:val="left"/>
      </w:pPr>
      <w:r>
        <w:rPr>
          <w:rStyle w:val="CommentReference"/>
        </w:rPr>
        <w:annotationRef/>
      </w:r>
      <w:r>
        <w:t>I have now made it clear it is future work</w:t>
      </w:r>
    </w:p>
  </w:comment>
  <w:comment w:id="2333" w:author="Janice Barton" w:date="2024-09-22T14:17:00Z" w:initials="JB">
    <w:p w14:paraId="067A0865" w14:textId="565C2F4E" w:rsidR="00EB607E" w:rsidRDefault="003332F7" w:rsidP="00EB607E">
      <w:pPr>
        <w:pStyle w:val="CommentText"/>
        <w:ind w:firstLine="0"/>
        <w:jc w:val="left"/>
      </w:pPr>
      <w:r>
        <w:rPr>
          <w:rStyle w:val="CommentReference"/>
        </w:rPr>
        <w:annotationRef/>
      </w:r>
      <w:r w:rsidR="00EB607E">
        <w:t>Isn’t this somewhat obvious I do not think it would be easy though Karim to review viz testing pyramid and bring concs back to this</w:t>
      </w:r>
    </w:p>
  </w:comment>
  <w:comment w:id="2334" w:author="Janice Barton" w:date="2024-09-24T10:54:00Z" w:initials="JB">
    <w:p w14:paraId="292CF41C" w14:textId="77777777" w:rsidR="002B5030" w:rsidRDefault="002B5030" w:rsidP="002B5030">
      <w:pPr>
        <w:pStyle w:val="CommentText"/>
        <w:ind w:firstLine="0"/>
        <w:jc w:val="left"/>
      </w:pPr>
      <w:r>
        <w:rPr>
          <w:rStyle w:val="CommentReference"/>
        </w:rPr>
        <w:annotationRef/>
      </w:r>
      <w:r>
        <w:t>I am leaving this to Karim to finalise</w:t>
      </w:r>
    </w:p>
  </w:comment>
  <w:comment w:id="2346" w:author="Janice Barton" w:date="2024-09-24T10:55:00Z" w:initials="JB">
    <w:p w14:paraId="5276E86B" w14:textId="77777777" w:rsidR="002B5030" w:rsidRDefault="002B5030" w:rsidP="002B5030">
      <w:pPr>
        <w:pStyle w:val="CommentText"/>
        <w:ind w:firstLine="0"/>
        <w:jc w:val="left"/>
      </w:pPr>
      <w:r>
        <w:rPr>
          <w:rStyle w:val="CommentReference"/>
        </w:rPr>
        <w:annotationRef/>
      </w:r>
      <w:r>
        <w:t>These are questions from Tobi have these been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80CE31" w15:done="0"/>
  <w15:commentEx w15:paraId="47F7A1D2" w15:paraIdParent="3B80CE31" w15:done="0"/>
  <w15:commentEx w15:paraId="4E3704BB" w15:done="0"/>
  <w15:commentEx w15:paraId="53D252A0" w15:done="0"/>
  <w15:commentEx w15:paraId="63C3E506" w15:done="0"/>
  <w15:commentEx w15:paraId="38E4B1D4" w15:done="0"/>
  <w15:commentEx w15:paraId="54E14463" w15:done="0"/>
  <w15:commentEx w15:paraId="792C5629" w15:done="0"/>
  <w15:commentEx w15:paraId="006F9604" w15:done="0"/>
  <w15:commentEx w15:paraId="35338C7C" w15:done="0"/>
  <w15:commentEx w15:paraId="0719E959" w15:paraIdParent="35338C7C" w15:done="0"/>
  <w15:commentEx w15:paraId="1BC9233E" w15:done="0"/>
  <w15:commentEx w15:paraId="757074F4" w15:done="0"/>
  <w15:commentEx w15:paraId="2925C5A4" w15:done="0"/>
  <w15:commentEx w15:paraId="4D135008" w15:paraIdParent="2925C5A4" w15:done="0"/>
  <w15:commentEx w15:paraId="1F4FA765" w15:done="0"/>
  <w15:commentEx w15:paraId="4F918513" w15:paraIdParent="1F4FA765" w15:done="0"/>
  <w15:commentEx w15:paraId="01A60FE6" w15:done="0"/>
  <w15:commentEx w15:paraId="2F03567F" w15:done="0"/>
  <w15:commentEx w15:paraId="620E7D33" w15:paraIdParent="2F03567F" w15:done="0"/>
  <w15:commentEx w15:paraId="04D544ED" w15:done="0"/>
  <w15:commentEx w15:paraId="3DF9C93D" w15:paraIdParent="04D544ED" w15:done="0"/>
  <w15:commentEx w15:paraId="7EF0805C" w15:done="0"/>
  <w15:commentEx w15:paraId="2431985A" w15:paraIdParent="7EF0805C" w15:done="0"/>
  <w15:commentEx w15:paraId="07BEA956" w15:done="0"/>
  <w15:commentEx w15:paraId="6DE7CD4C" w15:done="0"/>
  <w15:commentEx w15:paraId="5F570F94" w15:paraIdParent="6DE7CD4C" w15:done="0"/>
  <w15:commentEx w15:paraId="067A0865" w15:done="0"/>
  <w15:commentEx w15:paraId="292CF41C" w15:paraIdParent="067A0865" w15:done="0"/>
  <w15:commentEx w15:paraId="5276E8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E39D38" w16cex:dateUtc="2024-09-22T09:35:00Z"/>
  <w16cex:commentExtensible w16cex:durableId="2529CD9D" w16cex:dateUtc="2024-09-24T07:22:00Z"/>
  <w16cex:commentExtensible w16cex:durableId="3464DE14" w16cex:dateUtc="2024-09-09T10:38:00Z"/>
  <w16cex:commentExtensible w16cex:durableId="37975D3E" w16cex:dateUtc="2024-09-22T13:26:00Z"/>
  <w16cex:commentExtensible w16cex:durableId="3BC9A99F" w16cex:dateUtc="2024-09-24T07:33:00Z"/>
  <w16cex:commentExtensible w16cex:durableId="6ED264C3" w16cex:dateUtc="2024-09-22T10:09:00Z"/>
  <w16cex:commentExtensible w16cex:durableId="0A227074" w16cex:dateUtc="2024-09-24T07:52:00Z"/>
  <w16cex:commentExtensible w16cex:durableId="20546011" w16cex:dateUtc="2024-09-22T09:52:00Z"/>
  <w16cex:commentExtensible w16cex:durableId="2F141E22" w16cex:dateUtc="2024-09-22T09:54:00Z"/>
  <w16cex:commentExtensible w16cex:durableId="4D894F5D" w16cex:dateUtc="2024-08-29T13:19:00Z"/>
  <w16cex:commentExtensible w16cex:durableId="2D36936F" w16cex:dateUtc="2024-09-24T07:57:00Z">
    <w16cex:extLst>
      <w16:ext w16:uri="{CE6994B0-6A32-4C9F-8C6B-6E91EDA988CE}">
        <cr:reactions xmlns:cr="http://schemas.microsoft.com/office/comments/2020/reactions">
          <cr:reaction reactionType="1">
            <cr:reactionInfo dateUtc="2024-09-26T08:43:09Z">
              <cr:user userId="S::kai21@bath.ac.uk::19133253-fdd1-477f-b66a-5e3d45ba2312" userProvider="AD" userName="Karim Anaya-Izquierdo"/>
            </cr:reactionInfo>
          </cr:reaction>
        </cr:reactions>
      </w16:ext>
    </w16cex:extLst>
  </w16cex:commentExtensible>
  <w16cex:commentExtensible w16cex:durableId="6CE2F8BE" w16cex:dateUtc="2024-08-29T13:51:00Z">
    <w16cex:extLst>
      <w16:ext w16:uri="{CE6994B0-6A32-4C9F-8C6B-6E91EDA988CE}">
        <cr:reactions xmlns:cr="http://schemas.microsoft.com/office/comments/2020/reactions">
          <cr:reaction reactionType="1">
            <cr:reactionInfo dateUtc="2024-09-22T10:36:31Z">
              <cr:user userId="S::ra19273@bristol.ac.uk::fb7028e7-6856-49cb-9a5a-bb2edcaa1f3e" userProvider="AD" userName="Janice Barton"/>
            </cr:reactionInfo>
          </cr:reaction>
        </cr:reactions>
      </w16:ext>
    </w16cex:extLst>
  </w16cex:commentExtensible>
  <w16cex:commentExtensible w16cex:durableId="772E2717" w16cex:dateUtc="2024-09-22T10:43:00Z"/>
  <w16cex:commentExtensible w16cex:durableId="6AD3673F" w16cex:dateUtc="2024-09-22T11:08:00Z"/>
  <w16cex:commentExtensible w16cex:durableId="566D867E" w16cex:dateUtc="2024-11-21T20:36:00Z"/>
  <w16cex:commentExtensible w16cex:durableId="100AE2DF" w16cex:dateUtc="2024-09-22T11:13:00Z"/>
  <w16cex:commentExtensible w16cex:durableId="5E1F247F" w16cex:dateUtc="2024-11-21T20:36:00Z"/>
  <w16cex:commentExtensible w16cex:durableId="7C98F529" w16cex:dateUtc="2024-11-21T20:42:00Z"/>
  <w16cex:commentExtensible w16cex:durableId="6A76799E" w16cex:dateUtc="2024-09-22T11:30:00Z"/>
  <w16cex:commentExtensible w16cex:durableId="38051E6F" w16cex:dateUtc="2024-09-24T08:04:00Z"/>
  <w16cex:commentExtensible w16cex:durableId="4C5AF411" w16cex:dateUtc="2024-09-22T11:56:00Z"/>
  <w16cex:commentExtensible w16cex:durableId="2640F6CF" w16cex:dateUtc="2024-09-24T08:13:00Z"/>
  <w16cex:commentExtensible w16cex:durableId="32BA97B4" w16cex:dateUtc="2024-09-22T12:38:00Z"/>
  <w16cex:commentExtensible w16cex:durableId="6E3BEA5A" w16cex:dateUtc="2024-09-24T09:50:00Z"/>
  <w16cex:commentExtensible w16cex:durableId="5106F1F1" w16cex:dateUtc="2024-09-22T13:03:00Z"/>
  <w16cex:commentExtensible w16cex:durableId="46B52178" w16cex:dateUtc="2024-09-22T13:18:00Z"/>
  <w16cex:commentExtensible w16cex:durableId="7369E789" w16cex:dateUtc="2024-09-24T09:53:00Z"/>
  <w16cex:commentExtensible w16cex:durableId="098E621D" w16cex:dateUtc="2024-09-22T13:17:00Z"/>
  <w16cex:commentExtensible w16cex:durableId="24BD76C2" w16cex:dateUtc="2024-09-24T09:54:00Z"/>
  <w16cex:commentExtensible w16cex:durableId="6730B5BB" w16cex:dateUtc="2024-09-24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80CE31" w16cid:durableId="4AE39D38"/>
  <w16cid:commentId w16cid:paraId="47F7A1D2" w16cid:durableId="2529CD9D"/>
  <w16cid:commentId w16cid:paraId="4E3704BB" w16cid:durableId="3464DE14"/>
  <w16cid:commentId w16cid:paraId="53D252A0" w16cid:durableId="37975D3E"/>
  <w16cid:commentId w16cid:paraId="63C3E506" w16cid:durableId="3BC9A99F"/>
  <w16cid:commentId w16cid:paraId="38E4B1D4" w16cid:durableId="6ED264C3"/>
  <w16cid:commentId w16cid:paraId="54E14463" w16cid:durableId="0A227074"/>
  <w16cid:commentId w16cid:paraId="792C5629" w16cid:durableId="20546011"/>
  <w16cid:commentId w16cid:paraId="006F9604" w16cid:durableId="2F141E22"/>
  <w16cid:commentId w16cid:paraId="35338C7C" w16cid:durableId="4D894F5D"/>
  <w16cid:commentId w16cid:paraId="0719E959" w16cid:durableId="2D36936F"/>
  <w16cid:commentId w16cid:paraId="1BC9233E" w16cid:durableId="6CE2F8BE"/>
  <w16cid:commentId w16cid:paraId="757074F4" w16cid:durableId="772E2717"/>
  <w16cid:commentId w16cid:paraId="2925C5A4" w16cid:durableId="6AD3673F"/>
  <w16cid:commentId w16cid:paraId="4D135008" w16cid:durableId="566D867E"/>
  <w16cid:commentId w16cid:paraId="1F4FA765" w16cid:durableId="100AE2DF"/>
  <w16cid:commentId w16cid:paraId="4F918513" w16cid:durableId="5E1F247F"/>
  <w16cid:commentId w16cid:paraId="01A60FE6" w16cid:durableId="7C98F529"/>
  <w16cid:commentId w16cid:paraId="2F03567F" w16cid:durableId="6A76799E"/>
  <w16cid:commentId w16cid:paraId="620E7D33" w16cid:durableId="38051E6F"/>
  <w16cid:commentId w16cid:paraId="04D544ED" w16cid:durableId="4C5AF411"/>
  <w16cid:commentId w16cid:paraId="3DF9C93D" w16cid:durableId="2640F6CF"/>
  <w16cid:commentId w16cid:paraId="7EF0805C" w16cid:durableId="32BA97B4"/>
  <w16cid:commentId w16cid:paraId="2431985A" w16cid:durableId="6E3BEA5A"/>
  <w16cid:commentId w16cid:paraId="07BEA956" w16cid:durableId="5106F1F1"/>
  <w16cid:commentId w16cid:paraId="6DE7CD4C" w16cid:durableId="46B52178"/>
  <w16cid:commentId w16cid:paraId="5F570F94" w16cid:durableId="7369E789"/>
  <w16cid:commentId w16cid:paraId="067A0865" w16cid:durableId="098E621D"/>
  <w16cid:commentId w16cid:paraId="292CF41C" w16cid:durableId="24BD76C2"/>
  <w16cid:commentId w16cid:paraId="5276E86B" w16cid:durableId="6730B5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0BCF8" w14:textId="77777777" w:rsidR="000623FC" w:rsidRDefault="000623FC" w:rsidP="00C56480">
      <w:r>
        <w:separator/>
      </w:r>
    </w:p>
  </w:endnote>
  <w:endnote w:type="continuationSeparator" w:id="0">
    <w:p w14:paraId="3117A20F" w14:textId="77777777" w:rsidR="000623FC" w:rsidRDefault="000623FC" w:rsidP="00C56480">
      <w:r>
        <w:continuationSeparator/>
      </w:r>
    </w:p>
  </w:endnote>
  <w:endnote w:type="continuationNotice" w:id="1">
    <w:p w14:paraId="070B0B3C" w14:textId="77777777" w:rsidR="000623FC" w:rsidRDefault="000623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Euclid Math Two">
    <w:altName w:val="Symbol"/>
    <w:panose1 w:val="020B0604020202020204"/>
    <w:charset w:val="02"/>
    <w:family w:val="roman"/>
    <w:pitch w:val="variable"/>
    <w:sig w:usb0="80000003" w:usb1="10000000" w:usb2="00000000" w:usb3="00000000" w:csb0="80000001" w:csb1="00000000"/>
  </w:font>
  <w:font w:name="Euclid Math One">
    <w:panose1 w:val="020B0604020202020204"/>
    <w:charset w:val="02"/>
    <w:family w:val="roman"/>
    <w:pitch w:val="variable"/>
    <w:sig w:usb0="80000000" w:usb1="10000000" w:usb2="00000000" w:usb3="00000000" w:csb0="80000000"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7353B" w14:textId="77777777" w:rsidR="00C56480" w:rsidRPr="00C56480" w:rsidRDefault="00C56480">
    <w:pPr>
      <w:pStyle w:val="Footer"/>
      <w:jc w:val="center"/>
      <w:rPr>
        <w:caps/>
        <w:noProof/>
      </w:rPr>
    </w:pPr>
    <w:r w:rsidRPr="00C56480">
      <w:rPr>
        <w:caps/>
      </w:rPr>
      <w:fldChar w:fldCharType="begin"/>
    </w:r>
    <w:r w:rsidRPr="00C56480">
      <w:rPr>
        <w:caps/>
      </w:rPr>
      <w:instrText xml:space="preserve"> PAGE   \* MERGEFORMAT </w:instrText>
    </w:r>
    <w:r w:rsidRPr="00C56480">
      <w:rPr>
        <w:caps/>
      </w:rPr>
      <w:fldChar w:fldCharType="separate"/>
    </w:r>
    <w:r w:rsidRPr="00C56480">
      <w:rPr>
        <w:caps/>
        <w:noProof/>
      </w:rPr>
      <w:t>2</w:t>
    </w:r>
    <w:r w:rsidRPr="00C56480">
      <w:rPr>
        <w:caps/>
        <w:noProof/>
      </w:rPr>
      <w:fldChar w:fldCharType="end"/>
    </w:r>
  </w:p>
  <w:p w14:paraId="67DFCFA8" w14:textId="77777777" w:rsidR="00C56480" w:rsidRDefault="00C56480" w:rsidP="00C56480">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94D01" w14:textId="77777777" w:rsidR="000623FC" w:rsidRDefault="000623FC" w:rsidP="00C56480">
      <w:r>
        <w:separator/>
      </w:r>
    </w:p>
  </w:footnote>
  <w:footnote w:type="continuationSeparator" w:id="0">
    <w:p w14:paraId="1C75CD2B" w14:textId="77777777" w:rsidR="000623FC" w:rsidRDefault="000623FC" w:rsidP="00C56480">
      <w:r>
        <w:continuationSeparator/>
      </w:r>
    </w:p>
  </w:footnote>
  <w:footnote w:type="continuationNotice" w:id="1">
    <w:p w14:paraId="0E486083" w14:textId="77777777" w:rsidR="000623FC" w:rsidRDefault="000623F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6065"/>
    <w:multiLevelType w:val="hybridMultilevel"/>
    <w:tmpl w:val="8D021F2A"/>
    <w:lvl w:ilvl="0" w:tplc="DD801748">
      <w:start w:val="1"/>
      <w:numFmt w:val="decimal"/>
      <w:lvlText w:val="%1."/>
      <w:lvlJc w:val="left"/>
      <w:pPr>
        <w:ind w:left="700" w:hanging="360"/>
      </w:pPr>
      <w:rPr>
        <w:rFonts w:hint="default"/>
      </w:rPr>
    </w:lvl>
    <w:lvl w:ilvl="1" w:tplc="08090019" w:tentative="1">
      <w:start w:val="1"/>
      <w:numFmt w:val="lowerLetter"/>
      <w:lvlText w:val="%2."/>
      <w:lvlJc w:val="left"/>
      <w:pPr>
        <w:ind w:left="1420" w:hanging="360"/>
      </w:pPr>
    </w:lvl>
    <w:lvl w:ilvl="2" w:tplc="0809001B" w:tentative="1">
      <w:start w:val="1"/>
      <w:numFmt w:val="lowerRoman"/>
      <w:lvlText w:val="%3."/>
      <w:lvlJc w:val="right"/>
      <w:pPr>
        <w:ind w:left="2140" w:hanging="180"/>
      </w:pPr>
    </w:lvl>
    <w:lvl w:ilvl="3" w:tplc="0809000F" w:tentative="1">
      <w:start w:val="1"/>
      <w:numFmt w:val="decimal"/>
      <w:lvlText w:val="%4."/>
      <w:lvlJc w:val="left"/>
      <w:pPr>
        <w:ind w:left="2860" w:hanging="360"/>
      </w:pPr>
    </w:lvl>
    <w:lvl w:ilvl="4" w:tplc="08090019" w:tentative="1">
      <w:start w:val="1"/>
      <w:numFmt w:val="lowerLetter"/>
      <w:lvlText w:val="%5."/>
      <w:lvlJc w:val="left"/>
      <w:pPr>
        <w:ind w:left="3580" w:hanging="360"/>
      </w:pPr>
    </w:lvl>
    <w:lvl w:ilvl="5" w:tplc="0809001B" w:tentative="1">
      <w:start w:val="1"/>
      <w:numFmt w:val="lowerRoman"/>
      <w:lvlText w:val="%6."/>
      <w:lvlJc w:val="right"/>
      <w:pPr>
        <w:ind w:left="4300" w:hanging="180"/>
      </w:pPr>
    </w:lvl>
    <w:lvl w:ilvl="6" w:tplc="0809000F" w:tentative="1">
      <w:start w:val="1"/>
      <w:numFmt w:val="decimal"/>
      <w:lvlText w:val="%7."/>
      <w:lvlJc w:val="left"/>
      <w:pPr>
        <w:ind w:left="5020" w:hanging="360"/>
      </w:pPr>
    </w:lvl>
    <w:lvl w:ilvl="7" w:tplc="08090019" w:tentative="1">
      <w:start w:val="1"/>
      <w:numFmt w:val="lowerLetter"/>
      <w:lvlText w:val="%8."/>
      <w:lvlJc w:val="left"/>
      <w:pPr>
        <w:ind w:left="5740" w:hanging="360"/>
      </w:pPr>
    </w:lvl>
    <w:lvl w:ilvl="8" w:tplc="0809001B" w:tentative="1">
      <w:start w:val="1"/>
      <w:numFmt w:val="lowerRoman"/>
      <w:lvlText w:val="%9."/>
      <w:lvlJc w:val="right"/>
      <w:pPr>
        <w:ind w:left="6460" w:hanging="180"/>
      </w:pPr>
    </w:lvl>
  </w:abstractNum>
  <w:abstractNum w:abstractNumId="1" w15:restartNumberingAfterBreak="0">
    <w:nsid w:val="0E492CBB"/>
    <w:multiLevelType w:val="hybridMultilevel"/>
    <w:tmpl w:val="0CEABD8E"/>
    <w:lvl w:ilvl="0" w:tplc="923ED3FA">
      <w:start w:val="1"/>
      <w:numFmt w:val="bullet"/>
      <w:lvlText w:val="-"/>
      <w:lvlJc w:val="left"/>
      <w:pPr>
        <w:ind w:left="1060" w:hanging="360"/>
      </w:pPr>
      <w:rPr>
        <w:rFonts w:ascii="Calibri" w:hAnsi="Calibri"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2" w15:restartNumberingAfterBreak="0">
    <w:nsid w:val="102C1B18"/>
    <w:multiLevelType w:val="hybridMultilevel"/>
    <w:tmpl w:val="475CEF1C"/>
    <w:lvl w:ilvl="0" w:tplc="9F7843B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F672C4"/>
    <w:multiLevelType w:val="multilevel"/>
    <w:tmpl w:val="5E101EA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54" w:hanging="45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9A16927"/>
    <w:multiLevelType w:val="multilevel"/>
    <w:tmpl w:val="63AACEF6"/>
    <w:lvl w:ilvl="0">
      <w:start w:val="1"/>
      <w:numFmt w:val="decimal"/>
      <w:pStyle w:val="section"/>
      <w:suff w:val="space"/>
      <w:lvlText w:val="%1."/>
      <w:lvlJc w:val="left"/>
      <w:pPr>
        <w:ind w:left="0" w:firstLine="0"/>
      </w:pPr>
      <w:rPr>
        <w:rFonts w:hint="default"/>
      </w:rPr>
    </w:lvl>
    <w:lvl w:ilvl="1">
      <w:start w:val="1"/>
      <w:numFmt w:val="decimal"/>
      <w:pStyle w:val="subsection"/>
      <w:isLgl/>
      <w:suff w:val="space"/>
      <w:lvlText w:val="%1.%2."/>
      <w:lvlJc w:val="left"/>
      <w:pPr>
        <w:ind w:left="0" w:firstLine="0"/>
      </w:pPr>
      <w:rPr>
        <w:rFonts w:hint="default"/>
        <w:b w:val="0"/>
        <w:bCs/>
      </w:rPr>
    </w:lvl>
    <w:lvl w:ilvl="2">
      <w:start w:val="1"/>
      <w:numFmt w:val="decimal"/>
      <w:pStyle w:val="subsubsection"/>
      <w:isLgl/>
      <w:suff w:val="space"/>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5" w15:restartNumberingAfterBreak="0">
    <w:nsid w:val="1D377CB7"/>
    <w:multiLevelType w:val="hybridMultilevel"/>
    <w:tmpl w:val="8E76D240"/>
    <w:lvl w:ilvl="0" w:tplc="08090003">
      <w:start w:val="1"/>
      <w:numFmt w:val="bullet"/>
      <w:lvlText w:val="o"/>
      <w:lvlJc w:val="left"/>
      <w:pPr>
        <w:ind w:left="1060" w:hanging="360"/>
      </w:pPr>
      <w:rPr>
        <w:rFonts w:ascii="Courier New" w:hAnsi="Courier New" w:cs="Courier New"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6" w15:restartNumberingAfterBreak="0">
    <w:nsid w:val="28143D5E"/>
    <w:multiLevelType w:val="multilevel"/>
    <w:tmpl w:val="7486B29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454" w:hanging="45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93D33DC"/>
    <w:multiLevelType w:val="hybridMultilevel"/>
    <w:tmpl w:val="FCCCE812"/>
    <w:lvl w:ilvl="0" w:tplc="2DCC7828">
      <w:start w:val="70"/>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E10332"/>
    <w:multiLevelType w:val="hybridMultilevel"/>
    <w:tmpl w:val="6B505C66"/>
    <w:lvl w:ilvl="0" w:tplc="59AEFEB8">
      <w:numFmt w:val="bullet"/>
      <w:lvlText w:val="-"/>
      <w:lvlJc w:val="left"/>
      <w:pPr>
        <w:ind w:left="700" w:hanging="360"/>
      </w:pPr>
      <w:rPr>
        <w:rFonts w:ascii="Calibri" w:eastAsiaTheme="minorEastAsia" w:hAnsi="Calibri" w:cs="Calibri"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9" w15:restartNumberingAfterBreak="0">
    <w:nsid w:val="3DDA066E"/>
    <w:multiLevelType w:val="hybridMultilevel"/>
    <w:tmpl w:val="E206B914"/>
    <w:lvl w:ilvl="0" w:tplc="3AF651A8">
      <w:start w:val="1"/>
      <w:numFmt w:val="decimal"/>
      <w:suff w:val="nothing"/>
      <w:lvlText w:val="(%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7A5712"/>
    <w:multiLevelType w:val="hybridMultilevel"/>
    <w:tmpl w:val="06D0D17C"/>
    <w:lvl w:ilvl="0" w:tplc="F09E85A2">
      <w:start w:val="5"/>
      <w:numFmt w:val="bullet"/>
      <w:lvlText w:val="-"/>
      <w:lvlJc w:val="left"/>
      <w:pPr>
        <w:ind w:left="720" w:hanging="360"/>
      </w:pPr>
      <w:rPr>
        <w:rFonts w:ascii="Calibri Light" w:eastAsiaTheme="majorEastAsia"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D1111C"/>
    <w:multiLevelType w:val="multilevel"/>
    <w:tmpl w:val="5E94C382"/>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6865F06"/>
    <w:multiLevelType w:val="hybridMultilevel"/>
    <w:tmpl w:val="79BA42BE"/>
    <w:lvl w:ilvl="0" w:tplc="BF8C189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8E5D25"/>
    <w:multiLevelType w:val="hybridMultilevel"/>
    <w:tmpl w:val="706C7C7A"/>
    <w:lvl w:ilvl="0" w:tplc="4BDEE478">
      <w:start w:val="70"/>
      <w:numFmt w:val="bullet"/>
      <w:lvlText w:val="-"/>
      <w:lvlJc w:val="left"/>
      <w:pPr>
        <w:ind w:left="700" w:hanging="360"/>
      </w:pPr>
      <w:rPr>
        <w:rFonts w:ascii="Calibri" w:eastAsiaTheme="minorEastAsia" w:hAnsi="Calibri" w:cs="Calibri"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4" w15:restartNumberingAfterBreak="0">
    <w:nsid w:val="6B446134"/>
    <w:multiLevelType w:val="hybridMultilevel"/>
    <w:tmpl w:val="F3B05EB6"/>
    <w:lvl w:ilvl="0" w:tplc="7FA2E8D0">
      <w:numFmt w:val="bullet"/>
      <w:lvlText w:val="-"/>
      <w:lvlJc w:val="left"/>
      <w:pPr>
        <w:ind w:left="700" w:hanging="360"/>
      </w:pPr>
      <w:rPr>
        <w:rFonts w:ascii="Calibri" w:eastAsiaTheme="minorEastAsia" w:hAnsi="Calibri" w:cs="Calibri"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5" w15:restartNumberingAfterBreak="0">
    <w:nsid w:val="6D6B5E51"/>
    <w:multiLevelType w:val="hybridMultilevel"/>
    <w:tmpl w:val="45F8C8C4"/>
    <w:lvl w:ilvl="0" w:tplc="9F7843B0">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71FC2E81"/>
    <w:multiLevelType w:val="hybridMultilevel"/>
    <w:tmpl w:val="021C3162"/>
    <w:lvl w:ilvl="0" w:tplc="556A3F0C">
      <w:start w:val="3"/>
      <w:numFmt w:val="bullet"/>
      <w:lvlText w:val="-"/>
      <w:lvlJc w:val="left"/>
      <w:pPr>
        <w:ind w:left="1084" w:hanging="360"/>
      </w:pPr>
      <w:rPr>
        <w:rFonts w:ascii="Calibri" w:eastAsiaTheme="minorEastAsia" w:hAnsi="Calibri" w:cs="Calibri" w:hint="default"/>
      </w:rPr>
    </w:lvl>
    <w:lvl w:ilvl="1" w:tplc="08090003" w:tentative="1">
      <w:start w:val="1"/>
      <w:numFmt w:val="bullet"/>
      <w:lvlText w:val="o"/>
      <w:lvlJc w:val="left"/>
      <w:pPr>
        <w:ind w:left="1804" w:hanging="360"/>
      </w:pPr>
      <w:rPr>
        <w:rFonts w:ascii="Courier New" w:hAnsi="Courier New" w:cs="Courier New" w:hint="default"/>
      </w:rPr>
    </w:lvl>
    <w:lvl w:ilvl="2" w:tplc="08090005" w:tentative="1">
      <w:start w:val="1"/>
      <w:numFmt w:val="bullet"/>
      <w:lvlText w:val=""/>
      <w:lvlJc w:val="left"/>
      <w:pPr>
        <w:ind w:left="2524" w:hanging="360"/>
      </w:pPr>
      <w:rPr>
        <w:rFonts w:ascii="Wingdings" w:hAnsi="Wingdings" w:hint="default"/>
      </w:rPr>
    </w:lvl>
    <w:lvl w:ilvl="3" w:tplc="08090001" w:tentative="1">
      <w:start w:val="1"/>
      <w:numFmt w:val="bullet"/>
      <w:lvlText w:val=""/>
      <w:lvlJc w:val="left"/>
      <w:pPr>
        <w:ind w:left="3244" w:hanging="360"/>
      </w:pPr>
      <w:rPr>
        <w:rFonts w:ascii="Symbol" w:hAnsi="Symbol" w:hint="default"/>
      </w:rPr>
    </w:lvl>
    <w:lvl w:ilvl="4" w:tplc="08090003" w:tentative="1">
      <w:start w:val="1"/>
      <w:numFmt w:val="bullet"/>
      <w:lvlText w:val="o"/>
      <w:lvlJc w:val="left"/>
      <w:pPr>
        <w:ind w:left="3964" w:hanging="360"/>
      </w:pPr>
      <w:rPr>
        <w:rFonts w:ascii="Courier New" w:hAnsi="Courier New" w:cs="Courier New" w:hint="default"/>
      </w:rPr>
    </w:lvl>
    <w:lvl w:ilvl="5" w:tplc="08090005" w:tentative="1">
      <w:start w:val="1"/>
      <w:numFmt w:val="bullet"/>
      <w:lvlText w:val=""/>
      <w:lvlJc w:val="left"/>
      <w:pPr>
        <w:ind w:left="4684" w:hanging="360"/>
      </w:pPr>
      <w:rPr>
        <w:rFonts w:ascii="Wingdings" w:hAnsi="Wingdings" w:hint="default"/>
      </w:rPr>
    </w:lvl>
    <w:lvl w:ilvl="6" w:tplc="08090001" w:tentative="1">
      <w:start w:val="1"/>
      <w:numFmt w:val="bullet"/>
      <w:lvlText w:val=""/>
      <w:lvlJc w:val="left"/>
      <w:pPr>
        <w:ind w:left="5404" w:hanging="360"/>
      </w:pPr>
      <w:rPr>
        <w:rFonts w:ascii="Symbol" w:hAnsi="Symbol" w:hint="default"/>
      </w:rPr>
    </w:lvl>
    <w:lvl w:ilvl="7" w:tplc="08090003" w:tentative="1">
      <w:start w:val="1"/>
      <w:numFmt w:val="bullet"/>
      <w:lvlText w:val="o"/>
      <w:lvlJc w:val="left"/>
      <w:pPr>
        <w:ind w:left="6124" w:hanging="360"/>
      </w:pPr>
      <w:rPr>
        <w:rFonts w:ascii="Courier New" w:hAnsi="Courier New" w:cs="Courier New" w:hint="default"/>
      </w:rPr>
    </w:lvl>
    <w:lvl w:ilvl="8" w:tplc="08090005" w:tentative="1">
      <w:start w:val="1"/>
      <w:numFmt w:val="bullet"/>
      <w:lvlText w:val=""/>
      <w:lvlJc w:val="left"/>
      <w:pPr>
        <w:ind w:left="6844" w:hanging="360"/>
      </w:pPr>
      <w:rPr>
        <w:rFonts w:ascii="Wingdings" w:hAnsi="Wingdings" w:hint="default"/>
      </w:rPr>
    </w:lvl>
  </w:abstractNum>
  <w:abstractNum w:abstractNumId="17" w15:restartNumberingAfterBreak="0">
    <w:nsid w:val="7E0B3986"/>
    <w:multiLevelType w:val="hybridMultilevel"/>
    <w:tmpl w:val="F1CE0CE2"/>
    <w:lvl w:ilvl="0" w:tplc="A3628AF4">
      <w:start w:val="1"/>
      <w:numFmt w:val="lowerLetter"/>
      <w:lvlText w:val="(%1)"/>
      <w:lvlJc w:val="left"/>
      <w:pPr>
        <w:tabs>
          <w:tab w:val="num" w:pos="720"/>
        </w:tabs>
        <w:ind w:left="720" w:hanging="360"/>
      </w:pPr>
    </w:lvl>
    <w:lvl w:ilvl="1" w:tplc="3FFE7854" w:tentative="1">
      <w:start w:val="1"/>
      <w:numFmt w:val="lowerLetter"/>
      <w:lvlText w:val="(%2)"/>
      <w:lvlJc w:val="left"/>
      <w:pPr>
        <w:tabs>
          <w:tab w:val="num" w:pos="1440"/>
        </w:tabs>
        <w:ind w:left="1440" w:hanging="360"/>
      </w:pPr>
    </w:lvl>
    <w:lvl w:ilvl="2" w:tplc="98184D7C" w:tentative="1">
      <w:start w:val="1"/>
      <w:numFmt w:val="lowerLetter"/>
      <w:lvlText w:val="(%3)"/>
      <w:lvlJc w:val="left"/>
      <w:pPr>
        <w:tabs>
          <w:tab w:val="num" w:pos="2160"/>
        </w:tabs>
        <w:ind w:left="2160" w:hanging="360"/>
      </w:pPr>
    </w:lvl>
    <w:lvl w:ilvl="3" w:tplc="0C44E83A" w:tentative="1">
      <w:start w:val="1"/>
      <w:numFmt w:val="lowerLetter"/>
      <w:lvlText w:val="(%4)"/>
      <w:lvlJc w:val="left"/>
      <w:pPr>
        <w:tabs>
          <w:tab w:val="num" w:pos="2880"/>
        </w:tabs>
        <w:ind w:left="2880" w:hanging="360"/>
      </w:pPr>
    </w:lvl>
    <w:lvl w:ilvl="4" w:tplc="975E574C" w:tentative="1">
      <w:start w:val="1"/>
      <w:numFmt w:val="lowerLetter"/>
      <w:lvlText w:val="(%5)"/>
      <w:lvlJc w:val="left"/>
      <w:pPr>
        <w:tabs>
          <w:tab w:val="num" w:pos="3600"/>
        </w:tabs>
        <w:ind w:left="3600" w:hanging="360"/>
      </w:pPr>
    </w:lvl>
    <w:lvl w:ilvl="5" w:tplc="7C44A348" w:tentative="1">
      <w:start w:val="1"/>
      <w:numFmt w:val="lowerLetter"/>
      <w:lvlText w:val="(%6)"/>
      <w:lvlJc w:val="left"/>
      <w:pPr>
        <w:tabs>
          <w:tab w:val="num" w:pos="4320"/>
        </w:tabs>
        <w:ind w:left="4320" w:hanging="360"/>
      </w:pPr>
    </w:lvl>
    <w:lvl w:ilvl="6" w:tplc="97A04FD0" w:tentative="1">
      <w:start w:val="1"/>
      <w:numFmt w:val="lowerLetter"/>
      <w:lvlText w:val="(%7)"/>
      <w:lvlJc w:val="left"/>
      <w:pPr>
        <w:tabs>
          <w:tab w:val="num" w:pos="5040"/>
        </w:tabs>
        <w:ind w:left="5040" w:hanging="360"/>
      </w:pPr>
    </w:lvl>
    <w:lvl w:ilvl="7" w:tplc="517A2392" w:tentative="1">
      <w:start w:val="1"/>
      <w:numFmt w:val="lowerLetter"/>
      <w:lvlText w:val="(%8)"/>
      <w:lvlJc w:val="left"/>
      <w:pPr>
        <w:tabs>
          <w:tab w:val="num" w:pos="5760"/>
        </w:tabs>
        <w:ind w:left="5760" w:hanging="360"/>
      </w:pPr>
    </w:lvl>
    <w:lvl w:ilvl="8" w:tplc="0D9A12EC" w:tentative="1">
      <w:start w:val="1"/>
      <w:numFmt w:val="lowerLetter"/>
      <w:lvlText w:val="(%9)"/>
      <w:lvlJc w:val="left"/>
      <w:pPr>
        <w:tabs>
          <w:tab w:val="num" w:pos="6480"/>
        </w:tabs>
        <w:ind w:left="6480" w:hanging="360"/>
      </w:pPr>
    </w:lvl>
  </w:abstractNum>
  <w:num w:numId="1" w16cid:durableId="779302358">
    <w:abstractNumId w:val="4"/>
  </w:num>
  <w:num w:numId="2" w16cid:durableId="357900502">
    <w:abstractNumId w:val="11"/>
  </w:num>
  <w:num w:numId="3" w16cid:durableId="1093473521">
    <w:abstractNumId w:val="3"/>
  </w:num>
  <w:num w:numId="4" w16cid:durableId="316596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6392600">
    <w:abstractNumId w:val="4"/>
  </w:num>
  <w:num w:numId="6" w16cid:durableId="958998144">
    <w:abstractNumId w:val="6"/>
  </w:num>
  <w:num w:numId="7" w16cid:durableId="1543907794">
    <w:abstractNumId w:val="2"/>
  </w:num>
  <w:num w:numId="8" w16cid:durableId="34234233">
    <w:abstractNumId w:val="15"/>
  </w:num>
  <w:num w:numId="9" w16cid:durableId="1805196090">
    <w:abstractNumId w:val="9"/>
  </w:num>
  <w:num w:numId="10" w16cid:durableId="1485393123">
    <w:abstractNumId w:val="4"/>
  </w:num>
  <w:num w:numId="11" w16cid:durableId="2028755336">
    <w:abstractNumId w:val="1"/>
  </w:num>
  <w:num w:numId="12" w16cid:durableId="435488228">
    <w:abstractNumId w:val="5"/>
  </w:num>
  <w:num w:numId="13" w16cid:durableId="1754661420">
    <w:abstractNumId w:val="0"/>
  </w:num>
  <w:num w:numId="14" w16cid:durableId="1591083761">
    <w:abstractNumId w:val="10"/>
  </w:num>
  <w:num w:numId="15" w16cid:durableId="1424376046">
    <w:abstractNumId w:val="16"/>
  </w:num>
  <w:num w:numId="16" w16cid:durableId="488903356">
    <w:abstractNumId w:val="17"/>
  </w:num>
  <w:num w:numId="17" w16cid:durableId="211771469">
    <w:abstractNumId w:val="13"/>
  </w:num>
  <w:num w:numId="18" w16cid:durableId="614139197">
    <w:abstractNumId w:val="7"/>
  </w:num>
  <w:num w:numId="19" w16cid:durableId="1926960547">
    <w:abstractNumId w:val="4"/>
  </w:num>
  <w:num w:numId="20" w16cid:durableId="552666754">
    <w:abstractNumId w:val="12"/>
  </w:num>
  <w:num w:numId="21" w16cid:durableId="144904851">
    <w:abstractNumId w:val="14"/>
  </w:num>
  <w:num w:numId="22" w16cid:durableId="70071172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im Anaya-Izquierdo">
    <w15:presenceInfo w15:providerId="AD" w15:userId="S::kai21@bath.ac.uk::19133253-fdd1-477f-b66a-5e3d45ba2312"/>
  </w15:person>
  <w15:person w15:author="Tobias Laux">
    <w15:presenceInfo w15:providerId="AD" w15:userId="S::jb20485@bristol.ac.uk::ef8aa60f-3a8d-4f96-9d8a-b9d4f250b6c1"/>
  </w15:person>
  <w15:person w15:author="Janice Barton">
    <w15:presenceInfo w15:providerId="AD" w15:userId="S::ra19273@bristol.ac.uk::fb7028e7-6856-49cb-9a5a-bb2edcaa1f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Probabilistic Eng Mech&lt;/Style&gt;&lt;LeftDelim&gt;{&lt;/LeftDelim&gt;&lt;RightDelim&gt;}&lt;/RightDelim&gt;&lt;FontName&gt;Calibri&lt;/FontName&gt;&lt;FontSize&gt;10&lt;/FontSize&gt;&lt;ReflistTitle&gt;&lt;/ReflistTitle&gt;&lt;StartingRefnum&gt;1&lt;/StartingRefnum&gt;&lt;FirstLineIndent&gt;0&lt;/FirstLineIndent&gt;&lt;HangingIndent&gt;565&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ex50s9f2oazte6ed2zmxxx53tsxtfeaftxv2&quot;&gt;SinanXiao&lt;record-ids&gt;&lt;item&gt;1&lt;/item&gt;&lt;item&gt;2&lt;/item&gt;&lt;item&gt;3&lt;/item&gt;&lt;item&gt;4&lt;/item&gt;&lt;item&gt;5&lt;/item&gt;&lt;item&gt;6&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record-ids&gt;&lt;/item&gt;&lt;/Libraries&gt;"/>
  </w:docVars>
  <w:rsids>
    <w:rsidRoot w:val="00BF22EA"/>
    <w:rsid w:val="000000B8"/>
    <w:rsid w:val="00000576"/>
    <w:rsid w:val="0000061B"/>
    <w:rsid w:val="00000768"/>
    <w:rsid w:val="00000A20"/>
    <w:rsid w:val="00001356"/>
    <w:rsid w:val="0000141E"/>
    <w:rsid w:val="00001563"/>
    <w:rsid w:val="00002118"/>
    <w:rsid w:val="000025D4"/>
    <w:rsid w:val="0000267A"/>
    <w:rsid w:val="0000290F"/>
    <w:rsid w:val="000029D7"/>
    <w:rsid w:val="00002ADE"/>
    <w:rsid w:val="0000300F"/>
    <w:rsid w:val="0000337B"/>
    <w:rsid w:val="0000407E"/>
    <w:rsid w:val="000050C0"/>
    <w:rsid w:val="0000529E"/>
    <w:rsid w:val="000056C0"/>
    <w:rsid w:val="00005D50"/>
    <w:rsid w:val="0000697A"/>
    <w:rsid w:val="000070BD"/>
    <w:rsid w:val="0000766E"/>
    <w:rsid w:val="00007A5C"/>
    <w:rsid w:val="00010145"/>
    <w:rsid w:val="00010383"/>
    <w:rsid w:val="0001064D"/>
    <w:rsid w:val="00010729"/>
    <w:rsid w:val="00010D76"/>
    <w:rsid w:val="00011A6D"/>
    <w:rsid w:val="00011B8A"/>
    <w:rsid w:val="000120DA"/>
    <w:rsid w:val="0001239E"/>
    <w:rsid w:val="0001270D"/>
    <w:rsid w:val="00012822"/>
    <w:rsid w:val="00012826"/>
    <w:rsid w:val="00012B72"/>
    <w:rsid w:val="00012D74"/>
    <w:rsid w:val="00012E43"/>
    <w:rsid w:val="00014359"/>
    <w:rsid w:val="00014EFD"/>
    <w:rsid w:val="00015B4E"/>
    <w:rsid w:val="00015E23"/>
    <w:rsid w:val="00015E5D"/>
    <w:rsid w:val="0001649D"/>
    <w:rsid w:val="0001650F"/>
    <w:rsid w:val="00016591"/>
    <w:rsid w:val="000165B4"/>
    <w:rsid w:val="000167F5"/>
    <w:rsid w:val="000171F2"/>
    <w:rsid w:val="00017DBD"/>
    <w:rsid w:val="00017EBE"/>
    <w:rsid w:val="00020143"/>
    <w:rsid w:val="000208FD"/>
    <w:rsid w:val="00020C52"/>
    <w:rsid w:val="00020DCE"/>
    <w:rsid w:val="000213EA"/>
    <w:rsid w:val="00021639"/>
    <w:rsid w:val="00021924"/>
    <w:rsid w:val="00021998"/>
    <w:rsid w:val="00021DB2"/>
    <w:rsid w:val="00021E7B"/>
    <w:rsid w:val="00021F3A"/>
    <w:rsid w:val="00021FD8"/>
    <w:rsid w:val="00022274"/>
    <w:rsid w:val="000222EA"/>
    <w:rsid w:val="0002237F"/>
    <w:rsid w:val="000227EE"/>
    <w:rsid w:val="00022A62"/>
    <w:rsid w:val="00022B73"/>
    <w:rsid w:val="00022BEB"/>
    <w:rsid w:val="000239A1"/>
    <w:rsid w:val="00023F01"/>
    <w:rsid w:val="00024030"/>
    <w:rsid w:val="000243D9"/>
    <w:rsid w:val="000245A4"/>
    <w:rsid w:val="00024E7E"/>
    <w:rsid w:val="0002522C"/>
    <w:rsid w:val="000254C2"/>
    <w:rsid w:val="000258DF"/>
    <w:rsid w:val="00025A53"/>
    <w:rsid w:val="00025DF8"/>
    <w:rsid w:val="00025F51"/>
    <w:rsid w:val="000262BE"/>
    <w:rsid w:val="000262E0"/>
    <w:rsid w:val="00026350"/>
    <w:rsid w:val="000265AE"/>
    <w:rsid w:val="000265F0"/>
    <w:rsid w:val="000265FB"/>
    <w:rsid w:val="00027491"/>
    <w:rsid w:val="00027700"/>
    <w:rsid w:val="000279ED"/>
    <w:rsid w:val="000279F3"/>
    <w:rsid w:val="00027B70"/>
    <w:rsid w:val="00030023"/>
    <w:rsid w:val="0003023D"/>
    <w:rsid w:val="000307E1"/>
    <w:rsid w:val="00030878"/>
    <w:rsid w:val="00030AB4"/>
    <w:rsid w:val="00030BEC"/>
    <w:rsid w:val="00030CF3"/>
    <w:rsid w:val="0003279A"/>
    <w:rsid w:val="000332FF"/>
    <w:rsid w:val="000336E4"/>
    <w:rsid w:val="00033EB0"/>
    <w:rsid w:val="00033FFA"/>
    <w:rsid w:val="00034881"/>
    <w:rsid w:val="00034B97"/>
    <w:rsid w:val="00034BA8"/>
    <w:rsid w:val="0003548F"/>
    <w:rsid w:val="0003557B"/>
    <w:rsid w:val="00035637"/>
    <w:rsid w:val="0003571F"/>
    <w:rsid w:val="00035C28"/>
    <w:rsid w:val="00036261"/>
    <w:rsid w:val="000364FF"/>
    <w:rsid w:val="000378C1"/>
    <w:rsid w:val="00037BB5"/>
    <w:rsid w:val="00040388"/>
    <w:rsid w:val="00040F6C"/>
    <w:rsid w:val="000411F9"/>
    <w:rsid w:val="00041723"/>
    <w:rsid w:val="0004184B"/>
    <w:rsid w:val="00041855"/>
    <w:rsid w:val="00041871"/>
    <w:rsid w:val="00041F7B"/>
    <w:rsid w:val="000422CB"/>
    <w:rsid w:val="00042560"/>
    <w:rsid w:val="000427A2"/>
    <w:rsid w:val="000429BC"/>
    <w:rsid w:val="00042C7F"/>
    <w:rsid w:val="000430B3"/>
    <w:rsid w:val="000431D2"/>
    <w:rsid w:val="00043608"/>
    <w:rsid w:val="00043A5F"/>
    <w:rsid w:val="00044147"/>
    <w:rsid w:val="0004431E"/>
    <w:rsid w:val="0004475B"/>
    <w:rsid w:val="00044799"/>
    <w:rsid w:val="000449DF"/>
    <w:rsid w:val="00044D5E"/>
    <w:rsid w:val="00045053"/>
    <w:rsid w:val="000454DD"/>
    <w:rsid w:val="00046C95"/>
    <w:rsid w:val="00046E35"/>
    <w:rsid w:val="00046FC6"/>
    <w:rsid w:val="0004700E"/>
    <w:rsid w:val="0004735E"/>
    <w:rsid w:val="00047D89"/>
    <w:rsid w:val="000510FE"/>
    <w:rsid w:val="00051B28"/>
    <w:rsid w:val="00051D06"/>
    <w:rsid w:val="00051F82"/>
    <w:rsid w:val="00052572"/>
    <w:rsid w:val="0005285F"/>
    <w:rsid w:val="00052B2E"/>
    <w:rsid w:val="00052D95"/>
    <w:rsid w:val="00052D9E"/>
    <w:rsid w:val="00053242"/>
    <w:rsid w:val="00053902"/>
    <w:rsid w:val="00053926"/>
    <w:rsid w:val="000546C5"/>
    <w:rsid w:val="000546F6"/>
    <w:rsid w:val="00054B23"/>
    <w:rsid w:val="00054DD5"/>
    <w:rsid w:val="000552F2"/>
    <w:rsid w:val="00056379"/>
    <w:rsid w:val="00056989"/>
    <w:rsid w:val="000570E6"/>
    <w:rsid w:val="00057220"/>
    <w:rsid w:val="0005724F"/>
    <w:rsid w:val="00057586"/>
    <w:rsid w:val="00060365"/>
    <w:rsid w:val="00060391"/>
    <w:rsid w:val="00060647"/>
    <w:rsid w:val="0006084D"/>
    <w:rsid w:val="00060B3E"/>
    <w:rsid w:val="00060D37"/>
    <w:rsid w:val="00060E22"/>
    <w:rsid w:val="00060F2D"/>
    <w:rsid w:val="00061EA3"/>
    <w:rsid w:val="00061FB9"/>
    <w:rsid w:val="00062246"/>
    <w:rsid w:val="000623BD"/>
    <w:rsid w:val="000623FC"/>
    <w:rsid w:val="00062576"/>
    <w:rsid w:val="00062E12"/>
    <w:rsid w:val="0006316E"/>
    <w:rsid w:val="000635C5"/>
    <w:rsid w:val="00063788"/>
    <w:rsid w:val="00063C57"/>
    <w:rsid w:val="00063D50"/>
    <w:rsid w:val="000643CE"/>
    <w:rsid w:val="00064407"/>
    <w:rsid w:val="00064ACE"/>
    <w:rsid w:val="00064DCD"/>
    <w:rsid w:val="00065D33"/>
    <w:rsid w:val="00065FF7"/>
    <w:rsid w:val="000665C4"/>
    <w:rsid w:val="00066954"/>
    <w:rsid w:val="00066D5F"/>
    <w:rsid w:val="00067765"/>
    <w:rsid w:val="00067A23"/>
    <w:rsid w:val="00067AEC"/>
    <w:rsid w:val="0007012F"/>
    <w:rsid w:val="000702C5"/>
    <w:rsid w:val="000704B1"/>
    <w:rsid w:val="000711AF"/>
    <w:rsid w:val="00072286"/>
    <w:rsid w:val="00072D6D"/>
    <w:rsid w:val="00073293"/>
    <w:rsid w:val="000737AC"/>
    <w:rsid w:val="00073901"/>
    <w:rsid w:val="00073A5D"/>
    <w:rsid w:val="00073E35"/>
    <w:rsid w:val="00073EBA"/>
    <w:rsid w:val="00073F71"/>
    <w:rsid w:val="00074266"/>
    <w:rsid w:val="00074ABF"/>
    <w:rsid w:val="00074B5E"/>
    <w:rsid w:val="00075276"/>
    <w:rsid w:val="00075538"/>
    <w:rsid w:val="0007595D"/>
    <w:rsid w:val="00076160"/>
    <w:rsid w:val="000766EF"/>
    <w:rsid w:val="0007696E"/>
    <w:rsid w:val="00076D49"/>
    <w:rsid w:val="000778DF"/>
    <w:rsid w:val="00080A31"/>
    <w:rsid w:val="00080BC6"/>
    <w:rsid w:val="00080C82"/>
    <w:rsid w:val="00080CFC"/>
    <w:rsid w:val="000812EE"/>
    <w:rsid w:val="00081E4E"/>
    <w:rsid w:val="000824BF"/>
    <w:rsid w:val="000824C0"/>
    <w:rsid w:val="000828A0"/>
    <w:rsid w:val="0008329A"/>
    <w:rsid w:val="00083C03"/>
    <w:rsid w:val="00083DB0"/>
    <w:rsid w:val="00084247"/>
    <w:rsid w:val="00084A43"/>
    <w:rsid w:val="0008637A"/>
    <w:rsid w:val="000865C3"/>
    <w:rsid w:val="000866D4"/>
    <w:rsid w:val="000867AB"/>
    <w:rsid w:val="00086C16"/>
    <w:rsid w:val="00086F65"/>
    <w:rsid w:val="00087A15"/>
    <w:rsid w:val="00087A7A"/>
    <w:rsid w:val="000902A6"/>
    <w:rsid w:val="0009044D"/>
    <w:rsid w:val="00091A54"/>
    <w:rsid w:val="000923D3"/>
    <w:rsid w:val="00092520"/>
    <w:rsid w:val="0009283D"/>
    <w:rsid w:val="00092C42"/>
    <w:rsid w:val="0009393A"/>
    <w:rsid w:val="0009399A"/>
    <w:rsid w:val="00094123"/>
    <w:rsid w:val="00094490"/>
    <w:rsid w:val="000945B3"/>
    <w:rsid w:val="0009478D"/>
    <w:rsid w:val="00095A16"/>
    <w:rsid w:val="00095C6F"/>
    <w:rsid w:val="00095E73"/>
    <w:rsid w:val="0009616C"/>
    <w:rsid w:val="000967BB"/>
    <w:rsid w:val="00097600"/>
    <w:rsid w:val="00097835"/>
    <w:rsid w:val="00097BA0"/>
    <w:rsid w:val="00097D91"/>
    <w:rsid w:val="000A008B"/>
    <w:rsid w:val="000A00AF"/>
    <w:rsid w:val="000A0266"/>
    <w:rsid w:val="000A04B4"/>
    <w:rsid w:val="000A0733"/>
    <w:rsid w:val="000A0B1E"/>
    <w:rsid w:val="000A101F"/>
    <w:rsid w:val="000A19FC"/>
    <w:rsid w:val="000A2304"/>
    <w:rsid w:val="000A24E3"/>
    <w:rsid w:val="000A267F"/>
    <w:rsid w:val="000A2BEC"/>
    <w:rsid w:val="000A2C2D"/>
    <w:rsid w:val="000A2F0A"/>
    <w:rsid w:val="000A37D9"/>
    <w:rsid w:val="000A392A"/>
    <w:rsid w:val="000A3A49"/>
    <w:rsid w:val="000A42B2"/>
    <w:rsid w:val="000A44DD"/>
    <w:rsid w:val="000A4908"/>
    <w:rsid w:val="000A4A54"/>
    <w:rsid w:val="000A5883"/>
    <w:rsid w:val="000A5C94"/>
    <w:rsid w:val="000A6678"/>
    <w:rsid w:val="000A6A73"/>
    <w:rsid w:val="000A7963"/>
    <w:rsid w:val="000A7BDC"/>
    <w:rsid w:val="000A7CAA"/>
    <w:rsid w:val="000A7FBA"/>
    <w:rsid w:val="000B00A5"/>
    <w:rsid w:val="000B034C"/>
    <w:rsid w:val="000B16C4"/>
    <w:rsid w:val="000B191D"/>
    <w:rsid w:val="000B1BB6"/>
    <w:rsid w:val="000B23E1"/>
    <w:rsid w:val="000B276D"/>
    <w:rsid w:val="000B2AFE"/>
    <w:rsid w:val="000B2EDD"/>
    <w:rsid w:val="000B39E5"/>
    <w:rsid w:val="000B424B"/>
    <w:rsid w:val="000B4F9B"/>
    <w:rsid w:val="000B5536"/>
    <w:rsid w:val="000B553C"/>
    <w:rsid w:val="000B6166"/>
    <w:rsid w:val="000B6625"/>
    <w:rsid w:val="000B6FA2"/>
    <w:rsid w:val="000B730E"/>
    <w:rsid w:val="000B7434"/>
    <w:rsid w:val="000B7441"/>
    <w:rsid w:val="000B791D"/>
    <w:rsid w:val="000B7F53"/>
    <w:rsid w:val="000C049C"/>
    <w:rsid w:val="000C091B"/>
    <w:rsid w:val="000C09D9"/>
    <w:rsid w:val="000C0BD5"/>
    <w:rsid w:val="000C1670"/>
    <w:rsid w:val="000C1C65"/>
    <w:rsid w:val="000C273F"/>
    <w:rsid w:val="000C3045"/>
    <w:rsid w:val="000C3165"/>
    <w:rsid w:val="000C3875"/>
    <w:rsid w:val="000C3916"/>
    <w:rsid w:val="000C3B15"/>
    <w:rsid w:val="000C3B3A"/>
    <w:rsid w:val="000C43C9"/>
    <w:rsid w:val="000C475C"/>
    <w:rsid w:val="000C479A"/>
    <w:rsid w:val="000C4C5D"/>
    <w:rsid w:val="000C4FA0"/>
    <w:rsid w:val="000C54A5"/>
    <w:rsid w:val="000C5742"/>
    <w:rsid w:val="000C5B6B"/>
    <w:rsid w:val="000C5E8E"/>
    <w:rsid w:val="000C60BB"/>
    <w:rsid w:val="000C6676"/>
    <w:rsid w:val="000C7136"/>
    <w:rsid w:val="000C7149"/>
    <w:rsid w:val="000C7282"/>
    <w:rsid w:val="000C7474"/>
    <w:rsid w:val="000C7977"/>
    <w:rsid w:val="000C7DCB"/>
    <w:rsid w:val="000C7FEB"/>
    <w:rsid w:val="000D0473"/>
    <w:rsid w:val="000D05AB"/>
    <w:rsid w:val="000D0BC6"/>
    <w:rsid w:val="000D0FFE"/>
    <w:rsid w:val="000D1295"/>
    <w:rsid w:val="000D13BF"/>
    <w:rsid w:val="000D1E0A"/>
    <w:rsid w:val="000D1E28"/>
    <w:rsid w:val="000D2858"/>
    <w:rsid w:val="000D2BAA"/>
    <w:rsid w:val="000D3146"/>
    <w:rsid w:val="000D327E"/>
    <w:rsid w:val="000D33BE"/>
    <w:rsid w:val="000D4282"/>
    <w:rsid w:val="000D44E4"/>
    <w:rsid w:val="000D4571"/>
    <w:rsid w:val="000D4D32"/>
    <w:rsid w:val="000D59CE"/>
    <w:rsid w:val="000D6304"/>
    <w:rsid w:val="000D6F04"/>
    <w:rsid w:val="000D716E"/>
    <w:rsid w:val="000D7E01"/>
    <w:rsid w:val="000E0A52"/>
    <w:rsid w:val="000E1235"/>
    <w:rsid w:val="000E15F2"/>
    <w:rsid w:val="000E1794"/>
    <w:rsid w:val="000E249E"/>
    <w:rsid w:val="000E2F8B"/>
    <w:rsid w:val="000E3148"/>
    <w:rsid w:val="000E37C3"/>
    <w:rsid w:val="000E3838"/>
    <w:rsid w:val="000E3AC6"/>
    <w:rsid w:val="000E4022"/>
    <w:rsid w:val="000E4572"/>
    <w:rsid w:val="000E46B7"/>
    <w:rsid w:val="000E4B68"/>
    <w:rsid w:val="000E501A"/>
    <w:rsid w:val="000E61A3"/>
    <w:rsid w:val="000E67BC"/>
    <w:rsid w:val="000E695A"/>
    <w:rsid w:val="000E6D87"/>
    <w:rsid w:val="000E70E3"/>
    <w:rsid w:val="000E7A10"/>
    <w:rsid w:val="000E7B51"/>
    <w:rsid w:val="000E7BD1"/>
    <w:rsid w:val="000F1280"/>
    <w:rsid w:val="000F1569"/>
    <w:rsid w:val="000F22C1"/>
    <w:rsid w:val="000F2389"/>
    <w:rsid w:val="000F26DC"/>
    <w:rsid w:val="000F2A66"/>
    <w:rsid w:val="000F2C01"/>
    <w:rsid w:val="000F2D47"/>
    <w:rsid w:val="000F3123"/>
    <w:rsid w:val="000F3427"/>
    <w:rsid w:val="000F34C6"/>
    <w:rsid w:val="000F38EB"/>
    <w:rsid w:val="000F3AAA"/>
    <w:rsid w:val="000F3DB3"/>
    <w:rsid w:val="000F3DDE"/>
    <w:rsid w:val="000F4E58"/>
    <w:rsid w:val="000F4FF6"/>
    <w:rsid w:val="000F533C"/>
    <w:rsid w:val="000F53DD"/>
    <w:rsid w:val="000F57B6"/>
    <w:rsid w:val="000F57F2"/>
    <w:rsid w:val="000F5EE0"/>
    <w:rsid w:val="000F5F29"/>
    <w:rsid w:val="000F62D5"/>
    <w:rsid w:val="000F63D2"/>
    <w:rsid w:val="000F66E7"/>
    <w:rsid w:val="000F6C5B"/>
    <w:rsid w:val="000F6FE6"/>
    <w:rsid w:val="000F7010"/>
    <w:rsid w:val="000F7258"/>
    <w:rsid w:val="000F7BAD"/>
    <w:rsid w:val="0010027E"/>
    <w:rsid w:val="0010042B"/>
    <w:rsid w:val="0010047D"/>
    <w:rsid w:val="00100558"/>
    <w:rsid w:val="0010099A"/>
    <w:rsid w:val="00100A3C"/>
    <w:rsid w:val="00100EB5"/>
    <w:rsid w:val="001015F3"/>
    <w:rsid w:val="001028F8"/>
    <w:rsid w:val="00102FC9"/>
    <w:rsid w:val="001035FD"/>
    <w:rsid w:val="00104113"/>
    <w:rsid w:val="001042E6"/>
    <w:rsid w:val="0010455E"/>
    <w:rsid w:val="001045DF"/>
    <w:rsid w:val="001048A3"/>
    <w:rsid w:val="00104FD5"/>
    <w:rsid w:val="00105170"/>
    <w:rsid w:val="001052C2"/>
    <w:rsid w:val="00105A58"/>
    <w:rsid w:val="00105C18"/>
    <w:rsid w:val="001067F5"/>
    <w:rsid w:val="00107244"/>
    <w:rsid w:val="00107575"/>
    <w:rsid w:val="00107DCA"/>
    <w:rsid w:val="0011113A"/>
    <w:rsid w:val="001117D8"/>
    <w:rsid w:val="00112293"/>
    <w:rsid w:val="00112312"/>
    <w:rsid w:val="00112587"/>
    <w:rsid w:val="00112CA7"/>
    <w:rsid w:val="00113268"/>
    <w:rsid w:val="0011469C"/>
    <w:rsid w:val="001149EF"/>
    <w:rsid w:val="00114AAF"/>
    <w:rsid w:val="00114CFB"/>
    <w:rsid w:val="0011503A"/>
    <w:rsid w:val="001152EF"/>
    <w:rsid w:val="00115377"/>
    <w:rsid w:val="0011589B"/>
    <w:rsid w:val="00115BB8"/>
    <w:rsid w:val="00115D29"/>
    <w:rsid w:val="00115E43"/>
    <w:rsid w:val="001160AD"/>
    <w:rsid w:val="00116361"/>
    <w:rsid w:val="0011690D"/>
    <w:rsid w:val="001169B9"/>
    <w:rsid w:val="00116D2D"/>
    <w:rsid w:val="00116FA2"/>
    <w:rsid w:val="00117B75"/>
    <w:rsid w:val="00120E67"/>
    <w:rsid w:val="001210F9"/>
    <w:rsid w:val="00121CD3"/>
    <w:rsid w:val="00121FF8"/>
    <w:rsid w:val="00122647"/>
    <w:rsid w:val="0012265B"/>
    <w:rsid w:val="00122804"/>
    <w:rsid w:val="00122A9E"/>
    <w:rsid w:val="00122E60"/>
    <w:rsid w:val="00122FDD"/>
    <w:rsid w:val="00123278"/>
    <w:rsid w:val="00123AA8"/>
    <w:rsid w:val="00123AC9"/>
    <w:rsid w:val="00123B5D"/>
    <w:rsid w:val="00123C53"/>
    <w:rsid w:val="00123D42"/>
    <w:rsid w:val="00123F0B"/>
    <w:rsid w:val="00123FE7"/>
    <w:rsid w:val="0012446F"/>
    <w:rsid w:val="00125004"/>
    <w:rsid w:val="001251C3"/>
    <w:rsid w:val="001251F8"/>
    <w:rsid w:val="001254BB"/>
    <w:rsid w:val="00125F30"/>
    <w:rsid w:val="00126205"/>
    <w:rsid w:val="00126569"/>
    <w:rsid w:val="0012681B"/>
    <w:rsid w:val="0012696B"/>
    <w:rsid w:val="00126A1F"/>
    <w:rsid w:val="00126B94"/>
    <w:rsid w:val="00126C4F"/>
    <w:rsid w:val="00126E4A"/>
    <w:rsid w:val="00126E56"/>
    <w:rsid w:val="0012707F"/>
    <w:rsid w:val="001273B1"/>
    <w:rsid w:val="00127596"/>
    <w:rsid w:val="0012779B"/>
    <w:rsid w:val="00127B18"/>
    <w:rsid w:val="00127BDF"/>
    <w:rsid w:val="001300C5"/>
    <w:rsid w:val="001307F3"/>
    <w:rsid w:val="00130A6B"/>
    <w:rsid w:val="00130B3C"/>
    <w:rsid w:val="00130D2E"/>
    <w:rsid w:val="001315BD"/>
    <w:rsid w:val="00131804"/>
    <w:rsid w:val="001321DA"/>
    <w:rsid w:val="00132254"/>
    <w:rsid w:val="00132428"/>
    <w:rsid w:val="001325F6"/>
    <w:rsid w:val="00132CFA"/>
    <w:rsid w:val="001330F3"/>
    <w:rsid w:val="001335E1"/>
    <w:rsid w:val="00133848"/>
    <w:rsid w:val="00134056"/>
    <w:rsid w:val="0013489A"/>
    <w:rsid w:val="0013508C"/>
    <w:rsid w:val="001356E1"/>
    <w:rsid w:val="001362CC"/>
    <w:rsid w:val="001362F1"/>
    <w:rsid w:val="001365A8"/>
    <w:rsid w:val="001366E7"/>
    <w:rsid w:val="00136D5B"/>
    <w:rsid w:val="00137B52"/>
    <w:rsid w:val="00137FC7"/>
    <w:rsid w:val="00140489"/>
    <w:rsid w:val="00141D77"/>
    <w:rsid w:val="00142628"/>
    <w:rsid w:val="00142697"/>
    <w:rsid w:val="001428D0"/>
    <w:rsid w:val="00142A13"/>
    <w:rsid w:val="00142C18"/>
    <w:rsid w:val="00142D60"/>
    <w:rsid w:val="00142E47"/>
    <w:rsid w:val="00142E89"/>
    <w:rsid w:val="00142F4B"/>
    <w:rsid w:val="001432CE"/>
    <w:rsid w:val="001434E0"/>
    <w:rsid w:val="001437D5"/>
    <w:rsid w:val="001440E6"/>
    <w:rsid w:val="0014435F"/>
    <w:rsid w:val="001449D2"/>
    <w:rsid w:val="00144AC0"/>
    <w:rsid w:val="00144EC0"/>
    <w:rsid w:val="0014559E"/>
    <w:rsid w:val="00145686"/>
    <w:rsid w:val="0014568A"/>
    <w:rsid w:val="0014573D"/>
    <w:rsid w:val="00145757"/>
    <w:rsid w:val="00145D89"/>
    <w:rsid w:val="001460CD"/>
    <w:rsid w:val="00146187"/>
    <w:rsid w:val="001465B3"/>
    <w:rsid w:val="001466B1"/>
    <w:rsid w:val="00146C63"/>
    <w:rsid w:val="00146E7C"/>
    <w:rsid w:val="0014791F"/>
    <w:rsid w:val="00147AE9"/>
    <w:rsid w:val="00150295"/>
    <w:rsid w:val="0015096A"/>
    <w:rsid w:val="00150CBD"/>
    <w:rsid w:val="00151B8B"/>
    <w:rsid w:val="00151C94"/>
    <w:rsid w:val="00151D3F"/>
    <w:rsid w:val="00152124"/>
    <w:rsid w:val="00152279"/>
    <w:rsid w:val="0015277E"/>
    <w:rsid w:val="001528E6"/>
    <w:rsid w:val="00152A00"/>
    <w:rsid w:val="00152BA0"/>
    <w:rsid w:val="00152C05"/>
    <w:rsid w:val="001530D7"/>
    <w:rsid w:val="0015328A"/>
    <w:rsid w:val="0015368E"/>
    <w:rsid w:val="0015378F"/>
    <w:rsid w:val="00153D9F"/>
    <w:rsid w:val="00154BD6"/>
    <w:rsid w:val="00154F33"/>
    <w:rsid w:val="00154FCB"/>
    <w:rsid w:val="0015502C"/>
    <w:rsid w:val="00155117"/>
    <w:rsid w:val="001560F6"/>
    <w:rsid w:val="00156191"/>
    <w:rsid w:val="001563E6"/>
    <w:rsid w:val="00156475"/>
    <w:rsid w:val="00156849"/>
    <w:rsid w:val="00156B00"/>
    <w:rsid w:val="00156D57"/>
    <w:rsid w:val="00156D7D"/>
    <w:rsid w:val="00157119"/>
    <w:rsid w:val="00157B51"/>
    <w:rsid w:val="00157D79"/>
    <w:rsid w:val="00157E3B"/>
    <w:rsid w:val="00160218"/>
    <w:rsid w:val="00160455"/>
    <w:rsid w:val="00160AA2"/>
    <w:rsid w:val="00160ED0"/>
    <w:rsid w:val="0016111F"/>
    <w:rsid w:val="001612AF"/>
    <w:rsid w:val="0016147D"/>
    <w:rsid w:val="0016169D"/>
    <w:rsid w:val="0016218F"/>
    <w:rsid w:val="00162B2D"/>
    <w:rsid w:val="00162C4A"/>
    <w:rsid w:val="00162DF0"/>
    <w:rsid w:val="00163113"/>
    <w:rsid w:val="001636F8"/>
    <w:rsid w:val="00163794"/>
    <w:rsid w:val="00163F60"/>
    <w:rsid w:val="00164360"/>
    <w:rsid w:val="001647C7"/>
    <w:rsid w:val="00165261"/>
    <w:rsid w:val="001652DE"/>
    <w:rsid w:val="00165E98"/>
    <w:rsid w:val="00166696"/>
    <w:rsid w:val="00166883"/>
    <w:rsid w:val="00166D64"/>
    <w:rsid w:val="00167151"/>
    <w:rsid w:val="00167417"/>
    <w:rsid w:val="00167AC5"/>
    <w:rsid w:val="00167E6E"/>
    <w:rsid w:val="00167EC9"/>
    <w:rsid w:val="001709CB"/>
    <w:rsid w:val="00170BC7"/>
    <w:rsid w:val="00170E6D"/>
    <w:rsid w:val="00171548"/>
    <w:rsid w:val="001718F3"/>
    <w:rsid w:val="0017212A"/>
    <w:rsid w:val="00172963"/>
    <w:rsid w:val="00173498"/>
    <w:rsid w:val="001734CA"/>
    <w:rsid w:val="0017368C"/>
    <w:rsid w:val="00173BB1"/>
    <w:rsid w:val="001741E4"/>
    <w:rsid w:val="001743F6"/>
    <w:rsid w:val="001744F5"/>
    <w:rsid w:val="001749EE"/>
    <w:rsid w:val="00174EEE"/>
    <w:rsid w:val="0017536B"/>
    <w:rsid w:val="0017559B"/>
    <w:rsid w:val="00175711"/>
    <w:rsid w:val="001758D6"/>
    <w:rsid w:val="001760C9"/>
    <w:rsid w:val="0017652B"/>
    <w:rsid w:val="00176589"/>
    <w:rsid w:val="00176D32"/>
    <w:rsid w:val="00176F57"/>
    <w:rsid w:val="00177318"/>
    <w:rsid w:val="001777B4"/>
    <w:rsid w:val="00177994"/>
    <w:rsid w:val="001779DE"/>
    <w:rsid w:val="00180929"/>
    <w:rsid w:val="00180948"/>
    <w:rsid w:val="00180C88"/>
    <w:rsid w:val="00180EB6"/>
    <w:rsid w:val="00180FCC"/>
    <w:rsid w:val="0018111E"/>
    <w:rsid w:val="00181902"/>
    <w:rsid w:val="00181DF4"/>
    <w:rsid w:val="0018219F"/>
    <w:rsid w:val="00182DA5"/>
    <w:rsid w:val="00182DC2"/>
    <w:rsid w:val="001836F8"/>
    <w:rsid w:val="00184BEC"/>
    <w:rsid w:val="00184E52"/>
    <w:rsid w:val="00184EFF"/>
    <w:rsid w:val="00185293"/>
    <w:rsid w:val="0018575E"/>
    <w:rsid w:val="0018608A"/>
    <w:rsid w:val="00186308"/>
    <w:rsid w:val="0018679E"/>
    <w:rsid w:val="0018769E"/>
    <w:rsid w:val="001911E6"/>
    <w:rsid w:val="001913DF"/>
    <w:rsid w:val="00191480"/>
    <w:rsid w:val="00191492"/>
    <w:rsid w:val="00191533"/>
    <w:rsid w:val="00191A20"/>
    <w:rsid w:val="00192739"/>
    <w:rsid w:val="00192880"/>
    <w:rsid w:val="00192888"/>
    <w:rsid w:val="00192F82"/>
    <w:rsid w:val="0019357E"/>
    <w:rsid w:val="00193C31"/>
    <w:rsid w:val="001944C5"/>
    <w:rsid w:val="00194DF0"/>
    <w:rsid w:val="00194FF2"/>
    <w:rsid w:val="001950EC"/>
    <w:rsid w:val="001955ED"/>
    <w:rsid w:val="00195D4A"/>
    <w:rsid w:val="00196869"/>
    <w:rsid w:val="001969FF"/>
    <w:rsid w:val="00196FF0"/>
    <w:rsid w:val="001973BD"/>
    <w:rsid w:val="001974E1"/>
    <w:rsid w:val="001975F8"/>
    <w:rsid w:val="001A01DD"/>
    <w:rsid w:val="001A0402"/>
    <w:rsid w:val="001A062F"/>
    <w:rsid w:val="001A0ADF"/>
    <w:rsid w:val="001A0F85"/>
    <w:rsid w:val="001A133F"/>
    <w:rsid w:val="001A1B6F"/>
    <w:rsid w:val="001A2734"/>
    <w:rsid w:val="001A35A9"/>
    <w:rsid w:val="001A3B62"/>
    <w:rsid w:val="001A47C8"/>
    <w:rsid w:val="001A5071"/>
    <w:rsid w:val="001A519E"/>
    <w:rsid w:val="001A5868"/>
    <w:rsid w:val="001A5908"/>
    <w:rsid w:val="001A5D4C"/>
    <w:rsid w:val="001A618B"/>
    <w:rsid w:val="001A653E"/>
    <w:rsid w:val="001A6E91"/>
    <w:rsid w:val="001A6FD4"/>
    <w:rsid w:val="001A7289"/>
    <w:rsid w:val="001A7517"/>
    <w:rsid w:val="001A7B1B"/>
    <w:rsid w:val="001A7F1A"/>
    <w:rsid w:val="001B0E6D"/>
    <w:rsid w:val="001B0E7E"/>
    <w:rsid w:val="001B1406"/>
    <w:rsid w:val="001B1DE8"/>
    <w:rsid w:val="001B1EF1"/>
    <w:rsid w:val="001B1F9A"/>
    <w:rsid w:val="001B212D"/>
    <w:rsid w:val="001B2169"/>
    <w:rsid w:val="001B2BDA"/>
    <w:rsid w:val="001B2E83"/>
    <w:rsid w:val="001B377C"/>
    <w:rsid w:val="001B3788"/>
    <w:rsid w:val="001B3F4F"/>
    <w:rsid w:val="001B4332"/>
    <w:rsid w:val="001B535B"/>
    <w:rsid w:val="001B57ED"/>
    <w:rsid w:val="001B6577"/>
    <w:rsid w:val="001B7932"/>
    <w:rsid w:val="001C0204"/>
    <w:rsid w:val="001C03CE"/>
    <w:rsid w:val="001C057C"/>
    <w:rsid w:val="001C0A9C"/>
    <w:rsid w:val="001C148B"/>
    <w:rsid w:val="001C1828"/>
    <w:rsid w:val="001C1BE1"/>
    <w:rsid w:val="001C1E0E"/>
    <w:rsid w:val="001C2479"/>
    <w:rsid w:val="001C287A"/>
    <w:rsid w:val="001C2AA8"/>
    <w:rsid w:val="001C31F4"/>
    <w:rsid w:val="001C33C3"/>
    <w:rsid w:val="001C3C26"/>
    <w:rsid w:val="001C3C30"/>
    <w:rsid w:val="001C3FE5"/>
    <w:rsid w:val="001C4347"/>
    <w:rsid w:val="001C45D5"/>
    <w:rsid w:val="001C4BD7"/>
    <w:rsid w:val="001C4FE4"/>
    <w:rsid w:val="001C5576"/>
    <w:rsid w:val="001C59BC"/>
    <w:rsid w:val="001C5C28"/>
    <w:rsid w:val="001C5F62"/>
    <w:rsid w:val="001C6771"/>
    <w:rsid w:val="001C6BD2"/>
    <w:rsid w:val="001C6C11"/>
    <w:rsid w:val="001C7E5C"/>
    <w:rsid w:val="001C7E62"/>
    <w:rsid w:val="001D009A"/>
    <w:rsid w:val="001D0451"/>
    <w:rsid w:val="001D04EF"/>
    <w:rsid w:val="001D0D2B"/>
    <w:rsid w:val="001D0F27"/>
    <w:rsid w:val="001D1560"/>
    <w:rsid w:val="001D1D73"/>
    <w:rsid w:val="001D2526"/>
    <w:rsid w:val="001D273B"/>
    <w:rsid w:val="001D28D3"/>
    <w:rsid w:val="001D2D99"/>
    <w:rsid w:val="001D3084"/>
    <w:rsid w:val="001D3B4E"/>
    <w:rsid w:val="001D3B6F"/>
    <w:rsid w:val="001D3BE0"/>
    <w:rsid w:val="001D3EE0"/>
    <w:rsid w:val="001D4177"/>
    <w:rsid w:val="001D4A2B"/>
    <w:rsid w:val="001D4BCA"/>
    <w:rsid w:val="001D4F4D"/>
    <w:rsid w:val="001D5082"/>
    <w:rsid w:val="001D5158"/>
    <w:rsid w:val="001D52C1"/>
    <w:rsid w:val="001D5570"/>
    <w:rsid w:val="001D6342"/>
    <w:rsid w:val="001D63C2"/>
    <w:rsid w:val="001D6BF8"/>
    <w:rsid w:val="001D6FBE"/>
    <w:rsid w:val="001D70C1"/>
    <w:rsid w:val="001D7304"/>
    <w:rsid w:val="001D733D"/>
    <w:rsid w:val="001D7D2D"/>
    <w:rsid w:val="001E0EB8"/>
    <w:rsid w:val="001E1731"/>
    <w:rsid w:val="001E17C4"/>
    <w:rsid w:val="001E1DB5"/>
    <w:rsid w:val="001E218F"/>
    <w:rsid w:val="001E2228"/>
    <w:rsid w:val="001E252F"/>
    <w:rsid w:val="001E25A5"/>
    <w:rsid w:val="001E27B4"/>
    <w:rsid w:val="001E2CCE"/>
    <w:rsid w:val="001E3591"/>
    <w:rsid w:val="001E3A7F"/>
    <w:rsid w:val="001E3CA2"/>
    <w:rsid w:val="001E411F"/>
    <w:rsid w:val="001E45D8"/>
    <w:rsid w:val="001E461C"/>
    <w:rsid w:val="001E4C45"/>
    <w:rsid w:val="001E50F4"/>
    <w:rsid w:val="001E53A9"/>
    <w:rsid w:val="001E549B"/>
    <w:rsid w:val="001E6789"/>
    <w:rsid w:val="001E6A7B"/>
    <w:rsid w:val="001E7153"/>
    <w:rsid w:val="001E77C3"/>
    <w:rsid w:val="001E7C95"/>
    <w:rsid w:val="001F0436"/>
    <w:rsid w:val="001F062D"/>
    <w:rsid w:val="001F0694"/>
    <w:rsid w:val="001F08EE"/>
    <w:rsid w:val="001F1772"/>
    <w:rsid w:val="001F1F2A"/>
    <w:rsid w:val="001F261A"/>
    <w:rsid w:val="001F2BB4"/>
    <w:rsid w:val="001F2D23"/>
    <w:rsid w:val="001F2D47"/>
    <w:rsid w:val="001F3EF5"/>
    <w:rsid w:val="001F3FB9"/>
    <w:rsid w:val="001F462F"/>
    <w:rsid w:val="001F4858"/>
    <w:rsid w:val="001F48F1"/>
    <w:rsid w:val="001F49F9"/>
    <w:rsid w:val="001F4A01"/>
    <w:rsid w:val="001F505F"/>
    <w:rsid w:val="001F51FC"/>
    <w:rsid w:val="001F5521"/>
    <w:rsid w:val="001F5563"/>
    <w:rsid w:val="001F55EE"/>
    <w:rsid w:val="001F5C9B"/>
    <w:rsid w:val="001F6340"/>
    <w:rsid w:val="001F69C8"/>
    <w:rsid w:val="001F6C49"/>
    <w:rsid w:val="001F6E0E"/>
    <w:rsid w:val="001F713D"/>
    <w:rsid w:val="00200668"/>
    <w:rsid w:val="00200C71"/>
    <w:rsid w:val="00201398"/>
    <w:rsid w:val="00201AF9"/>
    <w:rsid w:val="002022C7"/>
    <w:rsid w:val="0020232F"/>
    <w:rsid w:val="00202516"/>
    <w:rsid w:val="00202612"/>
    <w:rsid w:val="00202613"/>
    <w:rsid w:val="0020354D"/>
    <w:rsid w:val="00203850"/>
    <w:rsid w:val="00203D39"/>
    <w:rsid w:val="00204A5B"/>
    <w:rsid w:val="00204BF7"/>
    <w:rsid w:val="00204E73"/>
    <w:rsid w:val="002052A4"/>
    <w:rsid w:val="0020554C"/>
    <w:rsid w:val="002056DA"/>
    <w:rsid w:val="002063D4"/>
    <w:rsid w:val="002066D2"/>
    <w:rsid w:val="00206BD4"/>
    <w:rsid w:val="00206FEA"/>
    <w:rsid w:val="0020732D"/>
    <w:rsid w:val="0020751B"/>
    <w:rsid w:val="00207F44"/>
    <w:rsid w:val="0021015D"/>
    <w:rsid w:val="00210499"/>
    <w:rsid w:val="00210A8C"/>
    <w:rsid w:val="00210C10"/>
    <w:rsid w:val="00210CDB"/>
    <w:rsid w:val="0021175B"/>
    <w:rsid w:val="00211C49"/>
    <w:rsid w:val="00212544"/>
    <w:rsid w:val="0021266E"/>
    <w:rsid w:val="00212F87"/>
    <w:rsid w:val="00213BE0"/>
    <w:rsid w:val="00213E0D"/>
    <w:rsid w:val="002144F0"/>
    <w:rsid w:val="002149E4"/>
    <w:rsid w:val="00214B91"/>
    <w:rsid w:val="00214BB8"/>
    <w:rsid w:val="00215D91"/>
    <w:rsid w:val="00215F37"/>
    <w:rsid w:val="0021601B"/>
    <w:rsid w:val="00216595"/>
    <w:rsid w:val="00216684"/>
    <w:rsid w:val="00216C31"/>
    <w:rsid w:val="00217E83"/>
    <w:rsid w:val="00217EBD"/>
    <w:rsid w:val="00220646"/>
    <w:rsid w:val="00220955"/>
    <w:rsid w:val="00220A7E"/>
    <w:rsid w:val="002214BA"/>
    <w:rsid w:val="00221A14"/>
    <w:rsid w:val="00221EFA"/>
    <w:rsid w:val="00222BB1"/>
    <w:rsid w:val="00222E21"/>
    <w:rsid w:val="00222F31"/>
    <w:rsid w:val="00223076"/>
    <w:rsid w:val="0022309B"/>
    <w:rsid w:val="00223206"/>
    <w:rsid w:val="00223259"/>
    <w:rsid w:val="00223703"/>
    <w:rsid w:val="00223A64"/>
    <w:rsid w:val="00223F2F"/>
    <w:rsid w:val="00223F99"/>
    <w:rsid w:val="002240FD"/>
    <w:rsid w:val="0022415D"/>
    <w:rsid w:val="00224242"/>
    <w:rsid w:val="0022428B"/>
    <w:rsid w:val="002243DD"/>
    <w:rsid w:val="002244C2"/>
    <w:rsid w:val="002249AC"/>
    <w:rsid w:val="00224AA9"/>
    <w:rsid w:val="00225586"/>
    <w:rsid w:val="002259CB"/>
    <w:rsid w:val="002264E0"/>
    <w:rsid w:val="00226754"/>
    <w:rsid w:val="00226FE3"/>
    <w:rsid w:val="0022724A"/>
    <w:rsid w:val="00227832"/>
    <w:rsid w:val="00227F4F"/>
    <w:rsid w:val="002301D7"/>
    <w:rsid w:val="002301DD"/>
    <w:rsid w:val="002305C0"/>
    <w:rsid w:val="002317ED"/>
    <w:rsid w:val="002318AB"/>
    <w:rsid w:val="00231EB8"/>
    <w:rsid w:val="00232088"/>
    <w:rsid w:val="00232262"/>
    <w:rsid w:val="0023339B"/>
    <w:rsid w:val="002335D0"/>
    <w:rsid w:val="00233605"/>
    <w:rsid w:val="00234EBA"/>
    <w:rsid w:val="00235571"/>
    <w:rsid w:val="0023563C"/>
    <w:rsid w:val="002359C4"/>
    <w:rsid w:val="00235AF6"/>
    <w:rsid w:val="00235D1C"/>
    <w:rsid w:val="00236DD4"/>
    <w:rsid w:val="002373F9"/>
    <w:rsid w:val="00237660"/>
    <w:rsid w:val="0023787B"/>
    <w:rsid w:val="00237D08"/>
    <w:rsid w:val="00240506"/>
    <w:rsid w:val="002405F9"/>
    <w:rsid w:val="00240C8E"/>
    <w:rsid w:val="00240FA1"/>
    <w:rsid w:val="002410A0"/>
    <w:rsid w:val="0024159E"/>
    <w:rsid w:val="002426FF"/>
    <w:rsid w:val="00242A33"/>
    <w:rsid w:val="002430C0"/>
    <w:rsid w:val="002435DB"/>
    <w:rsid w:val="002436EC"/>
    <w:rsid w:val="0024373D"/>
    <w:rsid w:val="00243904"/>
    <w:rsid w:val="00243976"/>
    <w:rsid w:val="002446DA"/>
    <w:rsid w:val="00244FC4"/>
    <w:rsid w:val="0024500C"/>
    <w:rsid w:val="00245F78"/>
    <w:rsid w:val="002460A9"/>
    <w:rsid w:val="0024626B"/>
    <w:rsid w:val="002463A3"/>
    <w:rsid w:val="00246A39"/>
    <w:rsid w:val="002476EC"/>
    <w:rsid w:val="0024799C"/>
    <w:rsid w:val="00247D17"/>
    <w:rsid w:val="00247E39"/>
    <w:rsid w:val="00250D5E"/>
    <w:rsid w:val="00251260"/>
    <w:rsid w:val="0025192F"/>
    <w:rsid w:val="00251F8E"/>
    <w:rsid w:val="002522AF"/>
    <w:rsid w:val="0025282F"/>
    <w:rsid w:val="00252DC5"/>
    <w:rsid w:val="00253231"/>
    <w:rsid w:val="00253322"/>
    <w:rsid w:val="00253A2F"/>
    <w:rsid w:val="00253F12"/>
    <w:rsid w:val="002545E4"/>
    <w:rsid w:val="00254AAF"/>
    <w:rsid w:val="00254BC2"/>
    <w:rsid w:val="002551B7"/>
    <w:rsid w:val="0025563E"/>
    <w:rsid w:val="00256096"/>
    <w:rsid w:val="002564A7"/>
    <w:rsid w:val="00256ABF"/>
    <w:rsid w:val="002572DD"/>
    <w:rsid w:val="00257394"/>
    <w:rsid w:val="0025784C"/>
    <w:rsid w:val="00257EB7"/>
    <w:rsid w:val="00260223"/>
    <w:rsid w:val="00260BE5"/>
    <w:rsid w:val="00260E53"/>
    <w:rsid w:val="00260ED8"/>
    <w:rsid w:val="00261293"/>
    <w:rsid w:val="00262030"/>
    <w:rsid w:val="00262214"/>
    <w:rsid w:val="00262D21"/>
    <w:rsid w:val="002635BD"/>
    <w:rsid w:val="002635E0"/>
    <w:rsid w:val="002638FE"/>
    <w:rsid w:val="00263E2C"/>
    <w:rsid w:val="00263E45"/>
    <w:rsid w:val="00264057"/>
    <w:rsid w:val="00264B29"/>
    <w:rsid w:val="00265F27"/>
    <w:rsid w:val="00266282"/>
    <w:rsid w:val="00266522"/>
    <w:rsid w:val="00266748"/>
    <w:rsid w:val="002668D2"/>
    <w:rsid w:val="00266A59"/>
    <w:rsid w:val="00266B3B"/>
    <w:rsid w:val="002671B9"/>
    <w:rsid w:val="00267430"/>
    <w:rsid w:val="0026776A"/>
    <w:rsid w:val="00267FA5"/>
    <w:rsid w:val="002700A7"/>
    <w:rsid w:val="00270333"/>
    <w:rsid w:val="002707CC"/>
    <w:rsid w:val="00270951"/>
    <w:rsid w:val="00270A64"/>
    <w:rsid w:val="00271DF8"/>
    <w:rsid w:val="00272103"/>
    <w:rsid w:val="002725D3"/>
    <w:rsid w:val="00272B2E"/>
    <w:rsid w:val="0027304E"/>
    <w:rsid w:val="00273290"/>
    <w:rsid w:val="0027383B"/>
    <w:rsid w:val="00273E28"/>
    <w:rsid w:val="00274090"/>
    <w:rsid w:val="002740C6"/>
    <w:rsid w:val="00274780"/>
    <w:rsid w:val="0027499B"/>
    <w:rsid w:val="00275005"/>
    <w:rsid w:val="002756B0"/>
    <w:rsid w:val="00275C45"/>
    <w:rsid w:val="00275F61"/>
    <w:rsid w:val="0027620E"/>
    <w:rsid w:val="00276B12"/>
    <w:rsid w:val="00276D13"/>
    <w:rsid w:val="00277362"/>
    <w:rsid w:val="00277827"/>
    <w:rsid w:val="002779E0"/>
    <w:rsid w:val="00277BD0"/>
    <w:rsid w:val="00277C33"/>
    <w:rsid w:val="00277E9D"/>
    <w:rsid w:val="00280086"/>
    <w:rsid w:val="002800BA"/>
    <w:rsid w:val="0028027F"/>
    <w:rsid w:val="00281C74"/>
    <w:rsid w:val="002820AB"/>
    <w:rsid w:val="00282123"/>
    <w:rsid w:val="00282974"/>
    <w:rsid w:val="00282BAB"/>
    <w:rsid w:val="00283069"/>
    <w:rsid w:val="00283798"/>
    <w:rsid w:val="002842AB"/>
    <w:rsid w:val="00284373"/>
    <w:rsid w:val="00284417"/>
    <w:rsid w:val="0028459B"/>
    <w:rsid w:val="0028464B"/>
    <w:rsid w:val="0028478D"/>
    <w:rsid w:val="00284873"/>
    <w:rsid w:val="00284ECB"/>
    <w:rsid w:val="00284F1C"/>
    <w:rsid w:val="00285A38"/>
    <w:rsid w:val="0028626F"/>
    <w:rsid w:val="0028666A"/>
    <w:rsid w:val="002869F1"/>
    <w:rsid w:val="00286BDF"/>
    <w:rsid w:val="00286CA6"/>
    <w:rsid w:val="00286DE5"/>
    <w:rsid w:val="002875E1"/>
    <w:rsid w:val="00287632"/>
    <w:rsid w:val="00287653"/>
    <w:rsid w:val="0028788F"/>
    <w:rsid w:val="002879AA"/>
    <w:rsid w:val="00287D13"/>
    <w:rsid w:val="002900AF"/>
    <w:rsid w:val="002900DE"/>
    <w:rsid w:val="002908F1"/>
    <w:rsid w:val="00291082"/>
    <w:rsid w:val="00291558"/>
    <w:rsid w:val="00291608"/>
    <w:rsid w:val="0029169D"/>
    <w:rsid w:val="00291917"/>
    <w:rsid w:val="00291BFA"/>
    <w:rsid w:val="0029224E"/>
    <w:rsid w:val="002928AF"/>
    <w:rsid w:val="00292985"/>
    <w:rsid w:val="00292A55"/>
    <w:rsid w:val="00292C31"/>
    <w:rsid w:val="00292E72"/>
    <w:rsid w:val="00293918"/>
    <w:rsid w:val="0029393D"/>
    <w:rsid w:val="00293A55"/>
    <w:rsid w:val="00293D16"/>
    <w:rsid w:val="00294633"/>
    <w:rsid w:val="00294A7A"/>
    <w:rsid w:val="00294DC0"/>
    <w:rsid w:val="002950D0"/>
    <w:rsid w:val="0029511A"/>
    <w:rsid w:val="002951EA"/>
    <w:rsid w:val="002952E0"/>
    <w:rsid w:val="00295DFB"/>
    <w:rsid w:val="002961ED"/>
    <w:rsid w:val="00296783"/>
    <w:rsid w:val="00296919"/>
    <w:rsid w:val="00296929"/>
    <w:rsid w:val="00296D76"/>
    <w:rsid w:val="00296E34"/>
    <w:rsid w:val="00297926"/>
    <w:rsid w:val="00297DB0"/>
    <w:rsid w:val="00297E99"/>
    <w:rsid w:val="002A0AE7"/>
    <w:rsid w:val="002A2375"/>
    <w:rsid w:val="002A24CB"/>
    <w:rsid w:val="002A2B7B"/>
    <w:rsid w:val="002A2BB0"/>
    <w:rsid w:val="002A3136"/>
    <w:rsid w:val="002A33F7"/>
    <w:rsid w:val="002A3816"/>
    <w:rsid w:val="002A3972"/>
    <w:rsid w:val="002A39A7"/>
    <w:rsid w:val="002A3B08"/>
    <w:rsid w:val="002A4422"/>
    <w:rsid w:val="002A4520"/>
    <w:rsid w:val="002A4AA0"/>
    <w:rsid w:val="002A4D8E"/>
    <w:rsid w:val="002A5321"/>
    <w:rsid w:val="002A5F9F"/>
    <w:rsid w:val="002A62F5"/>
    <w:rsid w:val="002A64BA"/>
    <w:rsid w:val="002A7500"/>
    <w:rsid w:val="002A750C"/>
    <w:rsid w:val="002A7531"/>
    <w:rsid w:val="002A7B23"/>
    <w:rsid w:val="002B0882"/>
    <w:rsid w:val="002B12E2"/>
    <w:rsid w:val="002B15C1"/>
    <w:rsid w:val="002B1771"/>
    <w:rsid w:val="002B17DD"/>
    <w:rsid w:val="002B19EF"/>
    <w:rsid w:val="002B1AD1"/>
    <w:rsid w:val="002B1E24"/>
    <w:rsid w:val="002B21E7"/>
    <w:rsid w:val="002B242E"/>
    <w:rsid w:val="002B2764"/>
    <w:rsid w:val="002B30EB"/>
    <w:rsid w:val="002B35BA"/>
    <w:rsid w:val="002B36F8"/>
    <w:rsid w:val="002B3A49"/>
    <w:rsid w:val="002B3A9F"/>
    <w:rsid w:val="002B3B98"/>
    <w:rsid w:val="002B3C4F"/>
    <w:rsid w:val="002B3D59"/>
    <w:rsid w:val="002B3EE3"/>
    <w:rsid w:val="002B3FB7"/>
    <w:rsid w:val="002B4910"/>
    <w:rsid w:val="002B493A"/>
    <w:rsid w:val="002B5030"/>
    <w:rsid w:val="002B536C"/>
    <w:rsid w:val="002B548D"/>
    <w:rsid w:val="002B54A5"/>
    <w:rsid w:val="002B5B5F"/>
    <w:rsid w:val="002B6B67"/>
    <w:rsid w:val="002B6D1F"/>
    <w:rsid w:val="002B6D92"/>
    <w:rsid w:val="002B7219"/>
    <w:rsid w:val="002B7C0F"/>
    <w:rsid w:val="002C0DBF"/>
    <w:rsid w:val="002C1D66"/>
    <w:rsid w:val="002C2D15"/>
    <w:rsid w:val="002C3B98"/>
    <w:rsid w:val="002C3C12"/>
    <w:rsid w:val="002C41D6"/>
    <w:rsid w:val="002C452E"/>
    <w:rsid w:val="002C49A2"/>
    <w:rsid w:val="002C50EC"/>
    <w:rsid w:val="002C529B"/>
    <w:rsid w:val="002C58C2"/>
    <w:rsid w:val="002C59C0"/>
    <w:rsid w:val="002C754A"/>
    <w:rsid w:val="002C78C9"/>
    <w:rsid w:val="002C79A0"/>
    <w:rsid w:val="002D08F6"/>
    <w:rsid w:val="002D170E"/>
    <w:rsid w:val="002D1B63"/>
    <w:rsid w:val="002D22C1"/>
    <w:rsid w:val="002D2E8D"/>
    <w:rsid w:val="002D3298"/>
    <w:rsid w:val="002D37E3"/>
    <w:rsid w:val="002D38FB"/>
    <w:rsid w:val="002D3D26"/>
    <w:rsid w:val="002D3E6D"/>
    <w:rsid w:val="002D4797"/>
    <w:rsid w:val="002D4F0F"/>
    <w:rsid w:val="002D4FB4"/>
    <w:rsid w:val="002D51A9"/>
    <w:rsid w:val="002D5289"/>
    <w:rsid w:val="002D54CB"/>
    <w:rsid w:val="002D5750"/>
    <w:rsid w:val="002D64A6"/>
    <w:rsid w:val="002D7031"/>
    <w:rsid w:val="002D75B4"/>
    <w:rsid w:val="002D7BBB"/>
    <w:rsid w:val="002E0D0D"/>
    <w:rsid w:val="002E0F5F"/>
    <w:rsid w:val="002E2373"/>
    <w:rsid w:val="002E23FC"/>
    <w:rsid w:val="002E2667"/>
    <w:rsid w:val="002E2897"/>
    <w:rsid w:val="002E29E5"/>
    <w:rsid w:val="002E334B"/>
    <w:rsid w:val="002E3532"/>
    <w:rsid w:val="002E38D7"/>
    <w:rsid w:val="002E4902"/>
    <w:rsid w:val="002E50BE"/>
    <w:rsid w:val="002E5213"/>
    <w:rsid w:val="002E5223"/>
    <w:rsid w:val="002E6DB1"/>
    <w:rsid w:val="002E71E0"/>
    <w:rsid w:val="002E7457"/>
    <w:rsid w:val="002E7FFB"/>
    <w:rsid w:val="002F03FE"/>
    <w:rsid w:val="002F0566"/>
    <w:rsid w:val="002F07BA"/>
    <w:rsid w:val="002F11F5"/>
    <w:rsid w:val="002F13AF"/>
    <w:rsid w:val="002F13F1"/>
    <w:rsid w:val="002F1DA1"/>
    <w:rsid w:val="002F292B"/>
    <w:rsid w:val="002F3307"/>
    <w:rsid w:val="002F3505"/>
    <w:rsid w:val="002F416F"/>
    <w:rsid w:val="002F4609"/>
    <w:rsid w:val="002F4AF4"/>
    <w:rsid w:val="002F4B64"/>
    <w:rsid w:val="002F5D64"/>
    <w:rsid w:val="002F5E8E"/>
    <w:rsid w:val="002F630C"/>
    <w:rsid w:val="002F6554"/>
    <w:rsid w:val="002F6E88"/>
    <w:rsid w:val="002F7698"/>
    <w:rsid w:val="003005BF"/>
    <w:rsid w:val="00302367"/>
    <w:rsid w:val="00302592"/>
    <w:rsid w:val="00302C65"/>
    <w:rsid w:val="00302D60"/>
    <w:rsid w:val="003037EB"/>
    <w:rsid w:val="00303828"/>
    <w:rsid w:val="00303F44"/>
    <w:rsid w:val="0030438F"/>
    <w:rsid w:val="003049BE"/>
    <w:rsid w:val="00304C20"/>
    <w:rsid w:val="00304D06"/>
    <w:rsid w:val="00304EF1"/>
    <w:rsid w:val="00304F48"/>
    <w:rsid w:val="00305245"/>
    <w:rsid w:val="00305669"/>
    <w:rsid w:val="00305875"/>
    <w:rsid w:val="00305B1B"/>
    <w:rsid w:val="00305BE9"/>
    <w:rsid w:val="00306037"/>
    <w:rsid w:val="00307374"/>
    <w:rsid w:val="0031065B"/>
    <w:rsid w:val="003107B0"/>
    <w:rsid w:val="00310FD3"/>
    <w:rsid w:val="00311107"/>
    <w:rsid w:val="00311245"/>
    <w:rsid w:val="00311762"/>
    <w:rsid w:val="00311DB6"/>
    <w:rsid w:val="003123DA"/>
    <w:rsid w:val="0031247E"/>
    <w:rsid w:val="00312783"/>
    <w:rsid w:val="0031285F"/>
    <w:rsid w:val="00312AB2"/>
    <w:rsid w:val="00312C0C"/>
    <w:rsid w:val="00312C8B"/>
    <w:rsid w:val="00312D31"/>
    <w:rsid w:val="00312DA1"/>
    <w:rsid w:val="00312EF1"/>
    <w:rsid w:val="00313212"/>
    <w:rsid w:val="0031326D"/>
    <w:rsid w:val="0031333C"/>
    <w:rsid w:val="00313BD5"/>
    <w:rsid w:val="00313F9D"/>
    <w:rsid w:val="00314CE7"/>
    <w:rsid w:val="00315008"/>
    <w:rsid w:val="003152A1"/>
    <w:rsid w:val="00315B21"/>
    <w:rsid w:val="00315BAF"/>
    <w:rsid w:val="00315F53"/>
    <w:rsid w:val="00316243"/>
    <w:rsid w:val="003162FB"/>
    <w:rsid w:val="003164DF"/>
    <w:rsid w:val="003174D4"/>
    <w:rsid w:val="003175C1"/>
    <w:rsid w:val="003176F7"/>
    <w:rsid w:val="00317D2A"/>
    <w:rsid w:val="00317E36"/>
    <w:rsid w:val="0032049F"/>
    <w:rsid w:val="00320CF6"/>
    <w:rsid w:val="00320CFB"/>
    <w:rsid w:val="00320E00"/>
    <w:rsid w:val="00321787"/>
    <w:rsid w:val="0032195C"/>
    <w:rsid w:val="00322BF6"/>
    <w:rsid w:val="00323366"/>
    <w:rsid w:val="00323ABD"/>
    <w:rsid w:val="00323BDE"/>
    <w:rsid w:val="00324266"/>
    <w:rsid w:val="00324C47"/>
    <w:rsid w:val="00324D5C"/>
    <w:rsid w:val="003255A2"/>
    <w:rsid w:val="00325641"/>
    <w:rsid w:val="00325EE0"/>
    <w:rsid w:val="00326450"/>
    <w:rsid w:val="0032654F"/>
    <w:rsid w:val="003266F4"/>
    <w:rsid w:val="003268DC"/>
    <w:rsid w:val="00327063"/>
    <w:rsid w:val="00327378"/>
    <w:rsid w:val="00327F21"/>
    <w:rsid w:val="0033008E"/>
    <w:rsid w:val="0033041F"/>
    <w:rsid w:val="00330633"/>
    <w:rsid w:val="00330D77"/>
    <w:rsid w:val="00331140"/>
    <w:rsid w:val="003311D7"/>
    <w:rsid w:val="00331961"/>
    <w:rsid w:val="00331A23"/>
    <w:rsid w:val="00331C96"/>
    <w:rsid w:val="00331CA0"/>
    <w:rsid w:val="00331DA3"/>
    <w:rsid w:val="00331E24"/>
    <w:rsid w:val="00332639"/>
    <w:rsid w:val="003326A5"/>
    <w:rsid w:val="00332987"/>
    <w:rsid w:val="00332E87"/>
    <w:rsid w:val="00332F09"/>
    <w:rsid w:val="00332F86"/>
    <w:rsid w:val="003332F7"/>
    <w:rsid w:val="0033347A"/>
    <w:rsid w:val="00333901"/>
    <w:rsid w:val="00333F9C"/>
    <w:rsid w:val="0033402A"/>
    <w:rsid w:val="003344A0"/>
    <w:rsid w:val="0033462D"/>
    <w:rsid w:val="00334C22"/>
    <w:rsid w:val="00334CF8"/>
    <w:rsid w:val="00334D29"/>
    <w:rsid w:val="00334E54"/>
    <w:rsid w:val="0033548C"/>
    <w:rsid w:val="00335544"/>
    <w:rsid w:val="00337E6F"/>
    <w:rsid w:val="00337F32"/>
    <w:rsid w:val="003403F2"/>
    <w:rsid w:val="003404A9"/>
    <w:rsid w:val="0034062F"/>
    <w:rsid w:val="00340AB4"/>
    <w:rsid w:val="00340B4E"/>
    <w:rsid w:val="00340CAC"/>
    <w:rsid w:val="00340EA9"/>
    <w:rsid w:val="0034130A"/>
    <w:rsid w:val="00341580"/>
    <w:rsid w:val="00341695"/>
    <w:rsid w:val="0034210B"/>
    <w:rsid w:val="00342382"/>
    <w:rsid w:val="00342867"/>
    <w:rsid w:val="00342AEB"/>
    <w:rsid w:val="00342E18"/>
    <w:rsid w:val="003433E1"/>
    <w:rsid w:val="00343889"/>
    <w:rsid w:val="003439FE"/>
    <w:rsid w:val="00343E0A"/>
    <w:rsid w:val="00344764"/>
    <w:rsid w:val="00344822"/>
    <w:rsid w:val="0034519D"/>
    <w:rsid w:val="00345BB1"/>
    <w:rsid w:val="00345C78"/>
    <w:rsid w:val="00345E50"/>
    <w:rsid w:val="00345E68"/>
    <w:rsid w:val="003465D2"/>
    <w:rsid w:val="00346E01"/>
    <w:rsid w:val="00346F6C"/>
    <w:rsid w:val="003474EC"/>
    <w:rsid w:val="00347635"/>
    <w:rsid w:val="00351A98"/>
    <w:rsid w:val="00351C9E"/>
    <w:rsid w:val="00351D3D"/>
    <w:rsid w:val="003526C1"/>
    <w:rsid w:val="003526E7"/>
    <w:rsid w:val="00353E25"/>
    <w:rsid w:val="00354606"/>
    <w:rsid w:val="00354F3A"/>
    <w:rsid w:val="0035502C"/>
    <w:rsid w:val="003550DA"/>
    <w:rsid w:val="003559B8"/>
    <w:rsid w:val="003561EA"/>
    <w:rsid w:val="003569EC"/>
    <w:rsid w:val="00356A0E"/>
    <w:rsid w:val="0035710B"/>
    <w:rsid w:val="00357493"/>
    <w:rsid w:val="00357917"/>
    <w:rsid w:val="00360188"/>
    <w:rsid w:val="0036086E"/>
    <w:rsid w:val="00360ACA"/>
    <w:rsid w:val="00361D32"/>
    <w:rsid w:val="00362204"/>
    <w:rsid w:val="003624EE"/>
    <w:rsid w:val="00362F70"/>
    <w:rsid w:val="003637A6"/>
    <w:rsid w:val="003645BB"/>
    <w:rsid w:val="0036591E"/>
    <w:rsid w:val="0036593D"/>
    <w:rsid w:val="00365F03"/>
    <w:rsid w:val="0036657A"/>
    <w:rsid w:val="00366E89"/>
    <w:rsid w:val="00367E3A"/>
    <w:rsid w:val="00367F10"/>
    <w:rsid w:val="003704BA"/>
    <w:rsid w:val="003706AA"/>
    <w:rsid w:val="00370AC7"/>
    <w:rsid w:val="0037169C"/>
    <w:rsid w:val="0037193E"/>
    <w:rsid w:val="00371AF3"/>
    <w:rsid w:val="003726AE"/>
    <w:rsid w:val="003726F3"/>
    <w:rsid w:val="00372FC4"/>
    <w:rsid w:val="003733DF"/>
    <w:rsid w:val="00373515"/>
    <w:rsid w:val="00373922"/>
    <w:rsid w:val="00374BE6"/>
    <w:rsid w:val="00375E4E"/>
    <w:rsid w:val="003763D7"/>
    <w:rsid w:val="0037744D"/>
    <w:rsid w:val="003775A9"/>
    <w:rsid w:val="003778C8"/>
    <w:rsid w:val="00377A13"/>
    <w:rsid w:val="00377A58"/>
    <w:rsid w:val="00377FDC"/>
    <w:rsid w:val="00380077"/>
    <w:rsid w:val="0038076F"/>
    <w:rsid w:val="00380CB8"/>
    <w:rsid w:val="00380FEC"/>
    <w:rsid w:val="00381110"/>
    <w:rsid w:val="00381407"/>
    <w:rsid w:val="00382670"/>
    <w:rsid w:val="00382902"/>
    <w:rsid w:val="00383151"/>
    <w:rsid w:val="0038335F"/>
    <w:rsid w:val="00383BF2"/>
    <w:rsid w:val="00383CD4"/>
    <w:rsid w:val="003843D5"/>
    <w:rsid w:val="003848FE"/>
    <w:rsid w:val="0038502A"/>
    <w:rsid w:val="00385224"/>
    <w:rsid w:val="00385323"/>
    <w:rsid w:val="00385465"/>
    <w:rsid w:val="00385D4C"/>
    <w:rsid w:val="003860F7"/>
    <w:rsid w:val="003868C1"/>
    <w:rsid w:val="00386DE9"/>
    <w:rsid w:val="00387250"/>
    <w:rsid w:val="003873D8"/>
    <w:rsid w:val="003874F2"/>
    <w:rsid w:val="00387686"/>
    <w:rsid w:val="00390511"/>
    <w:rsid w:val="00390733"/>
    <w:rsid w:val="00391603"/>
    <w:rsid w:val="0039182E"/>
    <w:rsid w:val="00391A55"/>
    <w:rsid w:val="003922C1"/>
    <w:rsid w:val="003922DD"/>
    <w:rsid w:val="003938AF"/>
    <w:rsid w:val="00393C76"/>
    <w:rsid w:val="00393F49"/>
    <w:rsid w:val="00394996"/>
    <w:rsid w:val="00394DE1"/>
    <w:rsid w:val="00395128"/>
    <w:rsid w:val="0039559F"/>
    <w:rsid w:val="00395905"/>
    <w:rsid w:val="00395D3C"/>
    <w:rsid w:val="0039630B"/>
    <w:rsid w:val="00396848"/>
    <w:rsid w:val="0039688E"/>
    <w:rsid w:val="00397AA7"/>
    <w:rsid w:val="003A0935"/>
    <w:rsid w:val="003A0989"/>
    <w:rsid w:val="003A0AAE"/>
    <w:rsid w:val="003A0E01"/>
    <w:rsid w:val="003A1345"/>
    <w:rsid w:val="003A14AE"/>
    <w:rsid w:val="003A14FF"/>
    <w:rsid w:val="003A15B7"/>
    <w:rsid w:val="003A15E7"/>
    <w:rsid w:val="003A1637"/>
    <w:rsid w:val="003A16C3"/>
    <w:rsid w:val="003A18D3"/>
    <w:rsid w:val="003A1E62"/>
    <w:rsid w:val="003A2814"/>
    <w:rsid w:val="003A284E"/>
    <w:rsid w:val="003A28AD"/>
    <w:rsid w:val="003A2EBA"/>
    <w:rsid w:val="003A3379"/>
    <w:rsid w:val="003A358A"/>
    <w:rsid w:val="003A396C"/>
    <w:rsid w:val="003A399F"/>
    <w:rsid w:val="003A3D13"/>
    <w:rsid w:val="003A3E1E"/>
    <w:rsid w:val="003A3EE0"/>
    <w:rsid w:val="003A45FD"/>
    <w:rsid w:val="003A481A"/>
    <w:rsid w:val="003A49F7"/>
    <w:rsid w:val="003A4BD7"/>
    <w:rsid w:val="003A4D19"/>
    <w:rsid w:val="003A5245"/>
    <w:rsid w:val="003A551F"/>
    <w:rsid w:val="003A59BF"/>
    <w:rsid w:val="003A5A05"/>
    <w:rsid w:val="003A5B54"/>
    <w:rsid w:val="003A5F20"/>
    <w:rsid w:val="003A61EE"/>
    <w:rsid w:val="003A6B89"/>
    <w:rsid w:val="003A6C1A"/>
    <w:rsid w:val="003A70A4"/>
    <w:rsid w:val="003A7236"/>
    <w:rsid w:val="003A7841"/>
    <w:rsid w:val="003A7C07"/>
    <w:rsid w:val="003A7C9F"/>
    <w:rsid w:val="003A7CA0"/>
    <w:rsid w:val="003B03F5"/>
    <w:rsid w:val="003B0482"/>
    <w:rsid w:val="003B04FD"/>
    <w:rsid w:val="003B0715"/>
    <w:rsid w:val="003B1058"/>
    <w:rsid w:val="003B11FA"/>
    <w:rsid w:val="003B1558"/>
    <w:rsid w:val="003B1792"/>
    <w:rsid w:val="003B1804"/>
    <w:rsid w:val="003B1970"/>
    <w:rsid w:val="003B19A8"/>
    <w:rsid w:val="003B1A47"/>
    <w:rsid w:val="003B1FDF"/>
    <w:rsid w:val="003B2E24"/>
    <w:rsid w:val="003B305F"/>
    <w:rsid w:val="003B3814"/>
    <w:rsid w:val="003B3A72"/>
    <w:rsid w:val="003B3ADC"/>
    <w:rsid w:val="003B4476"/>
    <w:rsid w:val="003B4889"/>
    <w:rsid w:val="003B4B8A"/>
    <w:rsid w:val="003B520E"/>
    <w:rsid w:val="003B5356"/>
    <w:rsid w:val="003B53C3"/>
    <w:rsid w:val="003B5650"/>
    <w:rsid w:val="003B5929"/>
    <w:rsid w:val="003B5F51"/>
    <w:rsid w:val="003B7069"/>
    <w:rsid w:val="003B79D5"/>
    <w:rsid w:val="003B7F03"/>
    <w:rsid w:val="003C0228"/>
    <w:rsid w:val="003C03CE"/>
    <w:rsid w:val="003C0609"/>
    <w:rsid w:val="003C0878"/>
    <w:rsid w:val="003C0A49"/>
    <w:rsid w:val="003C0B01"/>
    <w:rsid w:val="003C0DD5"/>
    <w:rsid w:val="003C1267"/>
    <w:rsid w:val="003C1475"/>
    <w:rsid w:val="003C1E90"/>
    <w:rsid w:val="003C2CA4"/>
    <w:rsid w:val="003C3D8D"/>
    <w:rsid w:val="003C419B"/>
    <w:rsid w:val="003C45F2"/>
    <w:rsid w:val="003C4A78"/>
    <w:rsid w:val="003C4B56"/>
    <w:rsid w:val="003C4DFD"/>
    <w:rsid w:val="003C509A"/>
    <w:rsid w:val="003C5295"/>
    <w:rsid w:val="003C5AC5"/>
    <w:rsid w:val="003C5AF9"/>
    <w:rsid w:val="003C5CA4"/>
    <w:rsid w:val="003C60FF"/>
    <w:rsid w:val="003C63A4"/>
    <w:rsid w:val="003C678B"/>
    <w:rsid w:val="003C6FCB"/>
    <w:rsid w:val="003C7016"/>
    <w:rsid w:val="003C7090"/>
    <w:rsid w:val="003C786F"/>
    <w:rsid w:val="003C7E29"/>
    <w:rsid w:val="003C7ED9"/>
    <w:rsid w:val="003D030F"/>
    <w:rsid w:val="003D1234"/>
    <w:rsid w:val="003D146F"/>
    <w:rsid w:val="003D1589"/>
    <w:rsid w:val="003D1C7C"/>
    <w:rsid w:val="003D27EF"/>
    <w:rsid w:val="003D2A1E"/>
    <w:rsid w:val="003D30F9"/>
    <w:rsid w:val="003D3A73"/>
    <w:rsid w:val="003D3C69"/>
    <w:rsid w:val="003D4A2B"/>
    <w:rsid w:val="003D4C8B"/>
    <w:rsid w:val="003D4CAA"/>
    <w:rsid w:val="003D4DF3"/>
    <w:rsid w:val="003D5863"/>
    <w:rsid w:val="003D5A92"/>
    <w:rsid w:val="003D6173"/>
    <w:rsid w:val="003D61DE"/>
    <w:rsid w:val="003D6246"/>
    <w:rsid w:val="003D6997"/>
    <w:rsid w:val="003D69EF"/>
    <w:rsid w:val="003D6CFC"/>
    <w:rsid w:val="003D70D1"/>
    <w:rsid w:val="003D7C28"/>
    <w:rsid w:val="003D7C46"/>
    <w:rsid w:val="003D7CCB"/>
    <w:rsid w:val="003D7EE7"/>
    <w:rsid w:val="003E030D"/>
    <w:rsid w:val="003E07DC"/>
    <w:rsid w:val="003E07E1"/>
    <w:rsid w:val="003E0DFA"/>
    <w:rsid w:val="003E0E8E"/>
    <w:rsid w:val="003E1A51"/>
    <w:rsid w:val="003E1D16"/>
    <w:rsid w:val="003E213E"/>
    <w:rsid w:val="003E2A89"/>
    <w:rsid w:val="003E2EA2"/>
    <w:rsid w:val="003E3027"/>
    <w:rsid w:val="003E4087"/>
    <w:rsid w:val="003E442F"/>
    <w:rsid w:val="003E48FB"/>
    <w:rsid w:val="003E492E"/>
    <w:rsid w:val="003E4D71"/>
    <w:rsid w:val="003E515D"/>
    <w:rsid w:val="003E51CB"/>
    <w:rsid w:val="003E54B3"/>
    <w:rsid w:val="003E54D3"/>
    <w:rsid w:val="003E5A81"/>
    <w:rsid w:val="003E5B24"/>
    <w:rsid w:val="003E5ECD"/>
    <w:rsid w:val="003E67C2"/>
    <w:rsid w:val="003E6899"/>
    <w:rsid w:val="003E74BF"/>
    <w:rsid w:val="003E7966"/>
    <w:rsid w:val="003E7E69"/>
    <w:rsid w:val="003F02F0"/>
    <w:rsid w:val="003F0DE9"/>
    <w:rsid w:val="003F1C11"/>
    <w:rsid w:val="003F215D"/>
    <w:rsid w:val="003F2910"/>
    <w:rsid w:val="003F2991"/>
    <w:rsid w:val="003F2F72"/>
    <w:rsid w:val="003F33A1"/>
    <w:rsid w:val="003F44FD"/>
    <w:rsid w:val="003F46F8"/>
    <w:rsid w:val="003F47BD"/>
    <w:rsid w:val="003F487D"/>
    <w:rsid w:val="003F4B22"/>
    <w:rsid w:val="003F4C7C"/>
    <w:rsid w:val="003F5472"/>
    <w:rsid w:val="003F5B9D"/>
    <w:rsid w:val="003F5CAE"/>
    <w:rsid w:val="003F5CB0"/>
    <w:rsid w:val="003F6270"/>
    <w:rsid w:val="003F627A"/>
    <w:rsid w:val="003F6D28"/>
    <w:rsid w:val="003F75FE"/>
    <w:rsid w:val="003F7DEA"/>
    <w:rsid w:val="003F7F16"/>
    <w:rsid w:val="004002A5"/>
    <w:rsid w:val="0040056D"/>
    <w:rsid w:val="0040094D"/>
    <w:rsid w:val="00400A88"/>
    <w:rsid w:val="00400A96"/>
    <w:rsid w:val="004011D2"/>
    <w:rsid w:val="004013FD"/>
    <w:rsid w:val="00401772"/>
    <w:rsid w:val="004017A4"/>
    <w:rsid w:val="00401B0F"/>
    <w:rsid w:val="00401EF6"/>
    <w:rsid w:val="004027F4"/>
    <w:rsid w:val="00403723"/>
    <w:rsid w:val="00404C0B"/>
    <w:rsid w:val="00404CAE"/>
    <w:rsid w:val="004052A0"/>
    <w:rsid w:val="00405C7A"/>
    <w:rsid w:val="00405DE9"/>
    <w:rsid w:val="004062C6"/>
    <w:rsid w:val="004064D9"/>
    <w:rsid w:val="00406EE3"/>
    <w:rsid w:val="00407018"/>
    <w:rsid w:val="0040711C"/>
    <w:rsid w:val="00407615"/>
    <w:rsid w:val="0040791F"/>
    <w:rsid w:val="00407AED"/>
    <w:rsid w:val="0041028B"/>
    <w:rsid w:val="00410574"/>
    <w:rsid w:val="0041081F"/>
    <w:rsid w:val="004109AE"/>
    <w:rsid w:val="004109EE"/>
    <w:rsid w:val="00410E46"/>
    <w:rsid w:val="004112AE"/>
    <w:rsid w:val="00411481"/>
    <w:rsid w:val="00411D8D"/>
    <w:rsid w:val="00412472"/>
    <w:rsid w:val="00412716"/>
    <w:rsid w:val="00412BB3"/>
    <w:rsid w:val="00412DBD"/>
    <w:rsid w:val="00412F17"/>
    <w:rsid w:val="00413032"/>
    <w:rsid w:val="00413B51"/>
    <w:rsid w:val="00413D44"/>
    <w:rsid w:val="00413F2D"/>
    <w:rsid w:val="00414009"/>
    <w:rsid w:val="00414511"/>
    <w:rsid w:val="004148FD"/>
    <w:rsid w:val="00414A09"/>
    <w:rsid w:val="00414BCB"/>
    <w:rsid w:val="00414C71"/>
    <w:rsid w:val="0041526A"/>
    <w:rsid w:val="004158C2"/>
    <w:rsid w:val="00415906"/>
    <w:rsid w:val="00415FC4"/>
    <w:rsid w:val="004173E3"/>
    <w:rsid w:val="004177F3"/>
    <w:rsid w:val="0042020A"/>
    <w:rsid w:val="00420320"/>
    <w:rsid w:val="004205A6"/>
    <w:rsid w:val="004207DD"/>
    <w:rsid w:val="00420EB9"/>
    <w:rsid w:val="004215C6"/>
    <w:rsid w:val="004215D1"/>
    <w:rsid w:val="00422467"/>
    <w:rsid w:val="004226F7"/>
    <w:rsid w:val="004229CF"/>
    <w:rsid w:val="00422BE7"/>
    <w:rsid w:val="00423790"/>
    <w:rsid w:val="00423874"/>
    <w:rsid w:val="00423EC1"/>
    <w:rsid w:val="004243C2"/>
    <w:rsid w:val="00424677"/>
    <w:rsid w:val="0042476B"/>
    <w:rsid w:val="004249AA"/>
    <w:rsid w:val="00424F80"/>
    <w:rsid w:val="0042620A"/>
    <w:rsid w:val="004265F0"/>
    <w:rsid w:val="00426636"/>
    <w:rsid w:val="004266BD"/>
    <w:rsid w:val="00426BAD"/>
    <w:rsid w:val="00426F68"/>
    <w:rsid w:val="004271BE"/>
    <w:rsid w:val="00427414"/>
    <w:rsid w:val="004278CC"/>
    <w:rsid w:val="004303B2"/>
    <w:rsid w:val="00430BC8"/>
    <w:rsid w:val="00430EB3"/>
    <w:rsid w:val="00430F35"/>
    <w:rsid w:val="00430FD5"/>
    <w:rsid w:val="0043171E"/>
    <w:rsid w:val="00431A1E"/>
    <w:rsid w:val="00431BE3"/>
    <w:rsid w:val="004325DB"/>
    <w:rsid w:val="00432603"/>
    <w:rsid w:val="00432BB7"/>
    <w:rsid w:val="00432DF5"/>
    <w:rsid w:val="00433962"/>
    <w:rsid w:val="004339E9"/>
    <w:rsid w:val="00433BC3"/>
    <w:rsid w:val="00433D81"/>
    <w:rsid w:val="00433EB7"/>
    <w:rsid w:val="00434630"/>
    <w:rsid w:val="00434805"/>
    <w:rsid w:val="0043542B"/>
    <w:rsid w:val="004359A3"/>
    <w:rsid w:val="00435D58"/>
    <w:rsid w:val="00435EED"/>
    <w:rsid w:val="0043627E"/>
    <w:rsid w:val="004362D1"/>
    <w:rsid w:val="00436B46"/>
    <w:rsid w:val="00436C07"/>
    <w:rsid w:val="00436CA4"/>
    <w:rsid w:val="00437287"/>
    <w:rsid w:val="004400D2"/>
    <w:rsid w:val="004400E6"/>
    <w:rsid w:val="004400FF"/>
    <w:rsid w:val="0044013D"/>
    <w:rsid w:val="00440345"/>
    <w:rsid w:val="00440735"/>
    <w:rsid w:val="0044097E"/>
    <w:rsid w:val="004412EB"/>
    <w:rsid w:val="00441725"/>
    <w:rsid w:val="00441AB9"/>
    <w:rsid w:val="00441B68"/>
    <w:rsid w:val="00441CA6"/>
    <w:rsid w:val="004421E4"/>
    <w:rsid w:val="00442B8C"/>
    <w:rsid w:val="00443249"/>
    <w:rsid w:val="00443502"/>
    <w:rsid w:val="00443642"/>
    <w:rsid w:val="00444081"/>
    <w:rsid w:val="00444331"/>
    <w:rsid w:val="0044440B"/>
    <w:rsid w:val="004446DF"/>
    <w:rsid w:val="00444D22"/>
    <w:rsid w:val="00444F5E"/>
    <w:rsid w:val="0044560D"/>
    <w:rsid w:val="00445809"/>
    <w:rsid w:val="004462B6"/>
    <w:rsid w:val="00446488"/>
    <w:rsid w:val="004464D4"/>
    <w:rsid w:val="00446840"/>
    <w:rsid w:val="00446ADC"/>
    <w:rsid w:val="00446C4C"/>
    <w:rsid w:val="004475E5"/>
    <w:rsid w:val="00447E10"/>
    <w:rsid w:val="0045027A"/>
    <w:rsid w:val="0045041C"/>
    <w:rsid w:val="004505A1"/>
    <w:rsid w:val="0045060C"/>
    <w:rsid w:val="0045071E"/>
    <w:rsid w:val="00450D1F"/>
    <w:rsid w:val="00450FA2"/>
    <w:rsid w:val="0045201A"/>
    <w:rsid w:val="0045202A"/>
    <w:rsid w:val="00452052"/>
    <w:rsid w:val="004525C7"/>
    <w:rsid w:val="00452728"/>
    <w:rsid w:val="00452826"/>
    <w:rsid w:val="00452BD9"/>
    <w:rsid w:val="00452CF1"/>
    <w:rsid w:val="00452ECF"/>
    <w:rsid w:val="00452FDC"/>
    <w:rsid w:val="004531B7"/>
    <w:rsid w:val="00453773"/>
    <w:rsid w:val="00453B94"/>
    <w:rsid w:val="00454E61"/>
    <w:rsid w:val="004551B1"/>
    <w:rsid w:val="0045525C"/>
    <w:rsid w:val="00455450"/>
    <w:rsid w:val="004554A7"/>
    <w:rsid w:val="004556DF"/>
    <w:rsid w:val="00455C06"/>
    <w:rsid w:val="00456017"/>
    <w:rsid w:val="00456192"/>
    <w:rsid w:val="00456537"/>
    <w:rsid w:val="004569BF"/>
    <w:rsid w:val="00456C52"/>
    <w:rsid w:val="00456D25"/>
    <w:rsid w:val="00456F98"/>
    <w:rsid w:val="004572BA"/>
    <w:rsid w:val="0045735B"/>
    <w:rsid w:val="0045752E"/>
    <w:rsid w:val="00457775"/>
    <w:rsid w:val="004577B9"/>
    <w:rsid w:val="004579C3"/>
    <w:rsid w:val="004602F1"/>
    <w:rsid w:val="0046044B"/>
    <w:rsid w:val="004606AE"/>
    <w:rsid w:val="004606F9"/>
    <w:rsid w:val="0046149F"/>
    <w:rsid w:val="0046167E"/>
    <w:rsid w:val="00461884"/>
    <w:rsid w:val="00461938"/>
    <w:rsid w:val="00461CC6"/>
    <w:rsid w:val="00462D7A"/>
    <w:rsid w:val="00462DC9"/>
    <w:rsid w:val="00463D0C"/>
    <w:rsid w:val="00463E5C"/>
    <w:rsid w:val="00463F15"/>
    <w:rsid w:val="004641ED"/>
    <w:rsid w:val="004642EC"/>
    <w:rsid w:val="0046434C"/>
    <w:rsid w:val="00464A40"/>
    <w:rsid w:val="00464B7C"/>
    <w:rsid w:val="00464EE5"/>
    <w:rsid w:val="00464FDA"/>
    <w:rsid w:val="0046510F"/>
    <w:rsid w:val="00465854"/>
    <w:rsid w:val="00466A5E"/>
    <w:rsid w:val="00466B06"/>
    <w:rsid w:val="00466ED9"/>
    <w:rsid w:val="0046702C"/>
    <w:rsid w:val="004672AA"/>
    <w:rsid w:val="00467D9E"/>
    <w:rsid w:val="004700A4"/>
    <w:rsid w:val="004700B2"/>
    <w:rsid w:val="00470305"/>
    <w:rsid w:val="004704C9"/>
    <w:rsid w:val="0047055A"/>
    <w:rsid w:val="004709E8"/>
    <w:rsid w:val="00471107"/>
    <w:rsid w:val="0047149D"/>
    <w:rsid w:val="0047168F"/>
    <w:rsid w:val="004718C8"/>
    <w:rsid w:val="00471962"/>
    <w:rsid w:val="00471B2A"/>
    <w:rsid w:val="00471E84"/>
    <w:rsid w:val="004724EA"/>
    <w:rsid w:val="0047285E"/>
    <w:rsid w:val="00472C1F"/>
    <w:rsid w:val="0047390D"/>
    <w:rsid w:val="00473B69"/>
    <w:rsid w:val="00473D05"/>
    <w:rsid w:val="00474C06"/>
    <w:rsid w:val="00474E31"/>
    <w:rsid w:val="00474F9B"/>
    <w:rsid w:val="0047509E"/>
    <w:rsid w:val="004757C2"/>
    <w:rsid w:val="00477360"/>
    <w:rsid w:val="0047749C"/>
    <w:rsid w:val="00477764"/>
    <w:rsid w:val="00477ADA"/>
    <w:rsid w:val="00477C07"/>
    <w:rsid w:val="00477E9E"/>
    <w:rsid w:val="0048022C"/>
    <w:rsid w:val="00481265"/>
    <w:rsid w:val="00481735"/>
    <w:rsid w:val="00481A70"/>
    <w:rsid w:val="00482048"/>
    <w:rsid w:val="00482087"/>
    <w:rsid w:val="004825BC"/>
    <w:rsid w:val="00482A10"/>
    <w:rsid w:val="00482A4D"/>
    <w:rsid w:val="00482DE1"/>
    <w:rsid w:val="0048343F"/>
    <w:rsid w:val="00483473"/>
    <w:rsid w:val="00483BC9"/>
    <w:rsid w:val="00484126"/>
    <w:rsid w:val="004848E4"/>
    <w:rsid w:val="00484F71"/>
    <w:rsid w:val="00486D3D"/>
    <w:rsid w:val="0048714F"/>
    <w:rsid w:val="0048724B"/>
    <w:rsid w:val="00487696"/>
    <w:rsid w:val="004876AE"/>
    <w:rsid w:val="00487A7B"/>
    <w:rsid w:val="00487D8D"/>
    <w:rsid w:val="0049066D"/>
    <w:rsid w:val="00490865"/>
    <w:rsid w:val="00490944"/>
    <w:rsid w:val="00490999"/>
    <w:rsid w:val="00490E34"/>
    <w:rsid w:val="0049134E"/>
    <w:rsid w:val="004915FE"/>
    <w:rsid w:val="00491DB5"/>
    <w:rsid w:val="00492254"/>
    <w:rsid w:val="004929B9"/>
    <w:rsid w:val="00492A72"/>
    <w:rsid w:val="00492F6A"/>
    <w:rsid w:val="00493197"/>
    <w:rsid w:val="0049322D"/>
    <w:rsid w:val="004936C4"/>
    <w:rsid w:val="004936FF"/>
    <w:rsid w:val="00493981"/>
    <w:rsid w:val="00493B7B"/>
    <w:rsid w:val="00494895"/>
    <w:rsid w:val="00495096"/>
    <w:rsid w:val="00495127"/>
    <w:rsid w:val="00495222"/>
    <w:rsid w:val="00495E2A"/>
    <w:rsid w:val="00496594"/>
    <w:rsid w:val="00496692"/>
    <w:rsid w:val="00497F04"/>
    <w:rsid w:val="004A011C"/>
    <w:rsid w:val="004A0153"/>
    <w:rsid w:val="004A0F06"/>
    <w:rsid w:val="004A195E"/>
    <w:rsid w:val="004A2622"/>
    <w:rsid w:val="004A36BB"/>
    <w:rsid w:val="004A3A02"/>
    <w:rsid w:val="004A40F3"/>
    <w:rsid w:val="004A41E5"/>
    <w:rsid w:val="004A453B"/>
    <w:rsid w:val="004A5308"/>
    <w:rsid w:val="004A54E0"/>
    <w:rsid w:val="004A5775"/>
    <w:rsid w:val="004A59FC"/>
    <w:rsid w:val="004A7071"/>
    <w:rsid w:val="004A791C"/>
    <w:rsid w:val="004A7A41"/>
    <w:rsid w:val="004B0568"/>
    <w:rsid w:val="004B07E3"/>
    <w:rsid w:val="004B1397"/>
    <w:rsid w:val="004B1438"/>
    <w:rsid w:val="004B166B"/>
    <w:rsid w:val="004B16DF"/>
    <w:rsid w:val="004B1D28"/>
    <w:rsid w:val="004B288F"/>
    <w:rsid w:val="004B28A2"/>
    <w:rsid w:val="004B2D66"/>
    <w:rsid w:val="004B2ED7"/>
    <w:rsid w:val="004B2F8E"/>
    <w:rsid w:val="004B33E4"/>
    <w:rsid w:val="004B3444"/>
    <w:rsid w:val="004B41CB"/>
    <w:rsid w:val="004B433A"/>
    <w:rsid w:val="004B43A9"/>
    <w:rsid w:val="004B46F3"/>
    <w:rsid w:val="004B4E67"/>
    <w:rsid w:val="004B5056"/>
    <w:rsid w:val="004B53DE"/>
    <w:rsid w:val="004B5400"/>
    <w:rsid w:val="004B5533"/>
    <w:rsid w:val="004B56D9"/>
    <w:rsid w:val="004B575F"/>
    <w:rsid w:val="004B5C0F"/>
    <w:rsid w:val="004B5D83"/>
    <w:rsid w:val="004B5F05"/>
    <w:rsid w:val="004B6661"/>
    <w:rsid w:val="004B6B4B"/>
    <w:rsid w:val="004B6CD1"/>
    <w:rsid w:val="004B7843"/>
    <w:rsid w:val="004B789B"/>
    <w:rsid w:val="004C0055"/>
    <w:rsid w:val="004C0127"/>
    <w:rsid w:val="004C02B2"/>
    <w:rsid w:val="004C02D5"/>
    <w:rsid w:val="004C07E0"/>
    <w:rsid w:val="004C0892"/>
    <w:rsid w:val="004C187B"/>
    <w:rsid w:val="004C1A91"/>
    <w:rsid w:val="004C1E3B"/>
    <w:rsid w:val="004C21BB"/>
    <w:rsid w:val="004C251C"/>
    <w:rsid w:val="004C2C8A"/>
    <w:rsid w:val="004C41AC"/>
    <w:rsid w:val="004C4768"/>
    <w:rsid w:val="004C4DF3"/>
    <w:rsid w:val="004C525E"/>
    <w:rsid w:val="004C5514"/>
    <w:rsid w:val="004C5866"/>
    <w:rsid w:val="004C5D35"/>
    <w:rsid w:val="004C62B1"/>
    <w:rsid w:val="004C6B0B"/>
    <w:rsid w:val="004C6E88"/>
    <w:rsid w:val="004C72D2"/>
    <w:rsid w:val="004C7789"/>
    <w:rsid w:val="004C79A8"/>
    <w:rsid w:val="004D0207"/>
    <w:rsid w:val="004D09B5"/>
    <w:rsid w:val="004D112A"/>
    <w:rsid w:val="004D14A6"/>
    <w:rsid w:val="004D1565"/>
    <w:rsid w:val="004D1D48"/>
    <w:rsid w:val="004D1D81"/>
    <w:rsid w:val="004D1F69"/>
    <w:rsid w:val="004D2408"/>
    <w:rsid w:val="004D261B"/>
    <w:rsid w:val="004D2A49"/>
    <w:rsid w:val="004D2FA4"/>
    <w:rsid w:val="004D31CD"/>
    <w:rsid w:val="004D32D5"/>
    <w:rsid w:val="004D34ED"/>
    <w:rsid w:val="004D34F9"/>
    <w:rsid w:val="004D376C"/>
    <w:rsid w:val="004D39E5"/>
    <w:rsid w:val="004D3AA3"/>
    <w:rsid w:val="004D3DEF"/>
    <w:rsid w:val="004D402C"/>
    <w:rsid w:val="004D4155"/>
    <w:rsid w:val="004D43F8"/>
    <w:rsid w:val="004D4DF9"/>
    <w:rsid w:val="004D4E01"/>
    <w:rsid w:val="004D517D"/>
    <w:rsid w:val="004D53BF"/>
    <w:rsid w:val="004D5568"/>
    <w:rsid w:val="004D576F"/>
    <w:rsid w:val="004D5CF6"/>
    <w:rsid w:val="004D6053"/>
    <w:rsid w:val="004D60DE"/>
    <w:rsid w:val="004D626C"/>
    <w:rsid w:val="004D687B"/>
    <w:rsid w:val="004D7664"/>
    <w:rsid w:val="004D7774"/>
    <w:rsid w:val="004D7A39"/>
    <w:rsid w:val="004D7D8B"/>
    <w:rsid w:val="004E0CE0"/>
    <w:rsid w:val="004E0D73"/>
    <w:rsid w:val="004E1078"/>
    <w:rsid w:val="004E1324"/>
    <w:rsid w:val="004E14AF"/>
    <w:rsid w:val="004E208A"/>
    <w:rsid w:val="004E2DFA"/>
    <w:rsid w:val="004E2E08"/>
    <w:rsid w:val="004E2F29"/>
    <w:rsid w:val="004E3219"/>
    <w:rsid w:val="004E3226"/>
    <w:rsid w:val="004E3371"/>
    <w:rsid w:val="004E4674"/>
    <w:rsid w:val="004E4B55"/>
    <w:rsid w:val="004E4C57"/>
    <w:rsid w:val="004E5374"/>
    <w:rsid w:val="004E5419"/>
    <w:rsid w:val="004E592E"/>
    <w:rsid w:val="004E5A86"/>
    <w:rsid w:val="004E600A"/>
    <w:rsid w:val="004E638A"/>
    <w:rsid w:val="004E689B"/>
    <w:rsid w:val="004E74A9"/>
    <w:rsid w:val="004E7804"/>
    <w:rsid w:val="004E7977"/>
    <w:rsid w:val="004F025F"/>
    <w:rsid w:val="004F0322"/>
    <w:rsid w:val="004F0727"/>
    <w:rsid w:val="004F0D7D"/>
    <w:rsid w:val="004F0EDE"/>
    <w:rsid w:val="004F17B3"/>
    <w:rsid w:val="004F18A5"/>
    <w:rsid w:val="004F2017"/>
    <w:rsid w:val="004F2938"/>
    <w:rsid w:val="004F2C01"/>
    <w:rsid w:val="004F2FB1"/>
    <w:rsid w:val="004F31AB"/>
    <w:rsid w:val="004F35A2"/>
    <w:rsid w:val="004F377E"/>
    <w:rsid w:val="004F3914"/>
    <w:rsid w:val="004F39CA"/>
    <w:rsid w:val="004F3FF2"/>
    <w:rsid w:val="004F4199"/>
    <w:rsid w:val="004F4242"/>
    <w:rsid w:val="004F595B"/>
    <w:rsid w:val="004F5BAB"/>
    <w:rsid w:val="004F5BF6"/>
    <w:rsid w:val="004F5ECF"/>
    <w:rsid w:val="004F5F05"/>
    <w:rsid w:val="004F6266"/>
    <w:rsid w:val="004F63C7"/>
    <w:rsid w:val="004F6697"/>
    <w:rsid w:val="004F7A01"/>
    <w:rsid w:val="004F7BA8"/>
    <w:rsid w:val="00500EBC"/>
    <w:rsid w:val="00500F48"/>
    <w:rsid w:val="00501A8E"/>
    <w:rsid w:val="00501D97"/>
    <w:rsid w:val="00501DBF"/>
    <w:rsid w:val="00501F0D"/>
    <w:rsid w:val="0050226A"/>
    <w:rsid w:val="005026B5"/>
    <w:rsid w:val="00502748"/>
    <w:rsid w:val="0050290A"/>
    <w:rsid w:val="00502CB1"/>
    <w:rsid w:val="00502FC7"/>
    <w:rsid w:val="00503138"/>
    <w:rsid w:val="005039EE"/>
    <w:rsid w:val="00504373"/>
    <w:rsid w:val="005045A0"/>
    <w:rsid w:val="00504B5F"/>
    <w:rsid w:val="00504C71"/>
    <w:rsid w:val="005052A0"/>
    <w:rsid w:val="005052B6"/>
    <w:rsid w:val="0050581C"/>
    <w:rsid w:val="005058D3"/>
    <w:rsid w:val="00506E8C"/>
    <w:rsid w:val="00507823"/>
    <w:rsid w:val="00507BF2"/>
    <w:rsid w:val="0051062D"/>
    <w:rsid w:val="005109AD"/>
    <w:rsid w:val="00511614"/>
    <w:rsid w:val="005119A3"/>
    <w:rsid w:val="00511B0E"/>
    <w:rsid w:val="00511BCF"/>
    <w:rsid w:val="00511E20"/>
    <w:rsid w:val="00511EAF"/>
    <w:rsid w:val="00512139"/>
    <w:rsid w:val="005124EB"/>
    <w:rsid w:val="005126E0"/>
    <w:rsid w:val="00513A56"/>
    <w:rsid w:val="00513A92"/>
    <w:rsid w:val="005142E4"/>
    <w:rsid w:val="00514573"/>
    <w:rsid w:val="00514714"/>
    <w:rsid w:val="00515B1B"/>
    <w:rsid w:val="00515C6C"/>
    <w:rsid w:val="0051610B"/>
    <w:rsid w:val="00517337"/>
    <w:rsid w:val="00517539"/>
    <w:rsid w:val="00517B9B"/>
    <w:rsid w:val="00517E25"/>
    <w:rsid w:val="0052035F"/>
    <w:rsid w:val="00520A1A"/>
    <w:rsid w:val="00521318"/>
    <w:rsid w:val="005215F3"/>
    <w:rsid w:val="00521889"/>
    <w:rsid w:val="00521F9C"/>
    <w:rsid w:val="00522423"/>
    <w:rsid w:val="0052272F"/>
    <w:rsid w:val="005228A5"/>
    <w:rsid w:val="00523130"/>
    <w:rsid w:val="005232FA"/>
    <w:rsid w:val="0052365E"/>
    <w:rsid w:val="00523DCB"/>
    <w:rsid w:val="005247C8"/>
    <w:rsid w:val="0052534B"/>
    <w:rsid w:val="005253DF"/>
    <w:rsid w:val="005253E7"/>
    <w:rsid w:val="00525C71"/>
    <w:rsid w:val="00526690"/>
    <w:rsid w:val="00526B8E"/>
    <w:rsid w:val="00526DBF"/>
    <w:rsid w:val="00530237"/>
    <w:rsid w:val="00530641"/>
    <w:rsid w:val="00530B51"/>
    <w:rsid w:val="005317BD"/>
    <w:rsid w:val="0053183E"/>
    <w:rsid w:val="005330C6"/>
    <w:rsid w:val="00533B00"/>
    <w:rsid w:val="00533FDD"/>
    <w:rsid w:val="005342D7"/>
    <w:rsid w:val="005342D9"/>
    <w:rsid w:val="005347C8"/>
    <w:rsid w:val="0053489A"/>
    <w:rsid w:val="00534BAB"/>
    <w:rsid w:val="00534D92"/>
    <w:rsid w:val="00534F0D"/>
    <w:rsid w:val="00535683"/>
    <w:rsid w:val="005356B6"/>
    <w:rsid w:val="00535F50"/>
    <w:rsid w:val="005361AD"/>
    <w:rsid w:val="00536315"/>
    <w:rsid w:val="005363E5"/>
    <w:rsid w:val="00536AB1"/>
    <w:rsid w:val="00536EB9"/>
    <w:rsid w:val="00536F07"/>
    <w:rsid w:val="005379D6"/>
    <w:rsid w:val="00537A5D"/>
    <w:rsid w:val="00537EF4"/>
    <w:rsid w:val="0054007A"/>
    <w:rsid w:val="00540AEC"/>
    <w:rsid w:val="00540C5D"/>
    <w:rsid w:val="00540EA1"/>
    <w:rsid w:val="0054114E"/>
    <w:rsid w:val="0054139A"/>
    <w:rsid w:val="0054184C"/>
    <w:rsid w:val="00541AFA"/>
    <w:rsid w:val="00541BFE"/>
    <w:rsid w:val="00541C04"/>
    <w:rsid w:val="005420F0"/>
    <w:rsid w:val="005426A1"/>
    <w:rsid w:val="00542DB8"/>
    <w:rsid w:val="0054362A"/>
    <w:rsid w:val="0054385A"/>
    <w:rsid w:val="00543F56"/>
    <w:rsid w:val="00544617"/>
    <w:rsid w:val="00544B89"/>
    <w:rsid w:val="00544D54"/>
    <w:rsid w:val="0054539C"/>
    <w:rsid w:val="00545671"/>
    <w:rsid w:val="0054578C"/>
    <w:rsid w:val="00545B38"/>
    <w:rsid w:val="00545E6A"/>
    <w:rsid w:val="0054605B"/>
    <w:rsid w:val="005469FA"/>
    <w:rsid w:val="0054707A"/>
    <w:rsid w:val="005479DE"/>
    <w:rsid w:val="00547C96"/>
    <w:rsid w:val="0055014F"/>
    <w:rsid w:val="00550AEC"/>
    <w:rsid w:val="00550CDD"/>
    <w:rsid w:val="005518A8"/>
    <w:rsid w:val="00552234"/>
    <w:rsid w:val="00552244"/>
    <w:rsid w:val="00552A62"/>
    <w:rsid w:val="00552A83"/>
    <w:rsid w:val="00552BAD"/>
    <w:rsid w:val="00553298"/>
    <w:rsid w:val="00553442"/>
    <w:rsid w:val="005537E7"/>
    <w:rsid w:val="00553851"/>
    <w:rsid w:val="00553883"/>
    <w:rsid w:val="00553BA6"/>
    <w:rsid w:val="00553D42"/>
    <w:rsid w:val="00553D87"/>
    <w:rsid w:val="00554A28"/>
    <w:rsid w:val="00555038"/>
    <w:rsid w:val="00555403"/>
    <w:rsid w:val="00555729"/>
    <w:rsid w:val="00555850"/>
    <w:rsid w:val="00555B0C"/>
    <w:rsid w:val="00555D98"/>
    <w:rsid w:val="00555DF1"/>
    <w:rsid w:val="00556518"/>
    <w:rsid w:val="0055685E"/>
    <w:rsid w:val="00557110"/>
    <w:rsid w:val="005571CB"/>
    <w:rsid w:val="00557744"/>
    <w:rsid w:val="00557844"/>
    <w:rsid w:val="005578CF"/>
    <w:rsid w:val="005579AC"/>
    <w:rsid w:val="00557D5A"/>
    <w:rsid w:val="00557F5F"/>
    <w:rsid w:val="005604DF"/>
    <w:rsid w:val="00560526"/>
    <w:rsid w:val="00560FF3"/>
    <w:rsid w:val="00561138"/>
    <w:rsid w:val="00561141"/>
    <w:rsid w:val="00561719"/>
    <w:rsid w:val="00561909"/>
    <w:rsid w:val="005620DB"/>
    <w:rsid w:val="0056216A"/>
    <w:rsid w:val="0056262B"/>
    <w:rsid w:val="00563441"/>
    <w:rsid w:val="00563AA0"/>
    <w:rsid w:val="00564102"/>
    <w:rsid w:val="00564569"/>
    <w:rsid w:val="005648A4"/>
    <w:rsid w:val="0056497C"/>
    <w:rsid w:val="00564D12"/>
    <w:rsid w:val="00564DF1"/>
    <w:rsid w:val="005655D7"/>
    <w:rsid w:val="00566611"/>
    <w:rsid w:val="005669AB"/>
    <w:rsid w:val="00566AAA"/>
    <w:rsid w:val="00566CFD"/>
    <w:rsid w:val="005670F8"/>
    <w:rsid w:val="00567156"/>
    <w:rsid w:val="005674BA"/>
    <w:rsid w:val="005675EB"/>
    <w:rsid w:val="00567F1C"/>
    <w:rsid w:val="00570011"/>
    <w:rsid w:val="00570160"/>
    <w:rsid w:val="0057038E"/>
    <w:rsid w:val="00570E04"/>
    <w:rsid w:val="00570F44"/>
    <w:rsid w:val="005715F5"/>
    <w:rsid w:val="00571AF1"/>
    <w:rsid w:val="00571DEA"/>
    <w:rsid w:val="00571E95"/>
    <w:rsid w:val="00572005"/>
    <w:rsid w:val="00572779"/>
    <w:rsid w:val="0057337A"/>
    <w:rsid w:val="00573F05"/>
    <w:rsid w:val="005747B3"/>
    <w:rsid w:val="005748A5"/>
    <w:rsid w:val="0057527E"/>
    <w:rsid w:val="00575A84"/>
    <w:rsid w:val="00576168"/>
    <w:rsid w:val="005762A7"/>
    <w:rsid w:val="005763DD"/>
    <w:rsid w:val="0057653F"/>
    <w:rsid w:val="005767C7"/>
    <w:rsid w:val="0057736C"/>
    <w:rsid w:val="005776B6"/>
    <w:rsid w:val="00577F78"/>
    <w:rsid w:val="00580221"/>
    <w:rsid w:val="005803FF"/>
    <w:rsid w:val="00580760"/>
    <w:rsid w:val="00580821"/>
    <w:rsid w:val="005808D5"/>
    <w:rsid w:val="00580FCB"/>
    <w:rsid w:val="005811CB"/>
    <w:rsid w:val="005816AE"/>
    <w:rsid w:val="005818C4"/>
    <w:rsid w:val="00581A9B"/>
    <w:rsid w:val="00581E23"/>
    <w:rsid w:val="005825B2"/>
    <w:rsid w:val="005828CA"/>
    <w:rsid w:val="005831A4"/>
    <w:rsid w:val="005833F1"/>
    <w:rsid w:val="00583645"/>
    <w:rsid w:val="00583A35"/>
    <w:rsid w:val="00583C83"/>
    <w:rsid w:val="005843BE"/>
    <w:rsid w:val="005855D8"/>
    <w:rsid w:val="00585639"/>
    <w:rsid w:val="00585F69"/>
    <w:rsid w:val="00586227"/>
    <w:rsid w:val="0058667A"/>
    <w:rsid w:val="00586DA0"/>
    <w:rsid w:val="005877C1"/>
    <w:rsid w:val="0059095F"/>
    <w:rsid w:val="005913E3"/>
    <w:rsid w:val="005915FC"/>
    <w:rsid w:val="00591C31"/>
    <w:rsid w:val="00591E6B"/>
    <w:rsid w:val="0059203B"/>
    <w:rsid w:val="005920B0"/>
    <w:rsid w:val="005926C0"/>
    <w:rsid w:val="00592C3D"/>
    <w:rsid w:val="00593409"/>
    <w:rsid w:val="005934C2"/>
    <w:rsid w:val="00593568"/>
    <w:rsid w:val="00593986"/>
    <w:rsid w:val="0059404C"/>
    <w:rsid w:val="00594628"/>
    <w:rsid w:val="005947FD"/>
    <w:rsid w:val="00595101"/>
    <w:rsid w:val="00595446"/>
    <w:rsid w:val="005954C9"/>
    <w:rsid w:val="005958C1"/>
    <w:rsid w:val="00595C69"/>
    <w:rsid w:val="005962D9"/>
    <w:rsid w:val="00597CEB"/>
    <w:rsid w:val="00597DE0"/>
    <w:rsid w:val="00597F42"/>
    <w:rsid w:val="005A00CE"/>
    <w:rsid w:val="005A0172"/>
    <w:rsid w:val="005A04E0"/>
    <w:rsid w:val="005A0526"/>
    <w:rsid w:val="005A0ED5"/>
    <w:rsid w:val="005A1015"/>
    <w:rsid w:val="005A1117"/>
    <w:rsid w:val="005A12B8"/>
    <w:rsid w:val="005A1372"/>
    <w:rsid w:val="005A17FC"/>
    <w:rsid w:val="005A1B4F"/>
    <w:rsid w:val="005A1E23"/>
    <w:rsid w:val="005A262D"/>
    <w:rsid w:val="005A283B"/>
    <w:rsid w:val="005A2E7C"/>
    <w:rsid w:val="005A3154"/>
    <w:rsid w:val="005A31FC"/>
    <w:rsid w:val="005A3547"/>
    <w:rsid w:val="005A4250"/>
    <w:rsid w:val="005A4D5B"/>
    <w:rsid w:val="005A4F81"/>
    <w:rsid w:val="005A5524"/>
    <w:rsid w:val="005A5BE6"/>
    <w:rsid w:val="005A5CA3"/>
    <w:rsid w:val="005A5E07"/>
    <w:rsid w:val="005A63B5"/>
    <w:rsid w:val="005A6633"/>
    <w:rsid w:val="005A7206"/>
    <w:rsid w:val="005A74D1"/>
    <w:rsid w:val="005A7812"/>
    <w:rsid w:val="005B0393"/>
    <w:rsid w:val="005B0544"/>
    <w:rsid w:val="005B05EC"/>
    <w:rsid w:val="005B0971"/>
    <w:rsid w:val="005B0AD1"/>
    <w:rsid w:val="005B1117"/>
    <w:rsid w:val="005B1270"/>
    <w:rsid w:val="005B20DE"/>
    <w:rsid w:val="005B264E"/>
    <w:rsid w:val="005B29E2"/>
    <w:rsid w:val="005B2BBA"/>
    <w:rsid w:val="005B30D0"/>
    <w:rsid w:val="005B3616"/>
    <w:rsid w:val="005B38AE"/>
    <w:rsid w:val="005B3AA7"/>
    <w:rsid w:val="005B4200"/>
    <w:rsid w:val="005B45AD"/>
    <w:rsid w:val="005B46F6"/>
    <w:rsid w:val="005B48F7"/>
    <w:rsid w:val="005B4AF5"/>
    <w:rsid w:val="005B4D70"/>
    <w:rsid w:val="005B4FBC"/>
    <w:rsid w:val="005B518C"/>
    <w:rsid w:val="005B5AC6"/>
    <w:rsid w:val="005B5CEB"/>
    <w:rsid w:val="005B5FBE"/>
    <w:rsid w:val="005B6591"/>
    <w:rsid w:val="005B6744"/>
    <w:rsid w:val="005B7755"/>
    <w:rsid w:val="005C081D"/>
    <w:rsid w:val="005C102B"/>
    <w:rsid w:val="005C152F"/>
    <w:rsid w:val="005C174E"/>
    <w:rsid w:val="005C183C"/>
    <w:rsid w:val="005C1DDB"/>
    <w:rsid w:val="005C243F"/>
    <w:rsid w:val="005C283F"/>
    <w:rsid w:val="005C2846"/>
    <w:rsid w:val="005C36D7"/>
    <w:rsid w:val="005C3730"/>
    <w:rsid w:val="005C3E9E"/>
    <w:rsid w:val="005C594F"/>
    <w:rsid w:val="005C61EF"/>
    <w:rsid w:val="005C6262"/>
    <w:rsid w:val="005C64FE"/>
    <w:rsid w:val="005C6905"/>
    <w:rsid w:val="005C6CB3"/>
    <w:rsid w:val="005C6EE0"/>
    <w:rsid w:val="005C75F1"/>
    <w:rsid w:val="005C7623"/>
    <w:rsid w:val="005C7DFE"/>
    <w:rsid w:val="005C7F82"/>
    <w:rsid w:val="005D04E4"/>
    <w:rsid w:val="005D0B85"/>
    <w:rsid w:val="005D0CA4"/>
    <w:rsid w:val="005D1A9F"/>
    <w:rsid w:val="005D246A"/>
    <w:rsid w:val="005D26C5"/>
    <w:rsid w:val="005D2AA9"/>
    <w:rsid w:val="005D2C11"/>
    <w:rsid w:val="005D3568"/>
    <w:rsid w:val="005D3A37"/>
    <w:rsid w:val="005D3AB6"/>
    <w:rsid w:val="005D48E4"/>
    <w:rsid w:val="005D5109"/>
    <w:rsid w:val="005D526D"/>
    <w:rsid w:val="005D5431"/>
    <w:rsid w:val="005D580F"/>
    <w:rsid w:val="005D59A9"/>
    <w:rsid w:val="005D5BF2"/>
    <w:rsid w:val="005D5C0C"/>
    <w:rsid w:val="005D6246"/>
    <w:rsid w:val="005D694F"/>
    <w:rsid w:val="005D711E"/>
    <w:rsid w:val="005D7306"/>
    <w:rsid w:val="005D7505"/>
    <w:rsid w:val="005D78C1"/>
    <w:rsid w:val="005D7900"/>
    <w:rsid w:val="005D7C61"/>
    <w:rsid w:val="005E0044"/>
    <w:rsid w:val="005E06AB"/>
    <w:rsid w:val="005E095F"/>
    <w:rsid w:val="005E0AD3"/>
    <w:rsid w:val="005E16F1"/>
    <w:rsid w:val="005E1849"/>
    <w:rsid w:val="005E1AA6"/>
    <w:rsid w:val="005E1BA4"/>
    <w:rsid w:val="005E20A5"/>
    <w:rsid w:val="005E2435"/>
    <w:rsid w:val="005E2832"/>
    <w:rsid w:val="005E35E6"/>
    <w:rsid w:val="005E3993"/>
    <w:rsid w:val="005E423F"/>
    <w:rsid w:val="005E446E"/>
    <w:rsid w:val="005E5180"/>
    <w:rsid w:val="005E5307"/>
    <w:rsid w:val="005E53A3"/>
    <w:rsid w:val="005E5B1F"/>
    <w:rsid w:val="005E5DEF"/>
    <w:rsid w:val="005E6396"/>
    <w:rsid w:val="005E6541"/>
    <w:rsid w:val="005E6AB2"/>
    <w:rsid w:val="005E70E5"/>
    <w:rsid w:val="005E7438"/>
    <w:rsid w:val="005E794A"/>
    <w:rsid w:val="005F0242"/>
    <w:rsid w:val="005F05EA"/>
    <w:rsid w:val="005F0634"/>
    <w:rsid w:val="005F078C"/>
    <w:rsid w:val="005F0DE5"/>
    <w:rsid w:val="005F1131"/>
    <w:rsid w:val="005F118C"/>
    <w:rsid w:val="005F134E"/>
    <w:rsid w:val="005F2314"/>
    <w:rsid w:val="005F24BF"/>
    <w:rsid w:val="005F2B0D"/>
    <w:rsid w:val="005F354B"/>
    <w:rsid w:val="005F3628"/>
    <w:rsid w:val="005F3A83"/>
    <w:rsid w:val="005F40BD"/>
    <w:rsid w:val="005F41A1"/>
    <w:rsid w:val="005F4348"/>
    <w:rsid w:val="005F4857"/>
    <w:rsid w:val="005F4ACF"/>
    <w:rsid w:val="005F560D"/>
    <w:rsid w:val="005F56A2"/>
    <w:rsid w:val="005F58E8"/>
    <w:rsid w:val="005F5D79"/>
    <w:rsid w:val="005F6243"/>
    <w:rsid w:val="005F64B9"/>
    <w:rsid w:val="005F66B0"/>
    <w:rsid w:val="005F67AC"/>
    <w:rsid w:val="005F7334"/>
    <w:rsid w:val="005F76C2"/>
    <w:rsid w:val="005F77A7"/>
    <w:rsid w:val="005F7EC1"/>
    <w:rsid w:val="005F7F30"/>
    <w:rsid w:val="00600246"/>
    <w:rsid w:val="006002A4"/>
    <w:rsid w:val="00600612"/>
    <w:rsid w:val="00600979"/>
    <w:rsid w:val="00600ABB"/>
    <w:rsid w:val="00600B2A"/>
    <w:rsid w:val="006012A3"/>
    <w:rsid w:val="00601591"/>
    <w:rsid w:val="0060190E"/>
    <w:rsid w:val="00601CC9"/>
    <w:rsid w:val="00601E33"/>
    <w:rsid w:val="0060264A"/>
    <w:rsid w:val="0060304A"/>
    <w:rsid w:val="00603066"/>
    <w:rsid w:val="0060312B"/>
    <w:rsid w:val="0060336F"/>
    <w:rsid w:val="0060358C"/>
    <w:rsid w:val="006035C7"/>
    <w:rsid w:val="0060422F"/>
    <w:rsid w:val="0060426B"/>
    <w:rsid w:val="00604736"/>
    <w:rsid w:val="00604CF0"/>
    <w:rsid w:val="00604DB5"/>
    <w:rsid w:val="006051E0"/>
    <w:rsid w:val="0060535A"/>
    <w:rsid w:val="00605CF9"/>
    <w:rsid w:val="00605E61"/>
    <w:rsid w:val="00606184"/>
    <w:rsid w:val="0060673A"/>
    <w:rsid w:val="00606ACE"/>
    <w:rsid w:val="00606BA6"/>
    <w:rsid w:val="00606C38"/>
    <w:rsid w:val="00606D56"/>
    <w:rsid w:val="00606F96"/>
    <w:rsid w:val="006073EB"/>
    <w:rsid w:val="006076E3"/>
    <w:rsid w:val="0060773D"/>
    <w:rsid w:val="00607BC8"/>
    <w:rsid w:val="00607CFA"/>
    <w:rsid w:val="00607D48"/>
    <w:rsid w:val="00610AD5"/>
    <w:rsid w:val="00612135"/>
    <w:rsid w:val="00612609"/>
    <w:rsid w:val="00612B9A"/>
    <w:rsid w:val="00612E17"/>
    <w:rsid w:val="00612F6C"/>
    <w:rsid w:val="0061314C"/>
    <w:rsid w:val="00613280"/>
    <w:rsid w:val="006132DE"/>
    <w:rsid w:val="00613EF1"/>
    <w:rsid w:val="00614523"/>
    <w:rsid w:val="006147DD"/>
    <w:rsid w:val="00614D58"/>
    <w:rsid w:val="00614E66"/>
    <w:rsid w:val="006150C3"/>
    <w:rsid w:val="0061548A"/>
    <w:rsid w:val="006163C0"/>
    <w:rsid w:val="0061655C"/>
    <w:rsid w:val="00616880"/>
    <w:rsid w:val="00616D50"/>
    <w:rsid w:val="00617BFA"/>
    <w:rsid w:val="00620CDC"/>
    <w:rsid w:val="00620E8D"/>
    <w:rsid w:val="00621345"/>
    <w:rsid w:val="006213B1"/>
    <w:rsid w:val="00621B83"/>
    <w:rsid w:val="00622292"/>
    <w:rsid w:val="006225B5"/>
    <w:rsid w:val="00622621"/>
    <w:rsid w:val="00622653"/>
    <w:rsid w:val="00622A1C"/>
    <w:rsid w:val="00623311"/>
    <w:rsid w:val="006234F1"/>
    <w:rsid w:val="00623621"/>
    <w:rsid w:val="00623EB8"/>
    <w:rsid w:val="006245DC"/>
    <w:rsid w:val="00624B27"/>
    <w:rsid w:val="00624C14"/>
    <w:rsid w:val="00625BA9"/>
    <w:rsid w:val="00625C9A"/>
    <w:rsid w:val="00625FDE"/>
    <w:rsid w:val="006263F7"/>
    <w:rsid w:val="00626560"/>
    <w:rsid w:val="00626B8D"/>
    <w:rsid w:val="00626D0A"/>
    <w:rsid w:val="00626F38"/>
    <w:rsid w:val="006274E9"/>
    <w:rsid w:val="00627CF4"/>
    <w:rsid w:val="00630497"/>
    <w:rsid w:val="00631077"/>
    <w:rsid w:val="00631D02"/>
    <w:rsid w:val="00632332"/>
    <w:rsid w:val="00632367"/>
    <w:rsid w:val="006325E9"/>
    <w:rsid w:val="00632ADE"/>
    <w:rsid w:val="00633261"/>
    <w:rsid w:val="006333B8"/>
    <w:rsid w:val="006336CD"/>
    <w:rsid w:val="00634775"/>
    <w:rsid w:val="006349EB"/>
    <w:rsid w:val="00634A1E"/>
    <w:rsid w:val="0063546B"/>
    <w:rsid w:val="0063630A"/>
    <w:rsid w:val="006363C6"/>
    <w:rsid w:val="00636865"/>
    <w:rsid w:val="006369E3"/>
    <w:rsid w:val="00636A90"/>
    <w:rsid w:val="00637135"/>
    <w:rsid w:val="00637217"/>
    <w:rsid w:val="0063727C"/>
    <w:rsid w:val="00637346"/>
    <w:rsid w:val="006376AF"/>
    <w:rsid w:val="00637755"/>
    <w:rsid w:val="006404D0"/>
    <w:rsid w:val="006405BB"/>
    <w:rsid w:val="006409F9"/>
    <w:rsid w:val="00640E95"/>
    <w:rsid w:val="0064104D"/>
    <w:rsid w:val="006418C8"/>
    <w:rsid w:val="00642125"/>
    <w:rsid w:val="00642573"/>
    <w:rsid w:val="00642BD7"/>
    <w:rsid w:val="006431B0"/>
    <w:rsid w:val="006436C8"/>
    <w:rsid w:val="006436CF"/>
    <w:rsid w:val="00643B3F"/>
    <w:rsid w:val="00643F60"/>
    <w:rsid w:val="006442E2"/>
    <w:rsid w:val="0064444F"/>
    <w:rsid w:val="00644B9C"/>
    <w:rsid w:val="00644FAC"/>
    <w:rsid w:val="0064541E"/>
    <w:rsid w:val="00645570"/>
    <w:rsid w:val="00645F08"/>
    <w:rsid w:val="0064602A"/>
    <w:rsid w:val="0064695D"/>
    <w:rsid w:val="006469D7"/>
    <w:rsid w:val="006506CA"/>
    <w:rsid w:val="00650818"/>
    <w:rsid w:val="00650935"/>
    <w:rsid w:val="00652452"/>
    <w:rsid w:val="006524A7"/>
    <w:rsid w:val="0065271F"/>
    <w:rsid w:val="00653593"/>
    <w:rsid w:val="00653704"/>
    <w:rsid w:val="0065494C"/>
    <w:rsid w:val="00655759"/>
    <w:rsid w:val="006557D0"/>
    <w:rsid w:val="00655B83"/>
    <w:rsid w:val="00656299"/>
    <w:rsid w:val="00656770"/>
    <w:rsid w:val="006569BC"/>
    <w:rsid w:val="00656D71"/>
    <w:rsid w:val="00656FAA"/>
    <w:rsid w:val="006602C6"/>
    <w:rsid w:val="006603F5"/>
    <w:rsid w:val="00660AF5"/>
    <w:rsid w:val="00661892"/>
    <w:rsid w:val="0066244F"/>
    <w:rsid w:val="006624C8"/>
    <w:rsid w:val="00662615"/>
    <w:rsid w:val="00662D28"/>
    <w:rsid w:val="00662E0A"/>
    <w:rsid w:val="00662EC8"/>
    <w:rsid w:val="006635E3"/>
    <w:rsid w:val="00663C54"/>
    <w:rsid w:val="00664141"/>
    <w:rsid w:val="006641FF"/>
    <w:rsid w:val="00664355"/>
    <w:rsid w:val="006646BB"/>
    <w:rsid w:val="00664BBB"/>
    <w:rsid w:val="00666790"/>
    <w:rsid w:val="00666893"/>
    <w:rsid w:val="00666976"/>
    <w:rsid w:val="00666A22"/>
    <w:rsid w:val="00667E6B"/>
    <w:rsid w:val="006701C3"/>
    <w:rsid w:val="006701FD"/>
    <w:rsid w:val="00670C3B"/>
    <w:rsid w:val="00670E40"/>
    <w:rsid w:val="0067221D"/>
    <w:rsid w:val="0067283B"/>
    <w:rsid w:val="00673F26"/>
    <w:rsid w:val="00674501"/>
    <w:rsid w:val="00674ED3"/>
    <w:rsid w:val="006752DD"/>
    <w:rsid w:val="006757B2"/>
    <w:rsid w:val="006757D4"/>
    <w:rsid w:val="006760B1"/>
    <w:rsid w:val="006760C7"/>
    <w:rsid w:val="0067660A"/>
    <w:rsid w:val="00676842"/>
    <w:rsid w:val="00677A3D"/>
    <w:rsid w:val="00677F59"/>
    <w:rsid w:val="00681125"/>
    <w:rsid w:val="00681462"/>
    <w:rsid w:val="006819E1"/>
    <w:rsid w:val="00681CCD"/>
    <w:rsid w:val="00681D41"/>
    <w:rsid w:val="00681F58"/>
    <w:rsid w:val="00681F8A"/>
    <w:rsid w:val="00682014"/>
    <w:rsid w:val="0068202B"/>
    <w:rsid w:val="0068242F"/>
    <w:rsid w:val="00682E40"/>
    <w:rsid w:val="00683598"/>
    <w:rsid w:val="006836FF"/>
    <w:rsid w:val="006838BC"/>
    <w:rsid w:val="006842AB"/>
    <w:rsid w:val="00684327"/>
    <w:rsid w:val="006843D6"/>
    <w:rsid w:val="006845FE"/>
    <w:rsid w:val="0068465C"/>
    <w:rsid w:val="0068465D"/>
    <w:rsid w:val="006849C2"/>
    <w:rsid w:val="0068507A"/>
    <w:rsid w:val="00685A11"/>
    <w:rsid w:val="00685B40"/>
    <w:rsid w:val="00685D7F"/>
    <w:rsid w:val="00685EEE"/>
    <w:rsid w:val="006860B8"/>
    <w:rsid w:val="00686134"/>
    <w:rsid w:val="0068632E"/>
    <w:rsid w:val="006865BD"/>
    <w:rsid w:val="00686AEB"/>
    <w:rsid w:val="00686AF0"/>
    <w:rsid w:val="00686E41"/>
    <w:rsid w:val="006873A7"/>
    <w:rsid w:val="00687BDC"/>
    <w:rsid w:val="00687C5E"/>
    <w:rsid w:val="00687DD8"/>
    <w:rsid w:val="00690985"/>
    <w:rsid w:val="00690F29"/>
    <w:rsid w:val="0069126B"/>
    <w:rsid w:val="0069161C"/>
    <w:rsid w:val="0069181B"/>
    <w:rsid w:val="00692128"/>
    <w:rsid w:val="00692545"/>
    <w:rsid w:val="006926B4"/>
    <w:rsid w:val="006927B9"/>
    <w:rsid w:val="00692FAB"/>
    <w:rsid w:val="0069394F"/>
    <w:rsid w:val="00693A9B"/>
    <w:rsid w:val="00693B7D"/>
    <w:rsid w:val="006940A7"/>
    <w:rsid w:val="006947E4"/>
    <w:rsid w:val="006948F6"/>
    <w:rsid w:val="00694D77"/>
    <w:rsid w:val="00695509"/>
    <w:rsid w:val="006963C9"/>
    <w:rsid w:val="00696645"/>
    <w:rsid w:val="0069689E"/>
    <w:rsid w:val="00696ACF"/>
    <w:rsid w:val="006977E2"/>
    <w:rsid w:val="006978AF"/>
    <w:rsid w:val="00697AE5"/>
    <w:rsid w:val="00697FA9"/>
    <w:rsid w:val="006A037E"/>
    <w:rsid w:val="006A0527"/>
    <w:rsid w:val="006A05A0"/>
    <w:rsid w:val="006A0EC0"/>
    <w:rsid w:val="006A1645"/>
    <w:rsid w:val="006A1D28"/>
    <w:rsid w:val="006A207A"/>
    <w:rsid w:val="006A23D6"/>
    <w:rsid w:val="006A36A0"/>
    <w:rsid w:val="006A3A8F"/>
    <w:rsid w:val="006A3C80"/>
    <w:rsid w:val="006A401F"/>
    <w:rsid w:val="006A4348"/>
    <w:rsid w:val="006A4382"/>
    <w:rsid w:val="006A4FB8"/>
    <w:rsid w:val="006A51C3"/>
    <w:rsid w:val="006A56A7"/>
    <w:rsid w:val="006A5712"/>
    <w:rsid w:val="006A5BA8"/>
    <w:rsid w:val="006A5EB8"/>
    <w:rsid w:val="006A6924"/>
    <w:rsid w:val="006A69AD"/>
    <w:rsid w:val="006A7151"/>
    <w:rsid w:val="006A790F"/>
    <w:rsid w:val="006A7C92"/>
    <w:rsid w:val="006A7CF5"/>
    <w:rsid w:val="006B0358"/>
    <w:rsid w:val="006B049E"/>
    <w:rsid w:val="006B059A"/>
    <w:rsid w:val="006B07B2"/>
    <w:rsid w:val="006B087D"/>
    <w:rsid w:val="006B17A2"/>
    <w:rsid w:val="006B19EF"/>
    <w:rsid w:val="006B1E41"/>
    <w:rsid w:val="006B2136"/>
    <w:rsid w:val="006B256D"/>
    <w:rsid w:val="006B28C0"/>
    <w:rsid w:val="006B2E2C"/>
    <w:rsid w:val="006B2E3E"/>
    <w:rsid w:val="006B2F90"/>
    <w:rsid w:val="006B2FCE"/>
    <w:rsid w:val="006B315B"/>
    <w:rsid w:val="006B3527"/>
    <w:rsid w:val="006B3F20"/>
    <w:rsid w:val="006B4990"/>
    <w:rsid w:val="006B4BD6"/>
    <w:rsid w:val="006B51EC"/>
    <w:rsid w:val="006B538B"/>
    <w:rsid w:val="006B54BC"/>
    <w:rsid w:val="006B5647"/>
    <w:rsid w:val="006B5808"/>
    <w:rsid w:val="006B5DB1"/>
    <w:rsid w:val="006B5FED"/>
    <w:rsid w:val="006B6384"/>
    <w:rsid w:val="006B69B8"/>
    <w:rsid w:val="006B6C1F"/>
    <w:rsid w:val="006B724B"/>
    <w:rsid w:val="006B74C2"/>
    <w:rsid w:val="006B79B6"/>
    <w:rsid w:val="006C011F"/>
    <w:rsid w:val="006C019A"/>
    <w:rsid w:val="006C02CF"/>
    <w:rsid w:val="006C04DC"/>
    <w:rsid w:val="006C061F"/>
    <w:rsid w:val="006C08A5"/>
    <w:rsid w:val="006C10CE"/>
    <w:rsid w:val="006C1548"/>
    <w:rsid w:val="006C1565"/>
    <w:rsid w:val="006C1DDC"/>
    <w:rsid w:val="006C206A"/>
    <w:rsid w:val="006C220D"/>
    <w:rsid w:val="006C2331"/>
    <w:rsid w:val="006C263C"/>
    <w:rsid w:val="006C2906"/>
    <w:rsid w:val="006C3519"/>
    <w:rsid w:val="006C3600"/>
    <w:rsid w:val="006C3DB5"/>
    <w:rsid w:val="006C4F54"/>
    <w:rsid w:val="006C4FAC"/>
    <w:rsid w:val="006C5921"/>
    <w:rsid w:val="006C5A2B"/>
    <w:rsid w:val="006C66D1"/>
    <w:rsid w:val="006C7423"/>
    <w:rsid w:val="006D0447"/>
    <w:rsid w:val="006D0686"/>
    <w:rsid w:val="006D0AB3"/>
    <w:rsid w:val="006D0B18"/>
    <w:rsid w:val="006D0BE7"/>
    <w:rsid w:val="006D0D6A"/>
    <w:rsid w:val="006D13F9"/>
    <w:rsid w:val="006D16C8"/>
    <w:rsid w:val="006D16D4"/>
    <w:rsid w:val="006D1927"/>
    <w:rsid w:val="006D1B30"/>
    <w:rsid w:val="006D2278"/>
    <w:rsid w:val="006D2F79"/>
    <w:rsid w:val="006D3365"/>
    <w:rsid w:val="006D3E3A"/>
    <w:rsid w:val="006D43B3"/>
    <w:rsid w:val="006D457A"/>
    <w:rsid w:val="006D48D2"/>
    <w:rsid w:val="006D5131"/>
    <w:rsid w:val="006D5420"/>
    <w:rsid w:val="006D5685"/>
    <w:rsid w:val="006D57C6"/>
    <w:rsid w:val="006D590B"/>
    <w:rsid w:val="006D5E31"/>
    <w:rsid w:val="006D5F05"/>
    <w:rsid w:val="006D6016"/>
    <w:rsid w:val="006D60C5"/>
    <w:rsid w:val="006D6CF4"/>
    <w:rsid w:val="006D6E10"/>
    <w:rsid w:val="006D7466"/>
    <w:rsid w:val="006D7690"/>
    <w:rsid w:val="006D7B04"/>
    <w:rsid w:val="006D7E23"/>
    <w:rsid w:val="006E0AA1"/>
    <w:rsid w:val="006E0B4A"/>
    <w:rsid w:val="006E108D"/>
    <w:rsid w:val="006E1271"/>
    <w:rsid w:val="006E15F6"/>
    <w:rsid w:val="006E1658"/>
    <w:rsid w:val="006E17B9"/>
    <w:rsid w:val="006E18ED"/>
    <w:rsid w:val="006E199E"/>
    <w:rsid w:val="006E1A6D"/>
    <w:rsid w:val="006E27C8"/>
    <w:rsid w:val="006E36EF"/>
    <w:rsid w:val="006E4130"/>
    <w:rsid w:val="006E459C"/>
    <w:rsid w:val="006E4775"/>
    <w:rsid w:val="006E47A3"/>
    <w:rsid w:val="006E499C"/>
    <w:rsid w:val="006E576B"/>
    <w:rsid w:val="006E5DA5"/>
    <w:rsid w:val="006E72B2"/>
    <w:rsid w:val="006E77D1"/>
    <w:rsid w:val="006E79EB"/>
    <w:rsid w:val="006E7D12"/>
    <w:rsid w:val="006E7D73"/>
    <w:rsid w:val="006E7E31"/>
    <w:rsid w:val="006E7E75"/>
    <w:rsid w:val="006F0314"/>
    <w:rsid w:val="006F0829"/>
    <w:rsid w:val="006F13E6"/>
    <w:rsid w:val="006F1B67"/>
    <w:rsid w:val="006F21D9"/>
    <w:rsid w:val="006F2553"/>
    <w:rsid w:val="006F29B1"/>
    <w:rsid w:val="006F2F5F"/>
    <w:rsid w:val="006F36F1"/>
    <w:rsid w:val="006F38B5"/>
    <w:rsid w:val="006F3980"/>
    <w:rsid w:val="006F4572"/>
    <w:rsid w:val="006F5977"/>
    <w:rsid w:val="006F63E9"/>
    <w:rsid w:val="006F64AB"/>
    <w:rsid w:val="006F689F"/>
    <w:rsid w:val="006F68A6"/>
    <w:rsid w:val="006F72EE"/>
    <w:rsid w:val="006F792D"/>
    <w:rsid w:val="006F7C0B"/>
    <w:rsid w:val="00700C01"/>
    <w:rsid w:val="007012E8"/>
    <w:rsid w:val="0070133C"/>
    <w:rsid w:val="0070153D"/>
    <w:rsid w:val="00701817"/>
    <w:rsid w:val="007018EC"/>
    <w:rsid w:val="00701AFE"/>
    <w:rsid w:val="00702149"/>
    <w:rsid w:val="0070218D"/>
    <w:rsid w:val="007029B0"/>
    <w:rsid w:val="00702C43"/>
    <w:rsid w:val="00702E6A"/>
    <w:rsid w:val="00703203"/>
    <w:rsid w:val="007038F4"/>
    <w:rsid w:val="00703A80"/>
    <w:rsid w:val="007042AB"/>
    <w:rsid w:val="00704E69"/>
    <w:rsid w:val="007058EE"/>
    <w:rsid w:val="00705C7B"/>
    <w:rsid w:val="00705F2C"/>
    <w:rsid w:val="00706E57"/>
    <w:rsid w:val="00706F87"/>
    <w:rsid w:val="0070775E"/>
    <w:rsid w:val="00707E46"/>
    <w:rsid w:val="0071081E"/>
    <w:rsid w:val="00710B6D"/>
    <w:rsid w:val="00711178"/>
    <w:rsid w:val="0071118F"/>
    <w:rsid w:val="007113EC"/>
    <w:rsid w:val="00711713"/>
    <w:rsid w:val="0071212F"/>
    <w:rsid w:val="00713233"/>
    <w:rsid w:val="007133E2"/>
    <w:rsid w:val="00713696"/>
    <w:rsid w:val="00714039"/>
    <w:rsid w:val="0071422D"/>
    <w:rsid w:val="0071506D"/>
    <w:rsid w:val="0071524A"/>
    <w:rsid w:val="007155B5"/>
    <w:rsid w:val="00715835"/>
    <w:rsid w:val="00715BC7"/>
    <w:rsid w:val="007165F0"/>
    <w:rsid w:val="00716612"/>
    <w:rsid w:val="00717105"/>
    <w:rsid w:val="00717207"/>
    <w:rsid w:val="00717917"/>
    <w:rsid w:val="007201EC"/>
    <w:rsid w:val="00720B1E"/>
    <w:rsid w:val="00720F0A"/>
    <w:rsid w:val="00721CF3"/>
    <w:rsid w:val="00721EA0"/>
    <w:rsid w:val="0072212F"/>
    <w:rsid w:val="00722379"/>
    <w:rsid w:val="007227C3"/>
    <w:rsid w:val="0072294B"/>
    <w:rsid w:val="00722B08"/>
    <w:rsid w:val="007230A8"/>
    <w:rsid w:val="0072330E"/>
    <w:rsid w:val="007234E3"/>
    <w:rsid w:val="00723F9E"/>
    <w:rsid w:val="007244B0"/>
    <w:rsid w:val="00724EE5"/>
    <w:rsid w:val="007254F6"/>
    <w:rsid w:val="00725965"/>
    <w:rsid w:val="00725DEF"/>
    <w:rsid w:val="00725E48"/>
    <w:rsid w:val="00726107"/>
    <w:rsid w:val="007262A6"/>
    <w:rsid w:val="00726334"/>
    <w:rsid w:val="0072634C"/>
    <w:rsid w:val="0072668B"/>
    <w:rsid w:val="00726781"/>
    <w:rsid w:val="007269B9"/>
    <w:rsid w:val="00726B76"/>
    <w:rsid w:val="00726C97"/>
    <w:rsid w:val="0072778D"/>
    <w:rsid w:val="0072783C"/>
    <w:rsid w:val="00727E54"/>
    <w:rsid w:val="00727FE5"/>
    <w:rsid w:val="0073160F"/>
    <w:rsid w:val="0073206A"/>
    <w:rsid w:val="00732196"/>
    <w:rsid w:val="0073265B"/>
    <w:rsid w:val="00732719"/>
    <w:rsid w:val="00732C6A"/>
    <w:rsid w:val="00733438"/>
    <w:rsid w:val="0073371B"/>
    <w:rsid w:val="007337B4"/>
    <w:rsid w:val="00733D34"/>
    <w:rsid w:val="00734104"/>
    <w:rsid w:val="00734F70"/>
    <w:rsid w:val="007350FA"/>
    <w:rsid w:val="0073618A"/>
    <w:rsid w:val="0073627E"/>
    <w:rsid w:val="00736332"/>
    <w:rsid w:val="00736788"/>
    <w:rsid w:val="00737431"/>
    <w:rsid w:val="00737B9D"/>
    <w:rsid w:val="007402B9"/>
    <w:rsid w:val="0074069E"/>
    <w:rsid w:val="00740739"/>
    <w:rsid w:val="007409E2"/>
    <w:rsid w:val="00740FD6"/>
    <w:rsid w:val="007410B9"/>
    <w:rsid w:val="0074156D"/>
    <w:rsid w:val="007415BE"/>
    <w:rsid w:val="007415D7"/>
    <w:rsid w:val="00741A43"/>
    <w:rsid w:val="00741C42"/>
    <w:rsid w:val="00741CEC"/>
    <w:rsid w:val="00741EA7"/>
    <w:rsid w:val="00741FB9"/>
    <w:rsid w:val="007424AA"/>
    <w:rsid w:val="0074263E"/>
    <w:rsid w:val="007426A8"/>
    <w:rsid w:val="0074309D"/>
    <w:rsid w:val="007431AD"/>
    <w:rsid w:val="00743E02"/>
    <w:rsid w:val="00743E3C"/>
    <w:rsid w:val="0074401E"/>
    <w:rsid w:val="007440FA"/>
    <w:rsid w:val="007444FD"/>
    <w:rsid w:val="00744748"/>
    <w:rsid w:val="007469CD"/>
    <w:rsid w:val="007501D8"/>
    <w:rsid w:val="00750446"/>
    <w:rsid w:val="00750BBA"/>
    <w:rsid w:val="00751282"/>
    <w:rsid w:val="007514CD"/>
    <w:rsid w:val="00751653"/>
    <w:rsid w:val="007525FE"/>
    <w:rsid w:val="00752D16"/>
    <w:rsid w:val="00752E5E"/>
    <w:rsid w:val="00753BA7"/>
    <w:rsid w:val="00753DC5"/>
    <w:rsid w:val="00754A61"/>
    <w:rsid w:val="0075550C"/>
    <w:rsid w:val="00755EA6"/>
    <w:rsid w:val="00756495"/>
    <w:rsid w:val="00756499"/>
    <w:rsid w:val="00756531"/>
    <w:rsid w:val="0075699C"/>
    <w:rsid w:val="00756A87"/>
    <w:rsid w:val="00756AD5"/>
    <w:rsid w:val="00756FE5"/>
    <w:rsid w:val="00757514"/>
    <w:rsid w:val="00757787"/>
    <w:rsid w:val="0076093A"/>
    <w:rsid w:val="007609A0"/>
    <w:rsid w:val="00760D4C"/>
    <w:rsid w:val="00760D70"/>
    <w:rsid w:val="00760EB9"/>
    <w:rsid w:val="0076147C"/>
    <w:rsid w:val="00761944"/>
    <w:rsid w:val="00762004"/>
    <w:rsid w:val="0076258E"/>
    <w:rsid w:val="00762D98"/>
    <w:rsid w:val="00763459"/>
    <w:rsid w:val="00763791"/>
    <w:rsid w:val="007638B5"/>
    <w:rsid w:val="0076441A"/>
    <w:rsid w:val="0076454D"/>
    <w:rsid w:val="00764A35"/>
    <w:rsid w:val="00764CDD"/>
    <w:rsid w:val="00764EA8"/>
    <w:rsid w:val="00765013"/>
    <w:rsid w:val="00765221"/>
    <w:rsid w:val="00765354"/>
    <w:rsid w:val="00765EEF"/>
    <w:rsid w:val="007662F8"/>
    <w:rsid w:val="00766378"/>
    <w:rsid w:val="0076668F"/>
    <w:rsid w:val="00766F5E"/>
    <w:rsid w:val="00767BF7"/>
    <w:rsid w:val="007708E8"/>
    <w:rsid w:val="00770BC4"/>
    <w:rsid w:val="00770D43"/>
    <w:rsid w:val="007714DF"/>
    <w:rsid w:val="007719FA"/>
    <w:rsid w:val="007722A3"/>
    <w:rsid w:val="00772ECE"/>
    <w:rsid w:val="0077334F"/>
    <w:rsid w:val="007734EA"/>
    <w:rsid w:val="00773655"/>
    <w:rsid w:val="00773B1C"/>
    <w:rsid w:val="007741C3"/>
    <w:rsid w:val="007744EF"/>
    <w:rsid w:val="00775263"/>
    <w:rsid w:val="007752CC"/>
    <w:rsid w:val="00775423"/>
    <w:rsid w:val="00775A4F"/>
    <w:rsid w:val="00775E07"/>
    <w:rsid w:val="00776419"/>
    <w:rsid w:val="007764E3"/>
    <w:rsid w:val="00776C49"/>
    <w:rsid w:val="00776C4A"/>
    <w:rsid w:val="00777138"/>
    <w:rsid w:val="00777D31"/>
    <w:rsid w:val="00777E02"/>
    <w:rsid w:val="00777EB1"/>
    <w:rsid w:val="00780183"/>
    <w:rsid w:val="00780D0E"/>
    <w:rsid w:val="007819E8"/>
    <w:rsid w:val="00781A97"/>
    <w:rsid w:val="00781AA9"/>
    <w:rsid w:val="00781D61"/>
    <w:rsid w:val="00781E64"/>
    <w:rsid w:val="00782385"/>
    <w:rsid w:val="007824CE"/>
    <w:rsid w:val="007824E5"/>
    <w:rsid w:val="00782701"/>
    <w:rsid w:val="00782C00"/>
    <w:rsid w:val="00782D5F"/>
    <w:rsid w:val="007830E8"/>
    <w:rsid w:val="007834D6"/>
    <w:rsid w:val="007835C0"/>
    <w:rsid w:val="00783F59"/>
    <w:rsid w:val="0078447C"/>
    <w:rsid w:val="007849D1"/>
    <w:rsid w:val="007849FB"/>
    <w:rsid w:val="00784A5B"/>
    <w:rsid w:val="007855E0"/>
    <w:rsid w:val="007860CA"/>
    <w:rsid w:val="0078617F"/>
    <w:rsid w:val="007861BD"/>
    <w:rsid w:val="00787EA1"/>
    <w:rsid w:val="00787F0E"/>
    <w:rsid w:val="00787F75"/>
    <w:rsid w:val="007907F7"/>
    <w:rsid w:val="007908DC"/>
    <w:rsid w:val="00790F20"/>
    <w:rsid w:val="007914EB"/>
    <w:rsid w:val="00791F77"/>
    <w:rsid w:val="00792441"/>
    <w:rsid w:val="00792596"/>
    <w:rsid w:val="00792BDB"/>
    <w:rsid w:val="00793625"/>
    <w:rsid w:val="00793712"/>
    <w:rsid w:val="00793A6F"/>
    <w:rsid w:val="00794057"/>
    <w:rsid w:val="0079415F"/>
    <w:rsid w:val="0079457D"/>
    <w:rsid w:val="0079486B"/>
    <w:rsid w:val="00794B9A"/>
    <w:rsid w:val="00794E60"/>
    <w:rsid w:val="0079505E"/>
    <w:rsid w:val="00795BC0"/>
    <w:rsid w:val="007961D6"/>
    <w:rsid w:val="007961FA"/>
    <w:rsid w:val="00796685"/>
    <w:rsid w:val="00796A17"/>
    <w:rsid w:val="00796EFC"/>
    <w:rsid w:val="0079717E"/>
    <w:rsid w:val="0079736F"/>
    <w:rsid w:val="0079748E"/>
    <w:rsid w:val="007974C1"/>
    <w:rsid w:val="007A00D7"/>
    <w:rsid w:val="007A03A4"/>
    <w:rsid w:val="007A156B"/>
    <w:rsid w:val="007A1690"/>
    <w:rsid w:val="007A16FE"/>
    <w:rsid w:val="007A18D2"/>
    <w:rsid w:val="007A1F56"/>
    <w:rsid w:val="007A24CC"/>
    <w:rsid w:val="007A2653"/>
    <w:rsid w:val="007A2929"/>
    <w:rsid w:val="007A2980"/>
    <w:rsid w:val="007A3288"/>
    <w:rsid w:val="007A338B"/>
    <w:rsid w:val="007A3E01"/>
    <w:rsid w:val="007A423D"/>
    <w:rsid w:val="007A43A2"/>
    <w:rsid w:val="007A55B3"/>
    <w:rsid w:val="007A5A4F"/>
    <w:rsid w:val="007A6313"/>
    <w:rsid w:val="007A632A"/>
    <w:rsid w:val="007A6A20"/>
    <w:rsid w:val="007A6C47"/>
    <w:rsid w:val="007A6C54"/>
    <w:rsid w:val="007A71C9"/>
    <w:rsid w:val="007A725C"/>
    <w:rsid w:val="007B08C4"/>
    <w:rsid w:val="007B092E"/>
    <w:rsid w:val="007B0989"/>
    <w:rsid w:val="007B11D8"/>
    <w:rsid w:val="007B13E4"/>
    <w:rsid w:val="007B19E7"/>
    <w:rsid w:val="007B1EE8"/>
    <w:rsid w:val="007B22A2"/>
    <w:rsid w:val="007B2863"/>
    <w:rsid w:val="007B2B43"/>
    <w:rsid w:val="007B3BF4"/>
    <w:rsid w:val="007B429D"/>
    <w:rsid w:val="007B4A10"/>
    <w:rsid w:val="007B599B"/>
    <w:rsid w:val="007B5A6A"/>
    <w:rsid w:val="007B666B"/>
    <w:rsid w:val="007B68AF"/>
    <w:rsid w:val="007B6BA1"/>
    <w:rsid w:val="007B7120"/>
    <w:rsid w:val="007B72A0"/>
    <w:rsid w:val="007B75BB"/>
    <w:rsid w:val="007B7659"/>
    <w:rsid w:val="007B782F"/>
    <w:rsid w:val="007C003D"/>
    <w:rsid w:val="007C0214"/>
    <w:rsid w:val="007C030C"/>
    <w:rsid w:val="007C07DF"/>
    <w:rsid w:val="007C0E42"/>
    <w:rsid w:val="007C156B"/>
    <w:rsid w:val="007C16FF"/>
    <w:rsid w:val="007C1B69"/>
    <w:rsid w:val="007C1BC3"/>
    <w:rsid w:val="007C24A5"/>
    <w:rsid w:val="007C26C3"/>
    <w:rsid w:val="007C2792"/>
    <w:rsid w:val="007C30E7"/>
    <w:rsid w:val="007C3981"/>
    <w:rsid w:val="007C3AA7"/>
    <w:rsid w:val="007C3C06"/>
    <w:rsid w:val="007C45C9"/>
    <w:rsid w:val="007C48AB"/>
    <w:rsid w:val="007C49C7"/>
    <w:rsid w:val="007C4A26"/>
    <w:rsid w:val="007C4E5F"/>
    <w:rsid w:val="007C4FF6"/>
    <w:rsid w:val="007C5365"/>
    <w:rsid w:val="007C5898"/>
    <w:rsid w:val="007C6029"/>
    <w:rsid w:val="007C62D4"/>
    <w:rsid w:val="007C67E2"/>
    <w:rsid w:val="007C6DB2"/>
    <w:rsid w:val="007C6E80"/>
    <w:rsid w:val="007C7015"/>
    <w:rsid w:val="007C7380"/>
    <w:rsid w:val="007C7D95"/>
    <w:rsid w:val="007C7DD8"/>
    <w:rsid w:val="007D0578"/>
    <w:rsid w:val="007D0834"/>
    <w:rsid w:val="007D1B46"/>
    <w:rsid w:val="007D39F4"/>
    <w:rsid w:val="007D3F9B"/>
    <w:rsid w:val="007D41D8"/>
    <w:rsid w:val="007D45E9"/>
    <w:rsid w:val="007D468C"/>
    <w:rsid w:val="007D4694"/>
    <w:rsid w:val="007D4890"/>
    <w:rsid w:val="007D5078"/>
    <w:rsid w:val="007D556F"/>
    <w:rsid w:val="007D5B97"/>
    <w:rsid w:val="007D5C4C"/>
    <w:rsid w:val="007D61F4"/>
    <w:rsid w:val="007D6445"/>
    <w:rsid w:val="007D6E60"/>
    <w:rsid w:val="007D6F5A"/>
    <w:rsid w:val="007D70C6"/>
    <w:rsid w:val="007D7584"/>
    <w:rsid w:val="007D77D6"/>
    <w:rsid w:val="007E003B"/>
    <w:rsid w:val="007E013C"/>
    <w:rsid w:val="007E0351"/>
    <w:rsid w:val="007E062B"/>
    <w:rsid w:val="007E082A"/>
    <w:rsid w:val="007E22E2"/>
    <w:rsid w:val="007E26CE"/>
    <w:rsid w:val="007E317E"/>
    <w:rsid w:val="007E3187"/>
    <w:rsid w:val="007E31A6"/>
    <w:rsid w:val="007E3337"/>
    <w:rsid w:val="007E342E"/>
    <w:rsid w:val="007E4AEC"/>
    <w:rsid w:val="007E4F9E"/>
    <w:rsid w:val="007E552A"/>
    <w:rsid w:val="007E7309"/>
    <w:rsid w:val="007E771D"/>
    <w:rsid w:val="007E7DFA"/>
    <w:rsid w:val="007F0120"/>
    <w:rsid w:val="007F0173"/>
    <w:rsid w:val="007F0251"/>
    <w:rsid w:val="007F0493"/>
    <w:rsid w:val="007F0733"/>
    <w:rsid w:val="007F0892"/>
    <w:rsid w:val="007F0F11"/>
    <w:rsid w:val="007F1136"/>
    <w:rsid w:val="007F15C6"/>
    <w:rsid w:val="007F18CB"/>
    <w:rsid w:val="007F1951"/>
    <w:rsid w:val="007F25DA"/>
    <w:rsid w:val="007F2683"/>
    <w:rsid w:val="007F2733"/>
    <w:rsid w:val="007F27D8"/>
    <w:rsid w:val="007F2D39"/>
    <w:rsid w:val="007F2F9B"/>
    <w:rsid w:val="007F30D5"/>
    <w:rsid w:val="007F3738"/>
    <w:rsid w:val="007F3B63"/>
    <w:rsid w:val="007F4125"/>
    <w:rsid w:val="007F4400"/>
    <w:rsid w:val="007F4448"/>
    <w:rsid w:val="007F5129"/>
    <w:rsid w:val="007F54DF"/>
    <w:rsid w:val="007F552E"/>
    <w:rsid w:val="007F651C"/>
    <w:rsid w:val="007F67CA"/>
    <w:rsid w:val="007F7320"/>
    <w:rsid w:val="008001F4"/>
    <w:rsid w:val="008004D5"/>
    <w:rsid w:val="0080078F"/>
    <w:rsid w:val="008007AF"/>
    <w:rsid w:val="00800ED2"/>
    <w:rsid w:val="00800F58"/>
    <w:rsid w:val="008016C2"/>
    <w:rsid w:val="00801862"/>
    <w:rsid w:val="008018E0"/>
    <w:rsid w:val="00801D82"/>
    <w:rsid w:val="00802AC9"/>
    <w:rsid w:val="00802C67"/>
    <w:rsid w:val="00803159"/>
    <w:rsid w:val="008038DA"/>
    <w:rsid w:val="00803A33"/>
    <w:rsid w:val="00803AD8"/>
    <w:rsid w:val="00803C86"/>
    <w:rsid w:val="00804E28"/>
    <w:rsid w:val="00805322"/>
    <w:rsid w:val="00805591"/>
    <w:rsid w:val="008055FB"/>
    <w:rsid w:val="00805681"/>
    <w:rsid w:val="00805798"/>
    <w:rsid w:val="008059B4"/>
    <w:rsid w:val="00806191"/>
    <w:rsid w:val="0080672F"/>
    <w:rsid w:val="00806FD6"/>
    <w:rsid w:val="00807690"/>
    <w:rsid w:val="00807C4B"/>
    <w:rsid w:val="00807EC5"/>
    <w:rsid w:val="0081037E"/>
    <w:rsid w:val="00810B97"/>
    <w:rsid w:val="008111FA"/>
    <w:rsid w:val="00811204"/>
    <w:rsid w:val="0081120E"/>
    <w:rsid w:val="00811233"/>
    <w:rsid w:val="0081137D"/>
    <w:rsid w:val="0081156A"/>
    <w:rsid w:val="00811658"/>
    <w:rsid w:val="008118E1"/>
    <w:rsid w:val="00811A00"/>
    <w:rsid w:val="00812BE6"/>
    <w:rsid w:val="00812F95"/>
    <w:rsid w:val="0081331A"/>
    <w:rsid w:val="00813540"/>
    <w:rsid w:val="008136AF"/>
    <w:rsid w:val="008137FB"/>
    <w:rsid w:val="00813E2A"/>
    <w:rsid w:val="00814013"/>
    <w:rsid w:val="008142AE"/>
    <w:rsid w:val="0081461F"/>
    <w:rsid w:val="00814A8E"/>
    <w:rsid w:val="00814AA4"/>
    <w:rsid w:val="00814CB3"/>
    <w:rsid w:val="00814D13"/>
    <w:rsid w:val="00815044"/>
    <w:rsid w:val="008151B4"/>
    <w:rsid w:val="00815451"/>
    <w:rsid w:val="00815A14"/>
    <w:rsid w:val="00816151"/>
    <w:rsid w:val="008167DF"/>
    <w:rsid w:val="00816D26"/>
    <w:rsid w:val="008171A3"/>
    <w:rsid w:val="008171D8"/>
    <w:rsid w:val="0082082F"/>
    <w:rsid w:val="00820A46"/>
    <w:rsid w:val="008210ED"/>
    <w:rsid w:val="0082159F"/>
    <w:rsid w:val="00821751"/>
    <w:rsid w:val="00821EB9"/>
    <w:rsid w:val="008220A1"/>
    <w:rsid w:val="008227E7"/>
    <w:rsid w:val="008229B0"/>
    <w:rsid w:val="00822C85"/>
    <w:rsid w:val="008238E9"/>
    <w:rsid w:val="00823F9D"/>
    <w:rsid w:val="00824658"/>
    <w:rsid w:val="00824718"/>
    <w:rsid w:val="00824D75"/>
    <w:rsid w:val="00824DEF"/>
    <w:rsid w:val="0082555F"/>
    <w:rsid w:val="00825600"/>
    <w:rsid w:val="0082578E"/>
    <w:rsid w:val="00825C38"/>
    <w:rsid w:val="00825D95"/>
    <w:rsid w:val="00825F31"/>
    <w:rsid w:val="008262B4"/>
    <w:rsid w:val="0082659A"/>
    <w:rsid w:val="0082693A"/>
    <w:rsid w:val="00826EC9"/>
    <w:rsid w:val="00826F12"/>
    <w:rsid w:val="008271D5"/>
    <w:rsid w:val="00827356"/>
    <w:rsid w:val="00827CF9"/>
    <w:rsid w:val="0083010F"/>
    <w:rsid w:val="00830330"/>
    <w:rsid w:val="0083073B"/>
    <w:rsid w:val="00831081"/>
    <w:rsid w:val="008315B0"/>
    <w:rsid w:val="0083174B"/>
    <w:rsid w:val="00832CD6"/>
    <w:rsid w:val="0083387C"/>
    <w:rsid w:val="0083420E"/>
    <w:rsid w:val="00834BE8"/>
    <w:rsid w:val="00835EF4"/>
    <w:rsid w:val="008360B0"/>
    <w:rsid w:val="00836A88"/>
    <w:rsid w:val="0083700C"/>
    <w:rsid w:val="0083756C"/>
    <w:rsid w:val="0083786D"/>
    <w:rsid w:val="00837980"/>
    <w:rsid w:val="00837BBF"/>
    <w:rsid w:val="00840349"/>
    <w:rsid w:val="00840430"/>
    <w:rsid w:val="00840D79"/>
    <w:rsid w:val="00841394"/>
    <w:rsid w:val="00841879"/>
    <w:rsid w:val="00841A54"/>
    <w:rsid w:val="00842183"/>
    <w:rsid w:val="0084364C"/>
    <w:rsid w:val="00843C2E"/>
    <w:rsid w:val="00843F9E"/>
    <w:rsid w:val="00845BAE"/>
    <w:rsid w:val="008466CC"/>
    <w:rsid w:val="00846A9C"/>
    <w:rsid w:val="00846D34"/>
    <w:rsid w:val="008477E2"/>
    <w:rsid w:val="00847802"/>
    <w:rsid w:val="00847D27"/>
    <w:rsid w:val="00847F64"/>
    <w:rsid w:val="0085067D"/>
    <w:rsid w:val="00850708"/>
    <w:rsid w:val="008507FE"/>
    <w:rsid w:val="00850D19"/>
    <w:rsid w:val="00850E71"/>
    <w:rsid w:val="008518F9"/>
    <w:rsid w:val="0085195F"/>
    <w:rsid w:val="00851A9E"/>
    <w:rsid w:val="00851AF3"/>
    <w:rsid w:val="008521D9"/>
    <w:rsid w:val="008541B7"/>
    <w:rsid w:val="0085444A"/>
    <w:rsid w:val="00854487"/>
    <w:rsid w:val="0085449E"/>
    <w:rsid w:val="00854745"/>
    <w:rsid w:val="008547D8"/>
    <w:rsid w:val="008553F0"/>
    <w:rsid w:val="00855C4A"/>
    <w:rsid w:val="00855ED9"/>
    <w:rsid w:val="00855F5B"/>
    <w:rsid w:val="00856CB1"/>
    <w:rsid w:val="00857979"/>
    <w:rsid w:val="00857C0F"/>
    <w:rsid w:val="00860608"/>
    <w:rsid w:val="00860911"/>
    <w:rsid w:val="008609AC"/>
    <w:rsid w:val="00860A31"/>
    <w:rsid w:val="00860B9A"/>
    <w:rsid w:val="00860C6F"/>
    <w:rsid w:val="0086165C"/>
    <w:rsid w:val="00861739"/>
    <w:rsid w:val="008623DF"/>
    <w:rsid w:val="00862676"/>
    <w:rsid w:val="00862BE0"/>
    <w:rsid w:val="0086309F"/>
    <w:rsid w:val="00863284"/>
    <w:rsid w:val="0086386B"/>
    <w:rsid w:val="00863D26"/>
    <w:rsid w:val="00864840"/>
    <w:rsid w:val="00864CA6"/>
    <w:rsid w:val="00864ECB"/>
    <w:rsid w:val="0086587F"/>
    <w:rsid w:val="00865EFC"/>
    <w:rsid w:val="008660F9"/>
    <w:rsid w:val="00866FBC"/>
    <w:rsid w:val="0086761B"/>
    <w:rsid w:val="0086762F"/>
    <w:rsid w:val="00867944"/>
    <w:rsid w:val="00870A03"/>
    <w:rsid w:val="0087108C"/>
    <w:rsid w:val="008710F5"/>
    <w:rsid w:val="00871143"/>
    <w:rsid w:val="0087120E"/>
    <w:rsid w:val="00871A29"/>
    <w:rsid w:val="008729FF"/>
    <w:rsid w:val="00872AB5"/>
    <w:rsid w:val="00872EDD"/>
    <w:rsid w:val="0087449B"/>
    <w:rsid w:val="008746A4"/>
    <w:rsid w:val="00874986"/>
    <w:rsid w:val="00874A4E"/>
    <w:rsid w:val="008750C2"/>
    <w:rsid w:val="0087573D"/>
    <w:rsid w:val="00875C04"/>
    <w:rsid w:val="00875C42"/>
    <w:rsid w:val="00875D17"/>
    <w:rsid w:val="00875DB7"/>
    <w:rsid w:val="00875E25"/>
    <w:rsid w:val="0087601F"/>
    <w:rsid w:val="00876E0C"/>
    <w:rsid w:val="00876E44"/>
    <w:rsid w:val="00876F3E"/>
    <w:rsid w:val="008770EB"/>
    <w:rsid w:val="0087711C"/>
    <w:rsid w:val="00877126"/>
    <w:rsid w:val="008771FF"/>
    <w:rsid w:val="008775E4"/>
    <w:rsid w:val="00877E16"/>
    <w:rsid w:val="008805E3"/>
    <w:rsid w:val="00880912"/>
    <w:rsid w:val="00880BDD"/>
    <w:rsid w:val="008819AA"/>
    <w:rsid w:val="0088236B"/>
    <w:rsid w:val="00882B68"/>
    <w:rsid w:val="008839CB"/>
    <w:rsid w:val="00883D1E"/>
    <w:rsid w:val="00884110"/>
    <w:rsid w:val="0088432F"/>
    <w:rsid w:val="008849AA"/>
    <w:rsid w:val="00884FEE"/>
    <w:rsid w:val="008852C5"/>
    <w:rsid w:val="0088537C"/>
    <w:rsid w:val="008856E4"/>
    <w:rsid w:val="00885EE6"/>
    <w:rsid w:val="00886025"/>
    <w:rsid w:val="008869EF"/>
    <w:rsid w:val="00886C97"/>
    <w:rsid w:val="00887230"/>
    <w:rsid w:val="00887810"/>
    <w:rsid w:val="00887E4A"/>
    <w:rsid w:val="008902D4"/>
    <w:rsid w:val="008908AB"/>
    <w:rsid w:val="00892E70"/>
    <w:rsid w:val="008932E2"/>
    <w:rsid w:val="0089334D"/>
    <w:rsid w:val="008934B9"/>
    <w:rsid w:val="00893B6A"/>
    <w:rsid w:val="00895E56"/>
    <w:rsid w:val="0089650E"/>
    <w:rsid w:val="008969C9"/>
    <w:rsid w:val="00896C32"/>
    <w:rsid w:val="00897193"/>
    <w:rsid w:val="00897452"/>
    <w:rsid w:val="008A0383"/>
    <w:rsid w:val="008A068A"/>
    <w:rsid w:val="008A074F"/>
    <w:rsid w:val="008A09E7"/>
    <w:rsid w:val="008A0A4B"/>
    <w:rsid w:val="008A17B9"/>
    <w:rsid w:val="008A1B1E"/>
    <w:rsid w:val="008A1F6D"/>
    <w:rsid w:val="008A1F79"/>
    <w:rsid w:val="008A2064"/>
    <w:rsid w:val="008A2254"/>
    <w:rsid w:val="008A2AB7"/>
    <w:rsid w:val="008A2E83"/>
    <w:rsid w:val="008A30DE"/>
    <w:rsid w:val="008A3BC6"/>
    <w:rsid w:val="008A3BE3"/>
    <w:rsid w:val="008A44CF"/>
    <w:rsid w:val="008A47B2"/>
    <w:rsid w:val="008A4800"/>
    <w:rsid w:val="008A4AF8"/>
    <w:rsid w:val="008A4C23"/>
    <w:rsid w:val="008A50C8"/>
    <w:rsid w:val="008A5DC9"/>
    <w:rsid w:val="008A5E2B"/>
    <w:rsid w:val="008A64D4"/>
    <w:rsid w:val="008A7ADB"/>
    <w:rsid w:val="008A7CD1"/>
    <w:rsid w:val="008B046C"/>
    <w:rsid w:val="008B06AE"/>
    <w:rsid w:val="008B0931"/>
    <w:rsid w:val="008B1083"/>
    <w:rsid w:val="008B1690"/>
    <w:rsid w:val="008B1981"/>
    <w:rsid w:val="008B1D93"/>
    <w:rsid w:val="008B1E3C"/>
    <w:rsid w:val="008B20DC"/>
    <w:rsid w:val="008B2137"/>
    <w:rsid w:val="008B23F9"/>
    <w:rsid w:val="008B251E"/>
    <w:rsid w:val="008B2B6B"/>
    <w:rsid w:val="008B2C7B"/>
    <w:rsid w:val="008B343F"/>
    <w:rsid w:val="008B3A01"/>
    <w:rsid w:val="008B3AFE"/>
    <w:rsid w:val="008B3C33"/>
    <w:rsid w:val="008B4283"/>
    <w:rsid w:val="008B48D9"/>
    <w:rsid w:val="008B51CD"/>
    <w:rsid w:val="008B5A5D"/>
    <w:rsid w:val="008B6E88"/>
    <w:rsid w:val="008B70DD"/>
    <w:rsid w:val="008B7407"/>
    <w:rsid w:val="008B77FE"/>
    <w:rsid w:val="008B7D4C"/>
    <w:rsid w:val="008C0850"/>
    <w:rsid w:val="008C0C62"/>
    <w:rsid w:val="008C0C8E"/>
    <w:rsid w:val="008C15C8"/>
    <w:rsid w:val="008C1915"/>
    <w:rsid w:val="008C199A"/>
    <w:rsid w:val="008C1A99"/>
    <w:rsid w:val="008C251F"/>
    <w:rsid w:val="008C2534"/>
    <w:rsid w:val="008C27BD"/>
    <w:rsid w:val="008C307E"/>
    <w:rsid w:val="008C31CE"/>
    <w:rsid w:val="008C32A3"/>
    <w:rsid w:val="008C3A8F"/>
    <w:rsid w:val="008C40AE"/>
    <w:rsid w:val="008C40E3"/>
    <w:rsid w:val="008C418D"/>
    <w:rsid w:val="008C43B3"/>
    <w:rsid w:val="008C4567"/>
    <w:rsid w:val="008C456B"/>
    <w:rsid w:val="008C4C42"/>
    <w:rsid w:val="008C4F08"/>
    <w:rsid w:val="008C5137"/>
    <w:rsid w:val="008C5A9E"/>
    <w:rsid w:val="008C5C80"/>
    <w:rsid w:val="008C6AFC"/>
    <w:rsid w:val="008C6D94"/>
    <w:rsid w:val="008C76D5"/>
    <w:rsid w:val="008C7D3D"/>
    <w:rsid w:val="008D0234"/>
    <w:rsid w:val="008D0A94"/>
    <w:rsid w:val="008D19E1"/>
    <w:rsid w:val="008D1BAC"/>
    <w:rsid w:val="008D1D14"/>
    <w:rsid w:val="008D1D43"/>
    <w:rsid w:val="008D23B9"/>
    <w:rsid w:val="008D3453"/>
    <w:rsid w:val="008D4A85"/>
    <w:rsid w:val="008D4C9F"/>
    <w:rsid w:val="008D57F3"/>
    <w:rsid w:val="008D591C"/>
    <w:rsid w:val="008D5CA9"/>
    <w:rsid w:val="008D5F66"/>
    <w:rsid w:val="008D612C"/>
    <w:rsid w:val="008D64BA"/>
    <w:rsid w:val="008D6A9A"/>
    <w:rsid w:val="008D6D66"/>
    <w:rsid w:val="008D7763"/>
    <w:rsid w:val="008D7890"/>
    <w:rsid w:val="008D7E6D"/>
    <w:rsid w:val="008E0224"/>
    <w:rsid w:val="008E0932"/>
    <w:rsid w:val="008E0FE9"/>
    <w:rsid w:val="008E1345"/>
    <w:rsid w:val="008E1649"/>
    <w:rsid w:val="008E16E0"/>
    <w:rsid w:val="008E21B2"/>
    <w:rsid w:val="008E258B"/>
    <w:rsid w:val="008E25C9"/>
    <w:rsid w:val="008E2BE1"/>
    <w:rsid w:val="008E35B0"/>
    <w:rsid w:val="008E45AF"/>
    <w:rsid w:val="008E45D6"/>
    <w:rsid w:val="008E53CF"/>
    <w:rsid w:val="008E5F97"/>
    <w:rsid w:val="008E67D0"/>
    <w:rsid w:val="008E6E1D"/>
    <w:rsid w:val="008E6E7F"/>
    <w:rsid w:val="008E723B"/>
    <w:rsid w:val="008E7AC8"/>
    <w:rsid w:val="008E7BE5"/>
    <w:rsid w:val="008E7E93"/>
    <w:rsid w:val="008F01A9"/>
    <w:rsid w:val="008F05A1"/>
    <w:rsid w:val="008F12F3"/>
    <w:rsid w:val="008F19AD"/>
    <w:rsid w:val="008F1CC7"/>
    <w:rsid w:val="008F2058"/>
    <w:rsid w:val="008F2625"/>
    <w:rsid w:val="008F2862"/>
    <w:rsid w:val="008F2A82"/>
    <w:rsid w:val="008F31B5"/>
    <w:rsid w:val="008F32B7"/>
    <w:rsid w:val="008F353D"/>
    <w:rsid w:val="008F3AAA"/>
    <w:rsid w:val="008F3D2C"/>
    <w:rsid w:val="008F4CCB"/>
    <w:rsid w:val="008F4D9C"/>
    <w:rsid w:val="008F5309"/>
    <w:rsid w:val="008F5462"/>
    <w:rsid w:val="008F5C18"/>
    <w:rsid w:val="008F69E6"/>
    <w:rsid w:val="008F6C03"/>
    <w:rsid w:val="008F7238"/>
    <w:rsid w:val="008F748C"/>
    <w:rsid w:val="008F7CD6"/>
    <w:rsid w:val="008F7E06"/>
    <w:rsid w:val="0090070D"/>
    <w:rsid w:val="00900780"/>
    <w:rsid w:val="00900C04"/>
    <w:rsid w:val="00900D2F"/>
    <w:rsid w:val="009011AD"/>
    <w:rsid w:val="0090195E"/>
    <w:rsid w:val="00901C3E"/>
    <w:rsid w:val="00902884"/>
    <w:rsid w:val="009030B1"/>
    <w:rsid w:val="009037AD"/>
    <w:rsid w:val="009037D0"/>
    <w:rsid w:val="00903BA2"/>
    <w:rsid w:val="00903E13"/>
    <w:rsid w:val="00904088"/>
    <w:rsid w:val="0090433A"/>
    <w:rsid w:val="00904C20"/>
    <w:rsid w:val="00905362"/>
    <w:rsid w:val="00905759"/>
    <w:rsid w:val="00905B3F"/>
    <w:rsid w:val="00905E4C"/>
    <w:rsid w:val="00906B48"/>
    <w:rsid w:val="00906B53"/>
    <w:rsid w:val="0090709D"/>
    <w:rsid w:val="00907107"/>
    <w:rsid w:val="0090728D"/>
    <w:rsid w:val="009075B8"/>
    <w:rsid w:val="00907983"/>
    <w:rsid w:val="00907C40"/>
    <w:rsid w:val="00907DE7"/>
    <w:rsid w:val="00911295"/>
    <w:rsid w:val="0091233D"/>
    <w:rsid w:val="00912375"/>
    <w:rsid w:val="0091259B"/>
    <w:rsid w:val="0091294E"/>
    <w:rsid w:val="00912CDB"/>
    <w:rsid w:val="0091325F"/>
    <w:rsid w:val="009136E0"/>
    <w:rsid w:val="00913C40"/>
    <w:rsid w:val="00913D1C"/>
    <w:rsid w:val="00913EF1"/>
    <w:rsid w:val="00913F6A"/>
    <w:rsid w:val="0091406F"/>
    <w:rsid w:val="009149D0"/>
    <w:rsid w:val="00914C01"/>
    <w:rsid w:val="00915183"/>
    <w:rsid w:val="00915FA5"/>
    <w:rsid w:val="009160FD"/>
    <w:rsid w:val="00916F1B"/>
    <w:rsid w:val="0091731B"/>
    <w:rsid w:val="00917A3F"/>
    <w:rsid w:val="00917D85"/>
    <w:rsid w:val="00917ED2"/>
    <w:rsid w:val="00920141"/>
    <w:rsid w:val="009203AE"/>
    <w:rsid w:val="00920741"/>
    <w:rsid w:val="009213EC"/>
    <w:rsid w:val="009217C3"/>
    <w:rsid w:val="00921C49"/>
    <w:rsid w:val="0092205E"/>
    <w:rsid w:val="00922D99"/>
    <w:rsid w:val="0092312F"/>
    <w:rsid w:val="009235D3"/>
    <w:rsid w:val="009237F9"/>
    <w:rsid w:val="00923985"/>
    <w:rsid w:val="0092460C"/>
    <w:rsid w:val="0092460F"/>
    <w:rsid w:val="009249E1"/>
    <w:rsid w:val="00924B2F"/>
    <w:rsid w:val="00924E51"/>
    <w:rsid w:val="00925234"/>
    <w:rsid w:val="00925345"/>
    <w:rsid w:val="00926270"/>
    <w:rsid w:val="00926B5F"/>
    <w:rsid w:val="00926E4D"/>
    <w:rsid w:val="00927361"/>
    <w:rsid w:val="009274C9"/>
    <w:rsid w:val="009274CD"/>
    <w:rsid w:val="00927E38"/>
    <w:rsid w:val="009314C9"/>
    <w:rsid w:val="00931F45"/>
    <w:rsid w:val="00932291"/>
    <w:rsid w:val="0093237C"/>
    <w:rsid w:val="0093275E"/>
    <w:rsid w:val="009329CC"/>
    <w:rsid w:val="00932BEC"/>
    <w:rsid w:val="00932EB8"/>
    <w:rsid w:val="0093300D"/>
    <w:rsid w:val="009331FB"/>
    <w:rsid w:val="009332FC"/>
    <w:rsid w:val="00933476"/>
    <w:rsid w:val="00933565"/>
    <w:rsid w:val="0093386F"/>
    <w:rsid w:val="00933A59"/>
    <w:rsid w:val="00933B03"/>
    <w:rsid w:val="00933FB3"/>
    <w:rsid w:val="00933FB6"/>
    <w:rsid w:val="00934D2E"/>
    <w:rsid w:val="00934E61"/>
    <w:rsid w:val="0093559D"/>
    <w:rsid w:val="00935A15"/>
    <w:rsid w:val="00935D6B"/>
    <w:rsid w:val="0093642D"/>
    <w:rsid w:val="009365C8"/>
    <w:rsid w:val="00936659"/>
    <w:rsid w:val="0093694B"/>
    <w:rsid w:val="009369D0"/>
    <w:rsid w:val="00937088"/>
    <w:rsid w:val="009371D3"/>
    <w:rsid w:val="0093755B"/>
    <w:rsid w:val="00937B6A"/>
    <w:rsid w:val="00937B7E"/>
    <w:rsid w:val="0094020F"/>
    <w:rsid w:val="00940536"/>
    <w:rsid w:val="00940DC8"/>
    <w:rsid w:val="00940EDC"/>
    <w:rsid w:val="00941883"/>
    <w:rsid w:val="00941F41"/>
    <w:rsid w:val="009422CC"/>
    <w:rsid w:val="00942464"/>
    <w:rsid w:val="00942B02"/>
    <w:rsid w:val="00942CEA"/>
    <w:rsid w:val="00943B53"/>
    <w:rsid w:val="00943FC4"/>
    <w:rsid w:val="009441A4"/>
    <w:rsid w:val="0094426D"/>
    <w:rsid w:val="009444EF"/>
    <w:rsid w:val="009445B7"/>
    <w:rsid w:val="00945A16"/>
    <w:rsid w:val="00945A57"/>
    <w:rsid w:val="00945EA0"/>
    <w:rsid w:val="00946222"/>
    <w:rsid w:val="00946538"/>
    <w:rsid w:val="0094667A"/>
    <w:rsid w:val="00946B7F"/>
    <w:rsid w:val="00946C06"/>
    <w:rsid w:val="00947AC0"/>
    <w:rsid w:val="00947B7E"/>
    <w:rsid w:val="00947BD6"/>
    <w:rsid w:val="00950C5B"/>
    <w:rsid w:val="00950FBC"/>
    <w:rsid w:val="0095150B"/>
    <w:rsid w:val="0095187D"/>
    <w:rsid w:val="00951987"/>
    <w:rsid w:val="00952422"/>
    <w:rsid w:val="00953B1F"/>
    <w:rsid w:val="00954431"/>
    <w:rsid w:val="00954485"/>
    <w:rsid w:val="00954E19"/>
    <w:rsid w:val="00954E64"/>
    <w:rsid w:val="00954EF7"/>
    <w:rsid w:val="0095554E"/>
    <w:rsid w:val="00955EAE"/>
    <w:rsid w:val="0095647B"/>
    <w:rsid w:val="00956526"/>
    <w:rsid w:val="00956780"/>
    <w:rsid w:val="00957E53"/>
    <w:rsid w:val="0096064B"/>
    <w:rsid w:val="00960901"/>
    <w:rsid w:val="009616D5"/>
    <w:rsid w:val="00961965"/>
    <w:rsid w:val="00961C93"/>
    <w:rsid w:val="00961EF1"/>
    <w:rsid w:val="00962331"/>
    <w:rsid w:val="009629A7"/>
    <w:rsid w:val="00962E56"/>
    <w:rsid w:val="00963176"/>
    <w:rsid w:val="00963389"/>
    <w:rsid w:val="009635E3"/>
    <w:rsid w:val="00963971"/>
    <w:rsid w:val="00963BD3"/>
    <w:rsid w:val="00963C76"/>
    <w:rsid w:val="00963D1E"/>
    <w:rsid w:val="00963F13"/>
    <w:rsid w:val="00963FFB"/>
    <w:rsid w:val="009640F3"/>
    <w:rsid w:val="00964841"/>
    <w:rsid w:val="00964D91"/>
    <w:rsid w:val="00964E4B"/>
    <w:rsid w:val="00965334"/>
    <w:rsid w:val="00965381"/>
    <w:rsid w:val="00965687"/>
    <w:rsid w:val="00965728"/>
    <w:rsid w:val="00966258"/>
    <w:rsid w:val="009663DA"/>
    <w:rsid w:val="00966484"/>
    <w:rsid w:val="00966777"/>
    <w:rsid w:val="00966A05"/>
    <w:rsid w:val="009672FF"/>
    <w:rsid w:val="009677B6"/>
    <w:rsid w:val="00967A95"/>
    <w:rsid w:val="00967B1D"/>
    <w:rsid w:val="00967C9D"/>
    <w:rsid w:val="00970235"/>
    <w:rsid w:val="0097054A"/>
    <w:rsid w:val="00970672"/>
    <w:rsid w:val="00970C72"/>
    <w:rsid w:val="009711E0"/>
    <w:rsid w:val="00971533"/>
    <w:rsid w:val="009717D4"/>
    <w:rsid w:val="00971F4E"/>
    <w:rsid w:val="00972B1C"/>
    <w:rsid w:val="00974342"/>
    <w:rsid w:val="00974461"/>
    <w:rsid w:val="00974A0F"/>
    <w:rsid w:val="0097599E"/>
    <w:rsid w:val="00975B30"/>
    <w:rsid w:val="00975EB9"/>
    <w:rsid w:val="0097668D"/>
    <w:rsid w:val="009767D0"/>
    <w:rsid w:val="009767EA"/>
    <w:rsid w:val="0098034B"/>
    <w:rsid w:val="009812BD"/>
    <w:rsid w:val="00982F85"/>
    <w:rsid w:val="0098379C"/>
    <w:rsid w:val="00983878"/>
    <w:rsid w:val="0098420F"/>
    <w:rsid w:val="009842D2"/>
    <w:rsid w:val="00984559"/>
    <w:rsid w:val="009846B6"/>
    <w:rsid w:val="0098483C"/>
    <w:rsid w:val="00984D08"/>
    <w:rsid w:val="009855E6"/>
    <w:rsid w:val="00985730"/>
    <w:rsid w:val="009859DF"/>
    <w:rsid w:val="009859FF"/>
    <w:rsid w:val="00986813"/>
    <w:rsid w:val="009868BC"/>
    <w:rsid w:val="00986D14"/>
    <w:rsid w:val="0098718E"/>
    <w:rsid w:val="0098761F"/>
    <w:rsid w:val="009879E5"/>
    <w:rsid w:val="00990109"/>
    <w:rsid w:val="009902EA"/>
    <w:rsid w:val="00990565"/>
    <w:rsid w:val="009914C0"/>
    <w:rsid w:val="009915F8"/>
    <w:rsid w:val="009917DC"/>
    <w:rsid w:val="00991816"/>
    <w:rsid w:val="0099182B"/>
    <w:rsid w:val="0099223A"/>
    <w:rsid w:val="0099231F"/>
    <w:rsid w:val="00992DE9"/>
    <w:rsid w:val="00992FED"/>
    <w:rsid w:val="0099329E"/>
    <w:rsid w:val="00993B92"/>
    <w:rsid w:val="00993D5F"/>
    <w:rsid w:val="0099464B"/>
    <w:rsid w:val="00994831"/>
    <w:rsid w:val="00994D60"/>
    <w:rsid w:val="00994F71"/>
    <w:rsid w:val="00995B0A"/>
    <w:rsid w:val="00995B9F"/>
    <w:rsid w:val="00996CE4"/>
    <w:rsid w:val="00996F8C"/>
    <w:rsid w:val="009972EA"/>
    <w:rsid w:val="0099742E"/>
    <w:rsid w:val="00997A2B"/>
    <w:rsid w:val="009A0322"/>
    <w:rsid w:val="009A0927"/>
    <w:rsid w:val="009A0FC1"/>
    <w:rsid w:val="009A17EB"/>
    <w:rsid w:val="009A2006"/>
    <w:rsid w:val="009A2241"/>
    <w:rsid w:val="009A25F9"/>
    <w:rsid w:val="009A319C"/>
    <w:rsid w:val="009A3D0C"/>
    <w:rsid w:val="009A3DB1"/>
    <w:rsid w:val="009A3F2B"/>
    <w:rsid w:val="009A446B"/>
    <w:rsid w:val="009A48C9"/>
    <w:rsid w:val="009A497C"/>
    <w:rsid w:val="009A5092"/>
    <w:rsid w:val="009A55A3"/>
    <w:rsid w:val="009A6793"/>
    <w:rsid w:val="009A69FF"/>
    <w:rsid w:val="009A7063"/>
    <w:rsid w:val="009A715F"/>
    <w:rsid w:val="009A7AD6"/>
    <w:rsid w:val="009B0162"/>
    <w:rsid w:val="009B04D3"/>
    <w:rsid w:val="009B1046"/>
    <w:rsid w:val="009B1976"/>
    <w:rsid w:val="009B21B5"/>
    <w:rsid w:val="009B2609"/>
    <w:rsid w:val="009B277F"/>
    <w:rsid w:val="009B2D5C"/>
    <w:rsid w:val="009B3272"/>
    <w:rsid w:val="009B36A7"/>
    <w:rsid w:val="009B3A6D"/>
    <w:rsid w:val="009B3C29"/>
    <w:rsid w:val="009B3C87"/>
    <w:rsid w:val="009B453C"/>
    <w:rsid w:val="009B4982"/>
    <w:rsid w:val="009B51C7"/>
    <w:rsid w:val="009B56E9"/>
    <w:rsid w:val="009B5D04"/>
    <w:rsid w:val="009B5F5B"/>
    <w:rsid w:val="009B6153"/>
    <w:rsid w:val="009B642A"/>
    <w:rsid w:val="009B698E"/>
    <w:rsid w:val="009B6CD9"/>
    <w:rsid w:val="009B6D67"/>
    <w:rsid w:val="009B71E2"/>
    <w:rsid w:val="009B7DF2"/>
    <w:rsid w:val="009B7EC4"/>
    <w:rsid w:val="009C0410"/>
    <w:rsid w:val="009C0A10"/>
    <w:rsid w:val="009C0BDC"/>
    <w:rsid w:val="009C0D87"/>
    <w:rsid w:val="009C1169"/>
    <w:rsid w:val="009C1733"/>
    <w:rsid w:val="009C1834"/>
    <w:rsid w:val="009C1C0B"/>
    <w:rsid w:val="009C200F"/>
    <w:rsid w:val="009C20F3"/>
    <w:rsid w:val="009C2448"/>
    <w:rsid w:val="009C2B8C"/>
    <w:rsid w:val="009C2EC7"/>
    <w:rsid w:val="009C3822"/>
    <w:rsid w:val="009C3AE8"/>
    <w:rsid w:val="009C3EB3"/>
    <w:rsid w:val="009C4792"/>
    <w:rsid w:val="009C4E3E"/>
    <w:rsid w:val="009C558F"/>
    <w:rsid w:val="009C62BE"/>
    <w:rsid w:val="009C68B5"/>
    <w:rsid w:val="009C69D8"/>
    <w:rsid w:val="009C6E4A"/>
    <w:rsid w:val="009D08F3"/>
    <w:rsid w:val="009D0D1B"/>
    <w:rsid w:val="009D1082"/>
    <w:rsid w:val="009D1161"/>
    <w:rsid w:val="009D1250"/>
    <w:rsid w:val="009D1306"/>
    <w:rsid w:val="009D18AD"/>
    <w:rsid w:val="009D1A41"/>
    <w:rsid w:val="009D1A56"/>
    <w:rsid w:val="009D1CF8"/>
    <w:rsid w:val="009D1E2D"/>
    <w:rsid w:val="009D1E46"/>
    <w:rsid w:val="009D1F7F"/>
    <w:rsid w:val="009D272D"/>
    <w:rsid w:val="009D285E"/>
    <w:rsid w:val="009D28E0"/>
    <w:rsid w:val="009D2B5E"/>
    <w:rsid w:val="009D2D93"/>
    <w:rsid w:val="009D3279"/>
    <w:rsid w:val="009D3759"/>
    <w:rsid w:val="009D3D91"/>
    <w:rsid w:val="009D3F2A"/>
    <w:rsid w:val="009D42BC"/>
    <w:rsid w:val="009D4589"/>
    <w:rsid w:val="009D4EA9"/>
    <w:rsid w:val="009D5298"/>
    <w:rsid w:val="009D5636"/>
    <w:rsid w:val="009D58CF"/>
    <w:rsid w:val="009D5C76"/>
    <w:rsid w:val="009D61E0"/>
    <w:rsid w:val="009D7350"/>
    <w:rsid w:val="009D771E"/>
    <w:rsid w:val="009D7E14"/>
    <w:rsid w:val="009E16A0"/>
    <w:rsid w:val="009E1FAF"/>
    <w:rsid w:val="009E245B"/>
    <w:rsid w:val="009E2794"/>
    <w:rsid w:val="009E29FA"/>
    <w:rsid w:val="009E2A7C"/>
    <w:rsid w:val="009E2BEF"/>
    <w:rsid w:val="009E32CB"/>
    <w:rsid w:val="009E33FA"/>
    <w:rsid w:val="009E5B8D"/>
    <w:rsid w:val="009E68F1"/>
    <w:rsid w:val="009E6B30"/>
    <w:rsid w:val="009E6E1C"/>
    <w:rsid w:val="009E707E"/>
    <w:rsid w:val="009E717C"/>
    <w:rsid w:val="009E77EF"/>
    <w:rsid w:val="009E77F1"/>
    <w:rsid w:val="009E7B7F"/>
    <w:rsid w:val="009E7BBE"/>
    <w:rsid w:val="009F0851"/>
    <w:rsid w:val="009F0A0E"/>
    <w:rsid w:val="009F0F22"/>
    <w:rsid w:val="009F1016"/>
    <w:rsid w:val="009F17D3"/>
    <w:rsid w:val="009F1821"/>
    <w:rsid w:val="009F273F"/>
    <w:rsid w:val="009F2F14"/>
    <w:rsid w:val="009F31F0"/>
    <w:rsid w:val="009F326C"/>
    <w:rsid w:val="009F389E"/>
    <w:rsid w:val="009F39A6"/>
    <w:rsid w:val="009F3A70"/>
    <w:rsid w:val="009F42D9"/>
    <w:rsid w:val="009F4E62"/>
    <w:rsid w:val="009F55C7"/>
    <w:rsid w:val="009F5BCA"/>
    <w:rsid w:val="009F5C65"/>
    <w:rsid w:val="009F5EE6"/>
    <w:rsid w:val="009F63D2"/>
    <w:rsid w:val="009F64D4"/>
    <w:rsid w:val="009F65B0"/>
    <w:rsid w:val="009F6D6B"/>
    <w:rsid w:val="009F6F4F"/>
    <w:rsid w:val="009F71D2"/>
    <w:rsid w:val="009F73C5"/>
    <w:rsid w:val="009F7551"/>
    <w:rsid w:val="009F7AA3"/>
    <w:rsid w:val="009F7C4D"/>
    <w:rsid w:val="009F7D97"/>
    <w:rsid w:val="009F7E2B"/>
    <w:rsid w:val="009F7F68"/>
    <w:rsid w:val="009F7FE2"/>
    <w:rsid w:val="00A0022B"/>
    <w:rsid w:val="00A004FB"/>
    <w:rsid w:val="00A00919"/>
    <w:rsid w:val="00A00ED2"/>
    <w:rsid w:val="00A012B1"/>
    <w:rsid w:val="00A01963"/>
    <w:rsid w:val="00A01DB0"/>
    <w:rsid w:val="00A01E3F"/>
    <w:rsid w:val="00A021AC"/>
    <w:rsid w:val="00A0233C"/>
    <w:rsid w:val="00A02359"/>
    <w:rsid w:val="00A02502"/>
    <w:rsid w:val="00A0284E"/>
    <w:rsid w:val="00A02AC4"/>
    <w:rsid w:val="00A02FD8"/>
    <w:rsid w:val="00A03532"/>
    <w:rsid w:val="00A0356A"/>
    <w:rsid w:val="00A03978"/>
    <w:rsid w:val="00A03992"/>
    <w:rsid w:val="00A04421"/>
    <w:rsid w:val="00A045A0"/>
    <w:rsid w:val="00A04752"/>
    <w:rsid w:val="00A05088"/>
    <w:rsid w:val="00A059BA"/>
    <w:rsid w:val="00A05FC5"/>
    <w:rsid w:val="00A06887"/>
    <w:rsid w:val="00A06AB2"/>
    <w:rsid w:val="00A06C84"/>
    <w:rsid w:val="00A07245"/>
    <w:rsid w:val="00A07EF1"/>
    <w:rsid w:val="00A1086E"/>
    <w:rsid w:val="00A1098C"/>
    <w:rsid w:val="00A109A9"/>
    <w:rsid w:val="00A10BA2"/>
    <w:rsid w:val="00A1113C"/>
    <w:rsid w:val="00A11726"/>
    <w:rsid w:val="00A119BA"/>
    <w:rsid w:val="00A11A5F"/>
    <w:rsid w:val="00A11F9C"/>
    <w:rsid w:val="00A12952"/>
    <w:rsid w:val="00A12D4E"/>
    <w:rsid w:val="00A12E61"/>
    <w:rsid w:val="00A13514"/>
    <w:rsid w:val="00A136C7"/>
    <w:rsid w:val="00A13B7D"/>
    <w:rsid w:val="00A13F8A"/>
    <w:rsid w:val="00A1468C"/>
    <w:rsid w:val="00A150F7"/>
    <w:rsid w:val="00A15688"/>
    <w:rsid w:val="00A15CA1"/>
    <w:rsid w:val="00A16838"/>
    <w:rsid w:val="00A17790"/>
    <w:rsid w:val="00A17A5B"/>
    <w:rsid w:val="00A17B29"/>
    <w:rsid w:val="00A201FB"/>
    <w:rsid w:val="00A202DF"/>
    <w:rsid w:val="00A20E6B"/>
    <w:rsid w:val="00A20F22"/>
    <w:rsid w:val="00A2110E"/>
    <w:rsid w:val="00A213D2"/>
    <w:rsid w:val="00A21B31"/>
    <w:rsid w:val="00A234FA"/>
    <w:rsid w:val="00A237DB"/>
    <w:rsid w:val="00A23ABD"/>
    <w:rsid w:val="00A23B1E"/>
    <w:rsid w:val="00A23B33"/>
    <w:rsid w:val="00A23DFE"/>
    <w:rsid w:val="00A2416E"/>
    <w:rsid w:val="00A24420"/>
    <w:rsid w:val="00A24988"/>
    <w:rsid w:val="00A24B8A"/>
    <w:rsid w:val="00A24DB8"/>
    <w:rsid w:val="00A25094"/>
    <w:rsid w:val="00A2560D"/>
    <w:rsid w:val="00A2569D"/>
    <w:rsid w:val="00A257EA"/>
    <w:rsid w:val="00A258F1"/>
    <w:rsid w:val="00A2612C"/>
    <w:rsid w:val="00A268E6"/>
    <w:rsid w:val="00A26BE4"/>
    <w:rsid w:val="00A26D1B"/>
    <w:rsid w:val="00A271A5"/>
    <w:rsid w:val="00A3032C"/>
    <w:rsid w:val="00A3042B"/>
    <w:rsid w:val="00A308F8"/>
    <w:rsid w:val="00A310F3"/>
    <w:rsid w:val="00A31564"/>
    <w:rsid w:val="00A315C1"/>
    <w:rsid w:val="00A31EC1"/>
    <w:rsid w:val="00A325BF"/>
    <w:rsid w:val="00A326FC"/>
    <w:rsid w:val="00A33285"/>
    <w:rsid w:val="00A33D8F"/>
    <w:rsid w:val="00A33EDE"/>
    <w:rsid w:val="00A34176"/>
    <w:rsid w:val="00A34AF7"/>
    <w:rsid w:val="00A34D0F"/>
    <w:rsid w:val="00A34E22"/>
    <w:rsid w:val="00A35F73"/>
    <w:rsid w:val="00A35FB1"/>
    <w:rsid w:val="00A36141"/>
    <w:rsid w:val="00A363E4"/>
    <w:rsid w:val="00A364B0"/>
    <w:rsid w:val="00A36DB6"/>
    <w:rsid w:val="00A370AF"/>
    <w:rsid w:val="00A37147"/>
    <w:rsid w:val="00A3779E"/>
    <w:rsid w:val="00A40869"/>
    <w:rsid w:val="00A40974"/>
    <w:rsid w:val="00A40D83"/>
    <w:rsid w:val="00A41E4C"/>
    <w:rsid w:val="00A41F17"/>
    <w:rsid w:val="00A428CA"/>
    <w:rsid w:val="00A43638"/>
    <w:rsid w:val="00A4371D"/>
    <w:rsid w:val="00A44654"/>
    <w:rsid w:val="00A44718"/>
    <w:rsid w:val="00A44AF5"/>
    <w:rsid w:val="00A44FB8"/>
    <w:rsid w:val="00A453B3"/>
    <w:rsid w:val="00A46B1E"/>
    <w:rsid w:val="00A46B4E"/>
    <w:rsid w:val="00A46CCF"/>
    <w:rsid w:val="00A46D9F"/>
    <w:rsid w:val="00A476CB"/>
    <w:rsid w:val="00A500CE"/>
    <w:rsid w:val="00A50CE2"/>
    <w:rsid w:val="00A5110A"/>
    <w:rsid w:val="00A51229"/>
    <w:rsid w:val="00A51A5E"/>
    <w:rsid w:val="00A51DD7"/>
    <w:rsid w:val="00A5251C"/>
    <w:rsid w:val="00A525D5"/>
    <w:rsid w:val="00A52DC5"/>
    <w:rsid w:val="00A5329E"/>
    <w:rsid w:val="00A536E7"/>
    <w:rsid w:val="00A53958"/>
    <w:rsid w:val="00A544FE"/>
    <w:rsid w:val="00A54705"/>
    <w:rsid w:val="00A54AC8"/>
    <w:rsid w:val="00A54C6F"/>
    <w:rsid w:val="00A55162"/>
    <w:rsid w:val="00A55210"/>
    <w:rsid w:val="00A55A79"/>
    <w:rsid w:val="00A55B95"/>
    <w:rsid w:val="00A55EA3"/>
    <w:rsid w:val="00A55F05"/>
    <w:rsid w:val="00A560AE"/>
    <w:rsid w:val="00A5626C"/>
    <w:rsid w:val="00A56314"/>
    <w:rsid w:val="00A57111"/>
    <w:rsid w:val="00A577C9"/>
    <w:rsid w:val="00A578E3"/>
    <w:rsid w:val="00A57C48"/>
    <w:rsid w:val="00A57D75"/>
    <w:rsid w:val="00A57E1B"/>
    <w:rsid w:val="00A600ED"/>
    <w:rsid w:val="00A60CD5"/>
    <w:rsid w:val="00A60D0C"/>
    <w:rsid w:val="00A60E80"/>
    <w:rsid w:val="00A6112D"/>
    <w:rsid w:val="00A61260"/>
    <w:rsid w:val="00A64663"/>
    <w:rsid w:val="00A64BD1"/>
    <w:rsid w:val="00A64E22"/>
    <w:rsid w:val="00A65322"/>
    <w:rsid w:val="00A65B01"/>
    <w:rsid w:val="00A65BB0"/>
    <w:rsid w:val="00A65FD4"/>
    <w:rsid w:val="00A66450"/>
    <w:rsid w:val="00A66752"/>
    <w:rsid w:val="00A669A9"/>
    <w:rsid w:val="00A6709D"/>
    <w:rsid w:val="00A67A04"/>
    <w:rsid w:val="00A67D41"/>
    <w:rsid w:val="00A67ED3"/>
    <w:rsid w:val="00A70050"/>
    <w:rsid w:val="00A701FF"/>
    <w:rsid w:val="00A704BD"/>
    <w:rsid w:val="00A70ED0"/>
    <w:rsid w:val="00A7105D"/>
    <w:rsid w:val="00A71441"/>
    <w:rsid w:val="00A717F4"/>
    <w:rsid w:val="00A719CC"/>
    <w:rsid w:val="00A71AA5"/>
    <w:rsid w:val="00A722B2"/>
    <w:rsid w:val="00A727C0"/>
    <w:rsid w:val="00A72952"/>
    <w:rsid w:val="00A72E49"/>
    <w:rsid w:val="00A73109"/>
    <w:rsid w:val="00A73743"/>
    <w:rsid w:val="00A738FD"/>
    <w:rsid w:val="00A73969"/>
    <w:rsid w:val="00A73BB2"/>
    <w:rsid w:val="00A73DC4"/>
    <w:rsid w:val="00A73EB5"/>
    <w:rsid w:val="00A743C0"/>
    <w:rsid w:val="00A7452F"/>
    <w:rsid w:val="00A74570"/>
    <w:rsid w:val="00A75174"/>
    <w:rsid w:val="00A7523F"/>
    <w:rsid w:val="00A75F92"/>
    <w:rsid w:val="00A763B2"/>
    <w:rsid w:val="00A7651E"/>
    <w:rsid w:val="00A76EFC"/>
    <w:rsid w:val="00A770A6"/>
    <w:rsid w:val="00A771D7"/>
    <w:rsid w:val="00A77328"/>
    <w:rsid w:val="00A801C4"/>
    <w:rsid w:val="00A802B5"/>
    <w:rsid w:val="00A80545"/>
    <w:rsid w:val="00A806D3"/>
    <w:rsid w:val="00A80A6E"/>
    <w:rsid w:val="00A80D24"/>
    <w:rsid w:val="00A81671"/>
    <w:rsid w:val="00A81762"/>
    <w:rsid w:val="00A81D39"/>
    <w:rsid w:val="00A8227B"/>
    <w:rsid w:val="00A823D1"/>
    <w:rsid w:val="00A8296E"/>
    <w:rsid w:val="00A82A7B"/>
    <w:rsid w:val="00A8369E"/>
    <w:rsid w:val="00A84492"/>
    <w:rsid w:val="00A846DD"/>
    <w:rsid w:val="00A84857"/>
    <w:rsid w:val="00A84D5F"/>
    <w:rsid w:val="00A8542B"/>
    <w:rsid w:val="00A865B0"/>
    <w:rsid w:val="00A8689B"/>
    <w:rsid w:val="00A86CCF"/>
    <w:rsid w:val="00A86EB4"/>
    <w:rsid w:val="00A86EBE"/>
    <w:rsid w:val="00A903D3"/>
    <w:rsid w:val="00A90498"/>
    <w:rsid w:val="00A90992"/>
    <w:rsid w:val="00A9107D"/>
    <w:rsid w:val="00A91418"/>
    <w:rsid w:val="00A91AE9"/>
    <w:rsid w:val="00A91B05"/>
    <w:rsid w:val="00A920D8"/>
    <w:rsid w:val="00A9240A"/>
    <w:rsid w:val="00A92E19"/>
    <w:rsid w:val="00A9307B"/>
    <w:rsid w:val="00A932B4"/>
    <w:rsid w:val="00A934E9"/>
    <w:rsid w:val="00A93A8F"/>
    <w:rsid w:val="00A93D45"/>
    <w:rsid w:val="00A94021"/>
    <w:rsid w:val="00A94741"/>
    <w:rsid w:val="00A94D31"/>
    <w:rsid w:val="00A94E37"/>
    <w:rsid w:val="00A952F8"/>
    <w:rsid w:val="00A95402"/>
    <w:rsid w:val="00A959C8"/>
    <w:rsid w:val="00A961EC"/>
    <w:rsid w:val="00A965B6"/>
    <w:rsid w:val="00A965D1"/>
    <w:rsid w:val="00A9688D"/>
    <w:rsid w:val="00A96B27"/>
    <w:rsid w:val="00A96CE3"/>
    <w:rsid w:val="00A96F9E"/>
    <w:rsid w:val="00A97070"/>
    <w:rsid w:val="00A97374"/>
    <w:rsid w:val="00A97668"/>
    <w:rsid w:val="00A97811"/>
    <w:rsid w:val="00A97EB8"/>
    <w:rsid w:val="00A97F16"/>
    <w:rsid w:val="00AA09DE"/>
    <w:rsid w:val="00AA0F58"/>
    <w:rsid w:val="00AA1099"/>
    <w:rsid w:val="00AA193F"/>
    <w:rsid w:val="00AA1CDC"/>
    <w:rsid w:val="00AA22B8"/>
    <w:rsid w:val="00AA22F0"/>
    <w:rsid w:val="00AA278E"/>
    <w:rsid w:val="00AA27D5"/>
    <w:rsid w:val="00AA360B"/>
    <w:rsid w:val="00AA3639"/>
    <w:rsid w:val="00AA36A5"/>
    <w:rsid w:val="00AA3AD3"/>
    <w:rsid w:val="00AA3C57"/>
    <w:rsid w:val="00AA3FE4"/>
    <w:rsid w:val="00AA4001"/>
    <w:rsid w:val="00AA4218"/>
    <w:rsid w:val="00AA4962"/>
    <w:rsid w:val="00AA4BD8"/>
    <w:rsid w:val="00AA5ACC"/>
    <w:rsid w:val="00AA5CF5"/>
    <w:rsid w:val="00AA66D2"/>
    <w:rsid w:val="00AA711A"/>
    <w:rsid w:val="00AA75D9"/>
    <w:rsid w:val="00AA7AF1"/>
    <w:rsid w:val="00AA7E2B"/>
    <w:rsid w:val="00AB0017"/>
    <w:rsid w:val="00AB00B7"/>
    <w:rsid w:val="00AB0289"/>
    <w:rsid w:val="00AB06A9"/>
    <w:rsid w:val="00AB0EB8"/>
    <w:rsid w:val="00AB0F64"/>
    <w:rsid w:val="00AB1785"/>
    <w:rsid w:val="00AB1FC1"/>
    <w:rsid w:val="00AB20F5"/>
    <w:rsid w:val="00AB261F"/>
    <w:rsid w:val="00AB269B"/>
    <w:rsid w:val="00AB2790"/>
    <w:rsid w:val="00AB2AA2"/>
    <w:rsid w:val="00AB2AD7"/>
    <w:rsid w:val="00AB2BFA"/>
    <w:rsid w:val="00AB2CD9"/>
    <w:rsid w:val="00AB2F36"/>
    <w:rsid w:val="00AB2F65"/>
    <w:rsid w:val="00AB39D8"/>
    <w:rsid w:val="00AB3D8B"/>
    <w:rsid w:val="00AB401B"/>
    <w:rsid w:val="00AB45BB"/>
    <w:rsid w:val="00AB4852"/>
    <w:rsid w:val="00AB4B9F"/>
    <w:rsid w:val="00AB4C38"/>
    <w:rsid w:val="00AB4DFF"/>
    <w:rsid w:val="00AB51F1"/>
    <w:rsid w:val="00AB543C"/>
    <w:rsid w:val="00AB5A43"/>
    <w:rsid w:val="00AB6281"/>
    <w:rsid w:val="00AB6529"/>
    <w:rsid w:val="00AB67B3"/>
    <w:rsid w:val="00AB6B5C"/>
    <w:rsid w:val="00AB75A8"/>
    <w:rsid w:val="00AB7607"/>
    <w:rsid w:val="00AB7611"/>
    <w:rsid w:val="00AB7AB0"/>
    <w:rsid w:val="00AB7D89"/>
    <w:rsid w:val="00AB7F0B"/>
    <w:rsid w:val="00AC0115"/>
    <w:rsid w:val="00AC0329"/>
    <w:rsid w:val="00AC07BA"/>
    <w:rsid w:val="00AC0B35"/>
    <w:rsid w:val="00AC10BE"/>
    <w:rsid w:val="00AC13F4"/>
    <w:rsid w:val="00AC1524"/>
    <w:rsid w:val="00AC1784"/>
    <w:rsid w:val="00AC21BE"/>
    <w:rsid w:val="00AC22D6"/>
    <w:rsid w:val="00AC26CD"/>
    <w:rsid w:val="00AC2E72"/>
    <w:rsid w:val="00AC342B"/>
    <w:rsid w:val="00AC44E0"/>
    <w:rsid w:val="00AC4F63"/>
    <w:rsid w:val="00AC55FE"/>
    <w:rsid w:val="00AC5CD8"/>
    <w:rsid w:val="00AC5D39"/>
    <w:rsid w:val="00AC5EA3"/>
    <w:rsid w:val="00AC616F"/>
    <w:rsid w:val="00AC62E1"/>
    <w:rsid w:val="00AC6CCB"/>
    <w:rsid w:val="00AC6D4E"/>
    <w:rsid w:val="00AC6D89"/>
    <w:rsid w:val="00AC71B1"/>
    <w:rsid w:val="00AC7A87"/>
    <w:rsid w:val="00AC7D09"/>
    <w:rsid w:val="00AC7E6B"/>
    <w:rsid w:val="00AD00CD"/>
    <w:rsid w:val="00AD0502"/>
    <w:rsid w:val="00AD0967"/>
    <w:rsid w:val="00AD0F58"/>
    <w:rsid w:val="00AD1022"/>
    <w:rsid w:val="00AD11C2"/>
    <w:rsid w:val="00AD11E6"/>
    <w:rsid w:val="00AD1646"/>
    <w:rsid w:val="00AD19E6"/>
    <w:rsid w:val="00AD1A8D"/>
    <w:rsid w:val="00AD1C80"/>
    <w:rsid w:val="00AD1FA9"/>
    <w:rsid w:val="00AD26F9"/>
    <w:rsid w:val="00AD2931"/>
    <w:rsid w:val="00AD33E5"/>
    <w:rsid w:val="00AD3884"/>
    <w:rsid w:val="00AD3911"/>
    <w:rsid w:val="00AD396B"/>
    <w:rsid w:val="00AD3BCE"/>
    <w:rsid w:val="00AD4367"/>
    <w:rsid w:val="00AD4A3E"/>
    <w:rsid w:val="00AD4EDF"/>
    <w:rsid w:val="00AD6214"/>
    <w:rsid w:val="00AD6867"/>
    <w:rsid w:val="00AD6BBB"/>
    <w:rsid w:val="00AD78A4"/>
    <w:rsid w:val="00AE0048"/>
    <w:rsid w:val="00AE0167"/>
    <w:rsid w:val="00AE0570"/>
    <w:rsid w:val="00AE0F8F"/>
    <w:rsid w:val="00AE1533"/>
    <w:rsid w:val="00AE156F"/>
    <w:rsid w:val="00AE1986"/>
    <w:rsid w:val="00AE19F9"/>
    <w:rsid w:val="00AE1B3D"/>
    <w:rsid w:val="00AE1DDC"/>
    <w:rsid w:val="00AE1FA4"/>
    <w:rsid w:val="00AE2665"/>
    <w:rsid w:val="00AE2D97"/>
    <w:rsid w:val="00AE36EB"/>
    <w:rsid w:val="00AE38D1"/>
    <w:rsid w:val="00AE3B00"/>
    <w:rsid w:val="00AE4061"/>
    <w:rsid w:val="00AE4693"/>
    <w:rsid w:val="00AE48A1"/>
    <w:rsid w:val="00AE4A01"/>
    <w:rsid w:val="00AE4E00"/>
    <w:rsid w:val="00AE4FD3"/>
    <w:rsid w:val="00AE512B"/>
    <w:rsid w:val="00AE5450"/>
    <w:rsid w:val="00AE57D4"/>
    <w:rsid w:val="00AE59CC"/>
    <w:rsid w:val="00AE6263"/>
    <w:rsid w:val="00AE68B2"/>
    <w:rsid w:val="00AE69F2"/>
    <w:rsid w:val="00AE72BE"/>
    <w:rsid w:val="00AE76D8"/>
    <w:rsid w:val="00AE7D7C"/>
    <w:rsid w:val="00AF03B7"/>
    <w:rsid w:val="00AF05E4"/>
    <w:rsid w:val="00AF06C3"/>
    <w:rsid w:val="00AF07F2"/>
    <w:rsid w:val="00AF15AB"/>
    <w:rsid w:val="00AF1936"/>
    <w:rsid w:val="00AF1A28"/>
    <w:rsid w:val="00AF28B5"/>
    <w:rsid w:val="00AF2C3C"/>
    <w:rsid w:val="00AF37B2"/>
    <w:rsid w:val="00AF3F96"/>
    <w:rsid w:val="00AF40B0"/>
    <w:rsid w:val="00AF417D"/>
    <w:rsid w:val="00AF45E8"/>
    <w:rsid w:val="00AF4646"/>
    <w:rsid w:val="00AF4B0C"/>
    <w:rsid w:val="00AF4D3C"/>
    <w:rsid w:val="00AF5923"/>
    <w:rsid w:val="00AF5B2E"/>
    <w:rsid w:val="00AF5B65"/>
    <w:rsid w:val="00AF5E5A"/>
    <w:rsid w:val="00AF6561"/>
    <w:rsid w:val="00AF6594"/>
    <w:rsid w:val="00AF65F5"/>
    <w:rsid w:val="00AF6763"/>
    <w:rsid w:val="00AF68B0"/>
    <w:rsid w:val="00AF7B18"/>
    <w:rsid w:val="00AF7B54"/>
    <w:rsid w:val="00AF7E5C"/>
    <w:rsid w:val="00B00068"/>
    <w:rsid w:val="00B008EE"/>
    <w:rsid w:val="00B00FBA"/>
    <w:rsid w:val="00B01A77"/>
    <w:rsid w:val="00B01B61"/>
    <w:rsid w:val="00B02BDF"/>
    <w:rsid w:val="00B03002"/>
    <w:rsid w:val="00B032C4"/>
    <w:rsid w:val="00B035AB"/>
    <w:rsid w:val="00B03C5F"/>
    <w:rsid w:val="00B03C76"/>
    <w:rsid w:val="00B03FBD"/>
    <w:rsid w:val="00B0415E"/>
    <w:rsid w:val="00B0417B"/>
    <w:rsid w:val="00B049DF"/>
    <w:rsid w:val="00B04AEA"/>
    <w:rsid w:val="00B04E23"/>
    <w:rsid w:val="00B04E3E"/>
    <w:rsid w:val="00B04FB4"/>
    <w:rsid w:val="00B0591C"/>
    <w:rsid w:val="00B05A08"/>
    <w:rsid w:val="00B05E6B"/>
    <w:rsid w:val="00B0657C"/>
    <w:rsid w:val="00B068AE"/>
    <w:rsid w:val="00B07702"/>
    <w:rsid w:val="00B07855"/>
    <w:rsid w:val="00B07875"/>
    <w:rsid w:val="00B0791C"/>
    <w:rsid w:val="00B107DC"/>
    <w:rsid w:val="00B1165B"/>
    <w:rsid w:val="00B11692"/>
    <w:rsid w:val="00B11DE5"/>
    <w:rsid w:val="00B12240"/>
    <w:rsid w:val="00B124D1"/>
    <w:rsid w:val="00B125C0"/>
    <w:rsid w:val="00B12A4D"/>
    <w:rsid w:val="00B12CEC"/>
    <w:rsid w:val="00B13C3D"/>
    <w:rsid w:val="00B1490B"/>
    <w:rsid w:val="00B14A4C"/>
    <w:rsid w:val="00B14BFF"/>
    <w:rsid w:val="00B15227"/>
    <w:rsid w:val="00B163DA"/>
    <w:rsid w:val="00B16E35"/>
    <w:rsid w:val="00B17BD9"/>
    <w:rsid w:val="00B17DE3"/>
    <w:rsid w:val="00B20694"/>
    <w:rsid w:val="00B206B4"/>
    <w:rsid w:val="00B21BF8"/>
    <w:rsid w:val="00B21FCA"/>
    <w:rsid w:val="00B222FA"/>
    <w:rsid w:val="00B22779"/>
    <w:rsid w:val="00B228E1"/>
    <w:rsid w:val="00B22DE2"/>
    <w:rsid w:val="00B233E4"/>
    <w:rsid w:val="00B23609"/>
    <w:rsid w:val="00B237CF"/>
    <w:rsid w:val="00B23824"/>
    <w:rsid w:val="00B23895"/>
    <w:rsid w:val="00B23A77"/>
    <w:rsid w:val="00B243B0"/>
    <w:rsid w:val="00B24936"/>
    <w:rsid w:val="00B2524E"/>
    <w:rsid w:val="00B25371"/>
    <w:rsid w:val="00B25CF6"/>
    <w:rsid w:val="00B25E2D"/>
    <w:rsid w:val="00B26027"/>
    <w:rsid w:val="00B2614C"/>
    <w:rsid w:val="00B26F0F"/>
    <w:rsid w:val="00B2726C"/>
    <w:rsid w:val="00B272E1"/>
    <w:rsid w:val="00B27513"/>
    <w:rsid w:val="00B27CB8"/>
    <w:rsid w:val="00B27E30"/>
    <w:rsid w:val="00B304DA"/>
    <w:rsid w:val="00B308FC"/>
    <w:rsid w:val="00B30A53"/>
    <w:rsid w:val="00B30E2C"/>
    <w:rsid w:val="00B311D2"/>
    <w:rsid w:val="00B31FEA"/>
    <w:rsid w:val="00B333B4"/>
    <w:rsid w:val="00B3374E"/>
    <w:rsid w:val="00B33CE6"/>
    <w:rsid w:val="00B33CEC"/>
    <w:rsid w:val="00B33FA6"/>
    <w:rsid w:val="00B34504"/>
    <w:rsid w:val="00B346C4"/>
    <w:rsid w:val="00B3470B"/>
    <w:rsid w:val="00B34CCD"/>
    <w:rsid w:val="00B350D0"/>
    <w:rsid w:val="00B351D5"/>
    <w:rsid w:val="00B354B3"/>
    <w:rsid w:val="00B358B9"/>
    <w:rsid w:val="00B35DA8"/>
    <w:rsid w:val="00B35E6C"/>
    <w:rsid w:val="00B3606F"/>
    <w:rsid w:val="00B360F5"/>
    <w:rsid w:val="00B364E1"/>
    <w:rsid w:val="00B3659E"/>
    <w:rsid w:val="00B36972"/>
    <w:rsid w:val="00B36F81"/>
    <w:rsid w:val="00B373D6"/>
    <w:rsid w:val="00B37847"/>
    <w:rsid w:val="00B378B1"/>
    <w:rsid w:val="00B37C15"/>
    <w:rsid w:val="00B40BC6"/>
    <w:rsid w:val="00B41561"/>
    <w:rsid w:val="00B41595"/>
    <w:rsid w:val="00B41666"/>
    <w:rsid w:val="00B41A9C"/>
    <w:rsid w:val="00B41B6B"/>
    <w:rsid w:val="00B421E9"/>
    <w:rsid w:val="00B424D8"/>
    <w:rsid w:val="00B4271E"/>
    <w:rsid w:val="00B428A3"/>
    <w:rsid w:val="00B429D3"/>
    <w:rsid w:val="00B433C4"/>
    <w:rsid w:val="00B441D2"/>
    <w:rsid w:val="00B4497A"/>
    <w:rsid w:val="00B44B17"/>
    <w:rsid w:val="00B4533D"/>
    <w:rsid w:val="00B45F06"/>
    <w:rsid w:val="00B4617C"/>
    <w:rsid w:val="00B46B22"/>
    <w:rsid w:val="00B46CB7"/>
    <w:rsid w:val="00B46DA2"/>
    <w:rsid w:val="00B46EF1"/>
    <w:rsid w:val="00B47E0E"/>
    <w:rsid w:val="00B5015E"/>
    <w:rsid w:val="00B501CC"/>
    <w:rsid w:val="00B50568"/>
    <w:rsid w:val="00B515A3"/>
    <w:rsid w:val="00B52502"/>
    <w:rsid w:val="00B538A0"/>
    <w:rsid w:val="00B543F3"/>
    <w:rsid w:val="00B54491"/>
    <w:rsid w:val="00B544B4"/>
    <w:rsid w:val="00B54553"/>
    <w:rsid w:val="00B546A2"/>
    <w:rsid w:val="00B54D0B"/>
    <w:rsid w:val="00B54E38"/>
    <w:rsid w:val="00B54F24"/>
    <w:rsid w:val="00B55154"/>
    <w:rsid w:val="00B55211"/>
    <w:rsid w:val="00B5524D"/>
    <w:rsid w:val="00B55282"/>
    <w:rsid w:val="00B55507"/>
    <w:rsid w:val="00B55A03"/>
    <w:rsid w:val="00B55BBC"/>
    <w:rsid w:val="00B561A8"/>
    <w:rsid w:val="00B565B9"/>
    <w:rsid w:val="00B56A1D"/>
    <w:rsid w:val="00B57312"/>
    <w:rsid w:val="00B57AC6"/>
    <w:rsid w:val="00B57B42"/>
    <w:rsid w:val="00B60154"/>
    <w:rsid w:val="00B60BC4"/>
    <w:rsid w:val="00B6104B"/>
    <w:rsid w:val="00B6109B"/>
    <w:rsid w:val="00B61BAD"/>
    <w:rsid w:val="00B63BB7"/>
    <w:rsid w:val="00B64426"/>
    <w:rsid w:val="00B6501F"/>
    <w:rsid w:val="00B65254"/>
    <w:rsid w:val="00B652BC"/>
    <w:rsid w:val="00B65533"/>
    <w:rsid w:val="00B65DBA"/>
    <w:rsid w:val="00B65F54"/>
    <w:rsid w:val="00B6643D"/>
    <w:rsid w:val="00B6659A"/>
    <w:rsid w:val="00B66D3B"/>
    <w:rsid w:val="00B70015"/>
    <w:rsid w:val="00B702AE"/>
    <w:rsid w:val="00B71415"/>
    <w:rsid w:val="00B7206C"/>
    <w:rsid w:val="00B7272F"/>
    <w:rsid w:val="00B72A5F"/>
    <w:rsid w:val="00B72BF0"/>
    <w:rsid w:val="00B7329B"/>
    <w:rsid w:val="00B73A7C"/>
    <w:rsid w:val="00B749FA"/>
    <w:rsid w:val="00B75341"/>
    <w:rsid w:val="00B75B8B"/>
    <w:rsid w:val="00B75C26"/>
    <w:rsid w:val="00B7654E"/>
    <w:rsid w:val="00B77971"/>
    <w:rsid w:val="00B804EE"/>
    <w:rsid w:val="00B80753"/>
    <w:rsid w:val="00B812E7"/>
    <w:rsid w:val="00B814A2"/>
    <w:rsid w:val="00B81996"/>
    <w:rsid w:val="00B819B9"/>
    <w:rsid w:val="00B819F6"/>
    <w:rsid w:val="00B81E36"/>
    <w:rsid w:val="00B8352D"/>
    <w:rsid w:val="00B8353F"/>
    <w:rsid w:val="00B836E6"/>
    <w:rsid w:val="00B839C4"/>
    <w:rsid w:val="00B83B34"/>
    <w:rsid w:val="00B84412"/>
    <w:rsid w:val="00B84444"/>
    <w:rsid w:val="00B84CEB"/>
    <w:rsid w:val="00B84DAB"/>
    <w:rsid w:val="00B84E17"/>
    <w:rsid w:val="00B85203"/>
    <w:rsid w:val="00B85E10"/>
    <w:rsid w:val="00B85F03"/>
    <w:rsid w:val="00B868C0"/>
    <w:rsid w:val="00B86A03"/>
    <w:rsid w:val="00B86B4C"/>
    <w:rsid w:val="00B86EE2"/>
    <w:rsid w:val="00B876D5"/>
    <w:rsid w:val="00B8775C"/>
    <w:rsid w:val="00B8787C"/>
    <w:rsid w:val="00B87BD6"/>
    <w:rsid w:val="00B904C3"/>
    <w:rsid w:val="00B9068B"/>
    <w:rsid w:val="00B90794"/>
    <w:rsid w:val="00B91002"/>
    <w:rsid w:val="00B91555"/>
    <w:rsid w:val="00B91583"/>
    <w:rsid w:val="00B91B2A"/>
    <w:rsid w:val="00B91D78"/>
    <w:rsid w:val="00B91E2E"/>
    <w:rsid w:val="00B91E89"/>
    <w:rsid w:val="00B92368"/>
    <w:rsid w:val="00B9279A"/>
    <w:rsid w:val="00B928C1"/>
    <w:rsid w:val="00B92BA5"/>
    <w:rsid w:val="00B92C6B"/>
    <w:rsid w:val="00B930E9"/>
    <w:rsid w:val="00B93485"/>
    <w:rsid w:val="00B939F5"/>
    <w:rsid w:val="00B93AF1"/>
    <w:rsid w:val="00B93F16"/>
    <w:rsid w:val="00B940C7"/>
    <w:rsid w:val="00B941F3"/>
    <w:rsid w:val="00B94AFE"/>
    <w:rsid w:val="00B95261"/>
    <w:rsid w:val="00B95B2F"/>
    <w:rsid w:val="00B9600A"/>
    <w:rsid w:val="00B96200"/>
    <w:rsid w:val="00B962C1"/>
    <w:rsid w:val="00B965DC"/>
    <w:rsid w:val="00B967D2"/>
    <w:rsid w:val="00B97103"/>
    <w:rsid w:val="00B97AAE"/>
    <w:rsid w:val="00B97D3B"/>
    <w:rsid w:val="00B97EB5"/>
    <w:rsid w:val="00B97F79"/>
    <w:rsid w:val="00BA13B5"/>
    <w:rsid w:val="00BA140C"/>
    <w:rsid w:val="00BA1914"/>
    <w:rsid w:val="00BA2657"/>
    <w:rsid w:val="00BA2D64"/>
    <w:rsid w:val="00BA2FC6"/>
    <w:rsid w:val="00BA3179"/>
    <w:rsid w:val="00BA3D04"/>
    <w:rsid w:val="00BA4370"/>
    <w:rsid w:val="00BA448D"/>
    <w:rsid w:val="00BA45A1"/>
    <w:rsid w:val="00BA45B7"/>
    <w:rsid w:val="00BA4DC9"/>
    <w:rsid w:val="00BA4DEA"/>
    <w:rsid w:val="00BA5918"/>
    <w:rsid w:val="00BA5E10"/>
    <w:rsid w:val="00BA5FBD"/>
    <w:rsid w:val="00BA61D1"/>
    <w:rsid w:val="00BA6C3E"/>
    <w:rsid w:val="00BA75E3"/>
    <w:rsid w:val="00BA76B6"/>
    <w:rsid w:val="00BA7B67"/>
    <w:rsid w:val="00BB08E1"/>
    <w:rsid w:val="00BB0A64"/>
    <w:rsid w:val="00BB1047"/>
    <w:rsid w:val="00BB1144"/>
    <w:rsid w:val="00BB1408"/>
    <w:rsid w:val="00BB155B"/>
    <w:rsid w:val="00BB19E0"/>
    <w:rsid w:val="00BB1C2B"/>
    <w:rsid w:val="00BB1D52"/>
    <w:rsid w:val="00BB2F61"/>
    <w:rsid w:val="00BB39D8"/>
    <w:rsid w:val="00BB3B09"/>
    <w:rsid w:val="00BB3CAD"/>
    <w:rsid w:val="00BB4031"/>
    <w:rsid w:val="00BB48BF"/>
    <w:rsid w:val="00BB48D0"/>
    <w:rsid w:val="00BB49A2"/>
    <w:rsid w:val="00BB54F7"/>
    <w:rsid w:val="00BB5AAA"/>
    <w:rsid w:val="00BB6290"/>
    <w:rsid w:val="00BB6942"/>
    <w:rsid w:val="00BB70DE"/>
    <w:rsid w:val="00BB7582"/>
    <w:rsid w:val="00BB7605"/>
    <w:rsid w:val="00BB794A"/>
    <w:rsid w:val="00BC0358"/>
    <w:rsid w:val="00BC038F"/>
    <w:rsid w:val="00BC0425"/>
    <w:rsid w:val="00BC0571"/>
    <w:rsid w:val="00BC0ABA"/>
    <w:rsid w:val="00BC12AA"/>
    <w:rsid w:val="00BC12B3"/>
    <w:rsid w:val="00BC1A75"/>
    <w:rsid w:val="00BC255F"/>
    <w:rsid w:val="00BC27D8"/>
    <w:rsid w:val="00BC2E66"/>
    <w:rsid w:val="00BC31E1"/>
    <w:rsid w:val="00BC34A0"/>
    <w:rsid w:val="00BC37A4"/>
    <w:rsid w:val="00BC3A53"/>
    <w:rsid w:val="00BC3E2C"/>
    <w:rsid w:val="00BC3E72"/>
    <w:rsid w:val="00BC41CA"/>
    <w:rsid w:val="00BC439C"/>
    <w:rsid w:val="00BC5635"/>
    <w:rsid w:val="00BC5C12"/>
    <w:rsid w:val="00BC62DB"/>
    <w:rsid w:val="00BC6659"/>
    <w:rsid w:val="00BC6C03"/>
    <w:rsid w:val="00BC7694"/>
    <w:rsid w:val="00BD00C6"/>
    <w:rsid w:val="00BD02DD"/>
    <w:rsid w:val="00BD0ABF"/>
    <w:rsid w:val="00BD150E"/>
    <w:rsid w:val="00BD1600"/>
    <w:rsid w:val="00BD18FD"/>
    <w:rsid w:val="00BD1AB3"/>
    <w:rsid w:val="00BD1B27"/>
    <w:rsid w:val="00BD1BB7"/>
    <w:rsid w:val="00BD1FF6"/>
    <w:rsid w:val="00BD250D"/>
    <w:rsid w:val="00BD29F9"/>
    <w:rsid w:val="00BD34EF"/>
    <w:rsid w:val="00BD36A8"/>
    <w:rsid w:val="00BD3854"/>
    <w:rsid w:val="00BD3E51"/>
    <w:rsid w:val="00BD41A8"/>
    <w:rsid w:val="00BD42BB"/>
    <w:rsid w:val="00BD4471"/>
    <w:rsid w:val="00BD50C3"/>
    <w:rsid w:val="00BD54BE"/>
    <w:rsid w:val="00BD556E"/>
    <w:rsid w:val="00BD5827"/>
    <w:rsid w:val="00BD60BB"/>
    <w:rsid w:val="00BD6305"/>
    <w:rsid w:val="00BD63A4"/>
    <w:rsid w:val="00BD65A0"/>
    <w:rsid w:val="00BD666E"/>
    <w:rsid w:val="00BD77C8"/>
    <w:rsid w:val="00BD7B8C"/>
    <w:rsid w:val="00BE0968"/>
    <w:rsid w:val="00BE0D07"/>
    <w:rsid w:val="00BE0D4B"/>
    <w:rsid w:val="00BE1197"/>
    <w:rsid w:val="00BE152A"/>
    <w:rsid w:val="00BE1D35"/>
    <w:rsid w:val="00BE1F76"/>
    <w:rsid w:val="00BE2405"/>
    <w:rsid w:val="00BE24E1"/>
    <w:rsid w:val="00BE287A"/>
    <w:rsid w:val="00BE2DE1"/>
    <w:rsid w:val="00BE2F64"/>
    <w:rsid w:val="00BE3456"/>
    <w:rsid w:val="00BE3880"/>
    <w:rsid w:val="00BE3EC7"/>
    <w:rsid w:val="00BE493E"/>
    <w:rsid w:val="00BE4A00"/>
    <w:rsid w:val="00BE5AE8"/>
    <w:rsid w:val="00BE6074"/>
    <w:rsid w:val="00BE685C"/>
    <w:rsid w:val="00BE6999"/>
    <w:rsid w:val="00BE69C4"/>
    <w:rsid w:val="00BE72A3"/>
    <w:rsid w:val="00BE7723"/>
    <w:rsid w:val="00BE7ABB"/>
    <w:rsid w:val="00BE7AEC"/>
    <w:rsid w:val="00BE7ECB"/>
    <w:rsid w:val="00BF04EA"/>
    <w:rsid w:val="00BF09D8"/>
    <w:rsid w:val="00BF16C8"/>
    <w:rsid w:val="00BF199A"/>
    <w:rsid w:val="00BF1BA3"/>
    <w:rsid w:val="00BF22EA"/>
    <w:rsid w:val="00BF2F07"/>
    <w:rsid w:val="00BF2F0B"/>
    <w:rsid w:val="00BF3589"/>
    <w:rsid w:val="00BF3BEF"/>
    <w:rsid w:val="00BF3CD4"/>
    <w:rsid w:val="00BF3D02"/>
    <w:rsid w:val="00BF3F9E"/>
    <w:rsid w:val="00BF4350"/>
    <w:rsid w:val="00BF4716"/>
    <w:rsid w:val="00BF4E08"/>
    <w:rsid w:val="00BF4F4B"/>
    <w:rsid w:val="00BF4FAF"/>
    <w:rsid w:val="00BF5DE4"/>
    <w:rsid w:val="00BF5EC3"/>
    <w:rsid w:val="00BF6CD5"/>
    <w:rsid w:val="00BF71C5"/>
    <w:rsid w:val="00BF7332"/>
    <w:rsid w:val="00BF7334"/>
    <w:rsid w:val="00BF7688"/>
    <w:rsid w:val="00C00705"/>
    <w:rsid w:val="00C00824"/>
    <w:rsid w:val="00C00BA6"/>
    <w:rsid w:val="00C00EF8"/>
    <w:rsid w:val="00C00F0D"/>
    <w:rsid w:val="00C01329"/>
    <w:rsid w:val="00C01756"/>
    <w:rsid w:val="00C018E5"/>
    <w:rsid w:val="00C01B06"/>
    <w:rsid w:val="00C01D46"/>
    <w:rsid w:val="00C01E97"/>
    <w:rsid w:val="00C0295F"/>
    <w:rsid w:val="00C02C1D"/>
    <w:rsid w:val="00C0302F"/>
    <w:rsid w:val="00C03105"/>
    <w:rsid w:val="00C03240"/>
    <w:rsid w:val="00C03351"/>
    <w:rsid w:val="00C035B7"/>
    <w:rsid w:val="00C03804"/>
    <w:rsid w:val="00C0386E"/>
    <w:rsid w:val="00C038C7"/>
    <w:rsid w:val="00C0394B"/>
    <w:rsid w:val="00C03C63"/>
    <w:rsid w:val="00C04398"/>
    <w:rsid w:val="00C0498F"/>
    <w:rsid w:val="00C0630E"/>
    <w:rsid w:val="00C069BC"/>
    <w:rsid w:val="00C06A4B"/>
    <w:rsid w:val="00C06D33"/>
    <w:rsid w:val="00C06D73"/>
    <w:rsid w:val="00C06D7E"/>
    <w:rsid w:val="00C07394"/>
    <w:rsid w:val="00C073F8"/>
    <w:rsid w:val="00C07BB7"/>
    <w:rsid w:val="00C10B0D"/>
    <w:rsid w:val="00C1195F"/>
    <w:rsid w:val="00C11D15"/>
    <w:rsid w:val="00C11D5D"/>
    <w:rsid w:val="00C12437"/>
    <w:rsid w:val="00C12BE5"/>
    <w:rsid w:val="00C12D27"/>
    <w:rsid w:val="00C13002"/>
    <w:rsid w:val="00C1312A"/>
    <w:rsid w:val="00C13C12"/>
    <w:rsid w:val="00C1447C"/>
    <w:rsid w:val="00C147A6"/>
    <w:rsid w:val="00C149BB"/>
    <w:rsid w:val="00C152C4"/>
    <w:rsid w:val="00C153B3"/>
    <w:rsid w:val="00C156F1"/>
    <w:rsid w:val="00C15841"/>
    <w:rsid w:val="00C158FE"/>
    <w:rsid w:val="00C15C7D"/>
    <w:rsid w:val="00C15CA7"/>
    <w:rsid w:val="00C16FA0"/>
    <w:rsid w:val="00C179EC"/>
    <w:rsid w:val="00C17E5A"/>
    <w:rsid w:val="00C17FE3"/>
    <w:rsid w:val="00C2026F"/>
    <w:rsid w:val="00C203DF"/>
    <w:rsid w:val="00C20F99"/>
    <w:rsid w:val="00C21750"/>
    <w:rsid w:val="00C21962"/>
    <w:rsid w:val="00C21DE4"/>
    <w:rsid w:val="00C2250F"/>
    <w:rsid w:val="00C22B50"/>
    <w:rsid w:val="00C22D61"/>
    <w:rsid w:val="00C234AB"/>
    <w:rsid w:val="00C23C74"/>
    <w:rsid w:val="00C23D60"/>
    <w:rsid w:val="00C2408F"/>
    <w:rsid w:val="00C24150"/>
    <w:rsid w:val="00C242B5"/>
    <w:rsid w:val="00C2450A"/>
    <w:rsid w:val="00C25660"/>
    <w:rsid w:val="00C26399"/>
    <w:rsid w:val="00C26431"/>
    <w:rsid w:val="00C26493"/>
    <w:rsid w:val="00C265D8"/>
    <w:rsid w:val="00C267B2"/>
    <w:rsid w:val="00C26D79"/>
    <w:rsid w:val="00C26EFD"/>
    <w:rsid w:val="00C27565"/>
    <w:rsid w:val="00C278AA"/>
    <w:rsid w:val="00C27CA9"/>
    <w:rsid w:val="00C30033"/>
    <w:rsid w:val="00C30724"/>
    <w:rsid w:val="00C31412"/>
    <w:rsid w:val="00C325C8"/>
    <w:rsid w:val="00C336E7"/>
    <w:rsid w:val="00C336FC"/>
    <w:rsid w:val="00C3427E"/>
    <w:rsid w:val="00C343DA"/>
    <w:rsid w:val="00C354D1"/>
    <w:rsid w:val="00C35C98"/>
    <w:rsid w:val="00C35CC7"/>
    <w:rsid w:val="00C35F40"/>
    <w:rsid w:val="00C3623A"/>
    <w:rsid w:val="00C364F2"/>
    <w:rsid w:val="00C36954"/>
    <w:rsid w:val="00C36D56"/>
    <w:rsid w:val="00C3795B"/>
    <w:rsid w:val="00C37CDB"/>
    <w:rsid w:val="00C37E53"/>
    <w:rsid w:val="00C37F90"/>
    <w:rsid w:val="00C4027B"/>
    <w:rsid w:val="00C403DB"/>
    <w:rsid w:val="00C40608"/>
    <w:rsid w:val="00C40836"/>
    <w:rsid w:val="00C40D42"/>
    <w:rsid w:val="00C41793"/>
    <w:rsid w:val="00C42933"/>
    <w:rsid w:val="00C43B36"/>
    <w:rsid w:val="00C44013"/>
    <w:rsid w:val="00C44844"/>
    <w:rsid w:val="00C45344"/>
    <w:rsid w:val="00C4548F"/>
    <w:rsid w:val="00C45B2E"/>
    <w:rsid w:val="00C46176"/>
    <w:rsid w:val="00C4656D"/>
    <w:rsid w:val="00C468A3"/>
    <w:rsid w:val="00C46EB7"/>
    <w:rsid w:val="00C4727C"/>
    <w:rsid w:val="00C472E5"/>
    <w:rsid w:val="00C4752E"/>
    <w:rsid w:val="00C4793C"/>
    <w:rsid w:val="00C47971"/>
    <w:rsid w:val="00C50075"/>
    <w:rsid w:val="00C50977"/>
    <w:rsid w:val="00C509F8"/>
    <w:rsid w:val="00C50CAD"/>
    <w:rsid w:val="00C514FD"/>
    <w:rsid w:val="00C519A1"/>
    <w:rsid w:val="00C51EA5"/>
    <w:rsid w:val="00C51EB9"/>
    <w:rsid w:val="00C52289"/>
    <w:rsid w:val="00C52415"/>
    <w:rsid w:val="00C525BB"/>
    <w:rsid w:val="00C52BF0"/>
    <w:rsid w:val="00C5320D"/>
    <w:rsid w:val="00C53A23"/>
    <w:rsid w:val="00C53B44"/>
    <w:rsid w:val="00C53D25"/>
    <w:rsid w:val="00C546AE"/>
    <w:rsid w:val="00C550BF"/>
    <w:rsid w:val="00C55361"/>
    <w:rsid w:val="00C555CC"/>
    <w:rsid w:val="00C55C1B"/>
    <w:rsid w:val="00C55EA2"/>
    <w:rsid w:val="00C55FAA"/>
    <w:rsid w:val="00C56480"/>
    <w:rsid w:val="00C56676"/>
    <w:rsid w:val="00C56AAF"/>
    <w:rsid w:val="00C56E40"/>
    <w:rsid w:val="00C5717A"/>
    <w:rsid w:val="00C573D6"/>
    <w:rsid w:val="00C57443"/>
    <w:rsid w:val="00C5772C"/>
    <w:rsid w:val="00C57B91"/>
    <w:rsid w:val="00C57BDB"/>
    <w:rsid w:val="00C57EDF"/>
    <w:rsid w:val="00C6072B"/>
    <w:rsid w:val="00C6079D"/>
    <w:rsid w:val="00C608AB"/>
    <w:rsid w:val="00C60DAB"/>
    <w:rsid w:val="00C6125B"/>
    <w:rsid w:val="00C612D5"/>
    <w:rsid w:val="00C615BE"/>
    <w:rsid w:val="00C61812"/>
    <w:rsid w:val="00C61AEA"/>
    <w:rsid w:val="00C61C64"/>
    <w:rsid w:val="00C61D06"/>
    <w:rsid w:val="00C6224A"/>
    <w:rsid w:val="00C6242D"/>
    <w:rsid w:val="00C62457"/>
    <w:rsid w:val="00C62EC2"/>
    <w:rsid w:val="00C631CC"/>
    <w:rsid w:val="00C632E7"/>
    <w:rsid w:val="00C63BAE"/>
    <w:rsid w:val="00C63FF6"/>
    <w:rsid w:val="00C64142"/>
    <w:rsid w:val="00C64203"/>
    <w:rsid w:val="00C64923"/>
    <w:rsid w:val="00C651D2"/>
    <w:rsid w:val="00C65887"/>
    <w:rsid w:val="00C65C0F"/>
    <w:rsid w:val="00C65D5E"/>
    <w:rsid w:val="00C66008"/>
    <w:rsid w:val="00C66907"/>
    <w:rsid w:val="00C669A2"/>
    <w:rsid w:val="00C669EC"/>
    <w:rsid w:val="00C66BBD"/>
    <w:rsid w:val="00C66C65"/>
    <w:rsid w:val="00C67049"/>
    <w:rsid w:val="00C6710A"/>
    <w:rsid w:val="00C671F1"/>
    <w:rsid w:val="00C673EB"/>
    <w:rsid w:val="00C67588"/>
    <w:rsid w:val="00C70999"/>
    <w:rsid w:val="00C70A0B"/>
    <w:rsid w:val="00C711C5"/>
    <w:rsid w:val="00C715AA"/>
    <w:rsid w:val="00C7162A"/>
    <w:rsid w:val="00C72298"/>
    <w:rsid w:val="00C729A3"/>
    <w:rsid w:val="00C72A6A"/>
    <w:rsid w:val="00C7335E"/>
    <w:rsid w:val="00C733B2"/>
    <w:rsid w:val="00C733C4"/>
    <w:rsid w:val="00C73854"/>
    <w:rsid w:val="00C73AD4"/>
    <w:rsid w:val="00C740A2"/>
    <w:rsid w:val="00C7465B"/>
    <w:rsid w:val="00C746B3"/>
    <w:rsid w:val="00C7473E"/>
    <w:rsid w:val="00C747B2"/>
    <w:rsid w:val="00C75262"/>
    <w:rsid w:val="00C75F6A"/>
    <w:rsid w:val="00C76632"/>
    <w:rsid w:val="00C76A86"/>
    <w:rsid w:val="00C778E5"/>
    <w:rsid w:val="00C77AE9"/>
    <w:rsid w:val="00C8005E"/>
    <w:rsid w:val="00C805F3"/>
    <w:rsid w:val="00C814BA"/>
    <w:rsid w:val="00C820C5"/>
    <w:rsid w:val="00C82214"/>
    <w:rsid w:val="00C826CC"/>
    <w:rsid w:val="00C82F04"/>
    <w:rsid w:val="00C8311B"/>
    <w:rsid w:val="00C83621"/>
    <w:rsid w:val="00C83956"/>
    <w:rsid w:val="00C83B64"/>
    <w:rsid w:val="00C8412B"/>
    <w:rsid w:val="00C845EF"/>
    <w:rsid w:val="00C849AC"/>
    <w:rsid w:val="00C85253"/>
    <w:rsid w:val="00C8627E"/>
    <w:rsid w:val="00C8683F"/>
    <w:rsid w:val="00C86FC8"/>
    <w:rsid w:val="00C871D9"/>
    <w:rsid w:val="00C87D64"/>
    <w:rsid w:val="00C87D68"/>
    <w:rsid w:val="00C87EC8"/>
    <w:rsid w:val="00C87F2A"/>
    <w:rsid w:val="00C90103"/>
    <w:rsid w:val="00C9027C"/>
    <w:rsid w:val="00C9063F"/>
    <w:rsid w:val="00C907A7"/>
    <w:rsid w:val="00C90874"/>
    <w:rsid w:val="00C90B41"/>
    <w:rsid w:val="00C919E1"/>
    <w:rsid w:val="00C91CDA"/>
    <w:rsid w:val="00C921B8"/>
    <w:rsid w:val="00C925EE"/>
    <w:rsid w:val="00C92F66"/>
    <w:rsid w:val="00C92FC0"/>
    <w:rsid w:val="00C93237"/>
    <w:rsid w:val="00C9335E"/>
    <w:rsid w:val="00C936BD"/>
    <w:rsid w:val="00C94436"/>
    <w:rsid w:val="00C958F4"/>
    <w:rsid w:val="00C959D8"/>
    <w:rsid w:val="00C95B6D"/>
    <w:rsid w:val="00C95B7D"/>
    <w:rsid w:val="00C963CA"/>
    <w:rsid w:val="00C96455"/>
    <w:rsid w:val="00C96621"/>
    <w:rsid w:val="00C96EE8"/>
    <w:rsid w:val="00C9744B"/>
    <w:rsid w:val="00C9792B"/>
    <w:rsid w:val="00C9795D"/>
    <w:rsid w:val="00C97A3D"/>
    <w:rsid w:val="00CA0456"/>
    <w:rsid w:val="00CA0593"/>
    <w:rsid w:val="00CA05FF"/>
    <w:rsid w:val="00CA0AA5"/>
    <w:rsid w:val="00CA0E0B"/>
    <w:rsid w:val="00CA0FC6"/>
    <w:rsid w:val="00CA1058"/>
    <w:rsid w:val="00CA13F0"/>
    <w:rsid w:val="00CA2167"/>
    <w:rsid w:val="00CA34D9"/>
    <w:rsid w:val="00CA36E0"/>
    <w:rsid w:val="00CA40AF"/>
    <w:rsid w:val="00CA455D"/>
    <w:rsid w:val="00CA5334"/>
    <w:rsid w:val="00CA5C51"/>
    <w:rsid w:val="00CA5CC5"/>
    <w:rsid w:val="00CA6164"/>
    <w:rsid w:val="00CA6953"/>
    <w:rsid w:val="00CB03D9"/>
    <w:rsid w:val="00CB06A4"/>
    <w:rsid w:val="00CB0F8F"/>
    <w:rsid w:val="00CB1B9E"/>
    <w:rsid w:val="00CB35A3"/>
    <w:rsid w:val="00CB38C0"/>
    <w:rsid w:val="00CB535D"/>
    <w:rsid w:val="00CB536E"/>
    <w:rsid w:val="00CB5684"/>
    <w:rsid w:val="00CB588C"/>
    <w:rsid w:val="00CB7316"/>
    <w:rsid w:val="00CB74E7"/>
    <w:rsid w:val="00CB7592"/>
    <w:rsid w:val="00CB77F9"/>
    <w:rsid w:val="00CB7F1C"/>
    <w:rsid w:val="00CC00BA"/>
    <w:rsid w:val="00CC0AD7"/>
    <w:rsid w:val="00CC0C1C"/>
    <w:rsid w:val="00CC1459"/>
    <w:rsid w:val="00CC14C3"/>
    <w:rsid w:val="00CC15E2"/>
    <w:rsid w:val="00CC1685"/>
    <w:rsid w:val="00CC1DC4"/>
    <w:rsid w:val="00CC1DFE"/>
    <w:rsid w:val="00CC229F"/>
    <w:rsid w:val="00CC237E"/>
    <w:rsid w:val="00CC282B"/>
    <w:rsid w:val="00CC2B19"/>
    <w:rsid w:val="00CC3643"/>
    <w:rsid w:val="00CC3922"/>
    <w:rsid w:val="00CC3A5A"/>
    <w:rsid w:val="00CC3A7B"/>
    <w:rsid w:val="00CC478A"/>
    <w:rsid w:val="00CC494C"/>
    <w:rsid w:val="00CC4CD3"/>
    <w:rsid w:val="00CC4ED1"/>
    <w:rsid w:val="00CC65D5"/>
    <w:rsid w:val="00CC724A"/>
    <w:rsid w:val="00CC75BB"/>
    <w:rsid w:val="00CC7607"/>
    <w:rsid w:val="00CD00F9"/>
    <w:rsid w:val="00CD01D7"/>
    <w:rsid w:val="00CD0A4D"/>
    <w:rsid w:val="00CD14FB"/>
    <w:rsid w:val="00CD158D"/>
    <w:rsid w:val="00CD1B6F"/>
    <w:rsid w:val="00CD1D77"/>
    <w:rsid w:val="00CD1E4B"/>
    <w:rsid w:val="00CD281E"/>
    <w:rsid w:val="00CD2F91"/>
    <w:rsid w:val="00CD35F1"/>
    <w:rsid w:val="00CD3B7F"/>
    <w:rsid w:val="00CD43DB"/>
    <w:rsid w:val="00CD48F5"/>
    <w:rsid w:val="00CD4ED8"/>
    <w:rsid w:val="00CD4FBE"/>
    <w:rsid w:val="00CD5090"/>
    <w:rsid w:val="00CD5B8E"/>
    <w:rsid w:val="00CD5BD6"/>
    <w:rsid w:val="00CD5DCD"/>
    <w:rsid w:val="00CD5DEA"/>
    <w:rsid w:val="00CD60D1"/>
    <w:rsid w:val="00CD61BD"/>
    <w:rsid w:val="00CD6355"/>
    <w:rsid w:val="00CD6B7C"/>
    <w:rsid w:val="00CD74AC"/>
    <w:rsid w:val="00CD7C57"/>
    <w:rsid w:val="00CD7CA5"/>
    <w:rsid w:val="00CD7E19"/>
    <w:rsid w:val="00CD7F85"/>
    <w:rsid w:val="00CE0418"/>
    <w:rsid w:val="00CE06D4"/>
    <w:rsid w:val="00CE1CC6"/>
    <w:rsid w:val="00CE1D71"/>
    <w:rsid w:val="00CE1FFE"/>
    <w:rsid w:val="00CE2046"/>
    <w:rsid w:val="00CE24E0"/>
    <w:rsid w:val="00CE265E"/>
    <w:rsid w:val="00CE2974"/>
    <w:rsid w:val="00CE2996"/>
    <w:rsid w:val="00CE2FF6"/>
    <w:rsid w:val="00CE3119"/>
    <w:rsid w:val="00CE3164"/>
    <w:rsid w:val="00CE34CC"/>
    <w:rsid w:val="00CE4096"/>
    <w:rsid w:val="00CE44FC"/>
    <w:rsid w:val="00CE4A22"/>
    <w:rsid w:val="00CE4D92"/>
    <w:rsid w:val="00CE4E3B"/>
    <w:rsid w:val="00CE50F0"/>
    <w:rsid w:val="00CE525A"/>
    <w:rsid w:val="00CE5A0D"/>
    <w:rsid w:val="00CE5B83"/>
    <w:rsid w:val="00CE5C02"/>
    <w:rsid w:val="00CE660A"/>
    <w:rsid w:val="00CE6EE3"/>
    <w:rsid w:val="00CE75B9"/>
    <w:rsid w:val="00CE77C0"/>
    <w:rsid w:val="00CE7BE5"/>
    <w:rsid w:val="00CF011C"/>
    <w:rsid w:val="00CF085B"/>
    <w:rsid w:val="00CF0A30"/>
    <w:rsid w:val="00CF0DE6"/>
    <w:rsid w:val="00CF1B09"/>
    <w:rsid w:val="00CF2348"/>
    <w:rsid w:val="00CF2762"/>
    <w:rsid w:val="00CF2D50"/>
    <w:rsid w:val="00CF3361"/>
    <w:rsid w:val="00CF3F92"/>
    <w:rsid w:val="00CF454E"/>
    <w:rsid w:val="00CF4A24"/>
    <w:rsid w:val="00CF50E0"/>
    <w:rsid w:val="00CF586E"/>
    <w:rsid w:val="00CF5E2D"/>
    <w:rsid w:val="00CF6BBE"/>
    <w:rsid w:val="00CF75BF"/>
    <w:rsid w:val="00CF7A39"/>
    <w:rsid w:val="00CF7CC9"/>
    <w:rsid w:val="00D001C4"/>
    <w:rsid w:val="00D00513"/>
    <w:rsid w:val="00D006FB"/>
    <w:rsid w:val="00D008C8"/>
    <w:rsid w:val="00D009C9"/>
    <w:rsid w:val="00D00CC7"/>
    <w:rsid w:val="00D011F2"/>
    <w:rsid w:val="00D01CCB"/>
    <w:rsid w:val="00D01D7A"/>
    <w:rsid w:val="00D01F26"/>
    <w:rsid w:val="00D02204"/>
    <w:rsid w:val="00D0263D"/>
    <w:rsid w:val="00D028E4"/>
    <w:rsid w:val="00D03035"/>
    <w:rsid w:val="00D03193"/>
    <w:rsid w:val="00D032B7"/>
    <w:rsid w:val="00D03A94"/>
    <w:rsid w:val="00D03D31"/>
    <w:rsid w:val="00D04002"/>
    <w:rsid w:val="00D04617"/>
    <w:rsid w:val="00D05601"/>
    <w:rsid w:val="00D05789"/>
    <w:rsid w:val="00D06205"/>
    <w:rsid w:val="00D063E8"/>
    <w:rsid w:val="00D06522"/>
    <w:rsid w:val="00D065D6"/>
    <w:rsid w:val="00D06721"/>
    <w:rsid w:val="00D06EFB"/>
    <w:rsid w:val="00D0710F"/>
    <w:rsid w:val="00D07352"/>
    <w:rsid w:val="00D076AA"/>
    <w:rsid w:val="00D07994"/>
    <w:rsid w:val="00D07D83"/>
    <w:rsid w:val="00D1065C"/>
    <w:rsid w:val="00D11F5B"/>
    <w:rsid w:val="00D126E0"/>
    <w:rsid w:val="00D12B95"/>
    <w:rsid w:val="00D12EC8"/>
    <w:rsid w:val="00D144CA"/>
    <w:rsid w:val="00D14883"/>
    <w:rsid w:val="00D14A6F"/>
    <w:rsid w:val="00D14B60"/>
    <w:rsid w:val="00D14FA5"/>
    <w:rsid w:val="00D15268"/>
    <w:rsid w:val="00D1534C"/>
    <w:rsid w:val="00D1581A"/>
    <w:rsid w:val="00D15CC5"/>
    <w:rsid w:val="00D15D46"/>
    <w:rsid w:val="00D160F2"/>
    <w:rsid w:val="00D16472"/>
    <w:rsid w:val="00D16610"/>
    <w:rsid w:val="00D17865"/>
    <w:rsid w:val="00D17DF4"/>
    <w:rsid w:val="00D2077F"/>
    <w:rsid w:val="00D20EC6"/>
    <w:rsid w:val="00D20F6B"/>
    <w:rsid w:val="00D212F2"/>
    <w:rsid w:val="00D21385"/>
    <w:rsid w:val="00D21386"/>
    <w:rsid w:val="00D216B5"/>
    <w:rsid w:val="00D21A32"/>
    <w:rsid w:val="00D2252E"/>
    <w:rsid w:val="00D229D6"/>
    <w:rsid w:val="00D2314B"/>
    <w:rsid w:val="00D23816"/>
    <w:rsid w:val="00D23C9F"/>
    <w:rsid w:val="00D23D14"/>
    <w:rsid w:val="00D23DBA"/>
    <w:rsid w:val="00D24829"/>
    <w:rsid w:val="00D24BBF"/>
    <w:rsid w:val="00D24C3D"/>
    <w:rsid w:val="00D2566C"/>
    <w:rsid w:val="00D2591F"/>
    <w:rsid w:val="00D25CE5"/>
    <w:rsid w:val="00D25E2A"/>
    <w:rsid w:val="00D260BF"/>
    <w:rsid w:val="00D2627F"/>
    <w:rsid w:val="00D2628B"/>
    <w:rsid w:val="00D26716"/>
    <w:rsid w:val="00D271BD"/>
    <w:rsid w:val="00D3037A"/>
    <w:rsid w:val="00D303B8"/>
    <w:rsid w:val="00D30559"/>
    <w:rsid w:val="00D306E0"/>
    <w:rsid w:val="00D3096A"/>
    <w:rsid w:val="00D31195"/>
    <w:rsid w:val="00D3122C"/>
    <w:rsid w:val="00D31340"/>
    <w:rsid w:val="00D315FA"/>
    <w:rsid w:val="00D31DB0"/>
    <w:rsid w:val="00D325CF"/>
    <w:rsid w:val="00D3276A"/>
    <w:rsid w:val="00D328BD"/>
    <w:rsid w:val="00D3314A"/>
    <w:rsid w:val="00D3319A"/>
    <w:rsid w:val="00D33487"/>
    <w:rsid w:val="00D33768"/>
    <w:rsid w:val="00D3446B"/>
    <w:rsid w:val="00D3473C"/>
    <w:rsid w:val="00D347DA"/>
    <w:rsid w:val="00D34F35"/>
    <w:rsid w:val="00D35016"/>
    <w:rsid w:val="00D35284"/>
    <w:rsid w:val="00D3595F"/>
    <w:rsid w:val="00D35ABE"/>
    <w:rsid w:val="00D35E9B"/>
    <w:rsid w:val="00D35F25"/>
    <w:rsid w:val="00D3602D"/>
    <w:rsid w:val="00D36093"/>
    <w:rsid w:val="00D367BA"/>
    <w:rsid w:val="00D3692C"/>
    <w:rsid w:val="00D36A37"/>
    <w:rsid w:val="00D374AB"/>
    <w:rsid w:val="00D37527"/>
    <w:rsid w:val="00D37A2C"/>
    <w:rsid w:val="00D37A49"/>
    <w:rsid w:val="00D37BBA"/>
    <w:rsid w:val="00D37E42"/>
    <w:rsid w:val="00D40C93"/>
    <w:rsid w:val="00D41B86"/>
    <w:rsid w:val="00D42432"/>
    <w:rsid w:val="00D426F1"/>
    <w:rsid w:val="00D43B30"/>
    <w:rsid w:val="00D43B4A"/>
    <w:rsid w:val="00D43D6D"/>
    <w:rsid w:val="00D43F98"/>
    <w:rsid w:val="00D45209"/>
    <w:rsid w:val="00D4562B"/>
    <w:rsid w:val="00D456B3"/>
    <w:rsid w:val="00D45948"/>
    <w:rsid w:val="00D45CA8"/>
    <w:rsid w:val="00D45CF5"/>
    <w:rsid w:val="00D45F5A"/>
    <w:rsid w:val="00D463EC"/>
    <w:rsid w:val="00D468E8"/>
    <w:rsid w:val="00D46F66"/>
    <w:rsid w:val="00D4714C"/>
    <w:rsid w:val="00D47780"/>
    <w:rsid w:val="00D47E35"/>
    <w:rsid w:val="00D47FAA"/>
    <w:rsid w:val="00D50016"/>
    <w:rsid w:val="00D509D5"/>
    <w:rsid w:val="00D50FDF"/>
    <w:rsid w:val="00D511F0"/>
    <w:rsid w:val="00D51B4B"/>
    <w:rsid w:val="00D52472"/>
    <w:rsid w:val="00D52497"/>
    <w:rsid w:val="00D529FB"/>
    <w:rsid w:val="00D52A97"/>
    <w:rsid w:val="00D52C6F"/>
    <w:rsid w:val="00D531CF"/>
    <w:rsid w:val="00D53B07"/>
    <w:rsid w:val="00D53E23"/>
    <w:rsid w:val="00D53F5C"/>
    <w:rsid w:val="00D54179"/>
    <w:rsid w:val="00D546B3"/>
    <w:rsid w:val="00D546DA"/>
    <w:rsid w:val="00D54BB8"/>
    <w:rsid w:val="00D54BE0"/>
    <w:rsid w:val="00D55A35"/>
    <w:rsid w:val="00D55F83"/>
    <w:rsid w:val="00D5708E"/>
    <w:rsid w:val="00D571D6"/>
    <w:rsid w:val="00D57EA4"/>
    <w:rsid w:val="00D60263"/>
    <w:rsid w:val="00D60A87"/>
    <w:rsid w:val="00D618BE"/>
    <w:rsid w:val="00D61AF7"/>
    <w:rsid w:val="00D61BE0"/>
    <w:rsid w:val="00D62FB0"/>
    <w:rsid w:val="00D6310C"/>
    <w:rsid w:val="00D6383C"/>
    <w:rsid w:val="00D643AA"/>
    <w:rsid w:val="00D651E1"/>
    <w:rsid w:val="00D659A5"/>
    <w:rsid w:val="00D6628F"/>
    <w:rsid w:val="00D6686C"/>
    <w:rsid w:val="00D66ACA"/>
    <w:rsid w:val="00D66B18"/>
    <w:rsid w:val="00D66E71"/>
    <w:rsid w:val="00D672AB"/>
    <w:rsid w:val="00D67ACF"/>
    <w:rsid w:val="00D70085"/>
    <w:rsid w:val="00D70E38"/>
    <w:rsid w:val="00D712B8"/>
    <w:rsid w:val="00D712D3"/>
    <w:rsid w:val="00D72C78"/>
    <w:rsid w:val="00D73382"/>
    <w:rsid w:val="00D7360D"/>
    <w:rsid w:val="00D73F5C"/>
    <w:rsid w:val="00D74380"/>
    <w:rsid w:val="00D74664"/>
    <w:rsid w:val="00D75461"/>
    <w:rsid w:val="00D75824"/>
    <w:rsid w:val="00D760D4"/>
    <w:rsid w:val="00D76127"/>
    <w:rsid w:val="00D76708"/>
    <w:rsid w:val="00D76849"/>
    <w:rsid w:val="00D76B50"/>
    <w:rsid w:val="00D76B99"/>
    <w:rsid w:val="00D76D4B"/>
    <w:rsid w:val="00D773A6"/>
    <w:rsid w:val="00D77649"/>
    <w:rsid w:val="00D77669"/>
    <w:rsid w:val="00D80238"/>
    <w:rsid w:val="00D80541"/>
    <w:rsid w:val="00D809B6"/>
    <w:rsid w:val="00D80AEF"/>
    <w:rsid w:val="00D80B62"/>
    <w:rsid w:val="00D80E43"/>
    <w:rsid w:val="00D818F9"/>
    <w:rsid w:val="00D81A92"/>
    <w:rsid w:val="00D82319"/>
    <w:rsid w:val="00D8304E"/>
    <w:rsid w:val="00D8400A"/>
    <w:rsid w:val="00D84228"/>
    <w:rsid w:val="00D8437C"/>
    <w:rsid w:val="00D84B1A"/>
    <w:rsid w:val="00D85418"/>
    <w:rsid w:val="00D858A3"/>
    <w:rsid w:val="00D85A5C"/>
    <w:rsid w:val="00D868AD"/>
    <w:rsid w:val="00D870C7"/>
    <w:rsid w:val="00D87494"/>
    <w:rsid w:val="00D8766B"/>
    <w:rsid w:val="00D9032A"/>
    <w:rsid w:val="00D90978"/>
    <w:rsid w:val="00D91293"/>
    <w:rsid w:val="00D91AEC"/>
    <w:rsid w:val="00D920EC"/>
    <w:rsid w:val="00D923C5"/>
    <w:rsid w:val="00D92527"/>
    <w:rsid w:val="00D92927"/>
    <w:rsid w:val="00D92E6F"/>
    <w:rsid w:val="00D934B5"/>
    <w:rsid w:val="00D93AA3"/>
    <w:rsid w:val="00D93CB5"/>
    <w:rsid w:val="00D93DD6"/>
    <w:rsid w:val="00D94466"/>
    <w:rsid w:val="00D94525"/>
    <w:rsid w:val="00D94D3C"/>
    <w:rsid w:val="00D95026"/>
    <w:rsid w:val="00D95303"/>
    <w:rsid w:val="00D95B36"/>
    <w:rsid w:val="00D95E4C"/>
    <w:rsid w:val="00D96869"/>
    <w:rsid w:val="00D9696A"/>
    <w:rsid w:val="00D96AC4"/>
    <w:rsid w:val="00D96B78"/>
    <w:rsid w:val="00D96BB4"/>
    <w:rsid w:val="00D975EE"/>
    <w:rsid w:val="00D97802"/>
    <w:rsid w:val="00D978B7"/>
    <w:rsid w:val="00D9790F"/>
    <w:rsid w:val="00D97B41"/>
    <w:rsid w:val="00DA0DAE"/>
    <w:rsid w:val="00DA0E2D"/>
    <w:rsid w:val="00DA0F40"/>
    <w:rsid w:val="00DA1028"/>
    <w:rsid w:val="00DA22EE"/>
    <w:rsid w:val="00DA2DBB"/>
    <w:rsid w:val="00DA382F"/>
    <w:rsid w:val="00DA3AAF"/>
    <w:rsid w:val="00DA3C9D"/>
    <w:rsid w:val="00DA3E07"/>
    <w:rsid w:val="00DA3FA7"/>
    <w:rsid w:val="00DA43AF"/>
    <w:rsid w:val="00DA452B"/>
    <w:rsid w:val="00DA4F4B"/>
    <w:rsid w:val="00DA553C"/>
    <w:rsid w:val="00DA5AF6"/>
    <w:rsid w:val="00DA6170"/>
    <w:rsid w:val="00DA688D"/>
    <w:rsid w:val="00DA6B19"/>
    <w:rsid w:val="00DA6C66"/>
    <w:rsid w:val="00DA7458"/>
    <w:rsid w:val="00DA7652"/>
    <w:rsid w:val="00DB0329"/>
    <w:rsid w:val="00DB079F"/>
    <w:rsid w:val="00DB0DDD"/>
    <w:rsid w:val="00DB1097"/>
    <w:rsid w:val="00DB170E"/>
    <w:rsid w:val="00DB1AC8"/>
    <w:rsid w:val="00DB1D5B"/>
    <w:rsid w:val="00DB204E"/>
    <w:rsid w:val="00DB24E1"/>
    <w:rsid w:val="00DB2B28"/>
    <w:rsid w:val="00DB2E9F"/>
    <w:rsid w:val="00DB4646"/>
    <w:rsid w:val="00DB4FFB"/>
    <w:rsid w:val="00DB5130"/>
    <w:rsid w:val="00DB5423"/>
    <w:rsid w:val="00DB5722"/>
    <w:rsid w:val="00DB599A"/>
    <w:rsid w:val="00DB5A47"/>
    <w:rsid w:val="00DB62C8"/>
    <w:rsid w:val="00DB69CF"/>
    <w:rsid w:val="00DB69E4"/>
    <w:rsid w:val="00DB6A2D"/>
    <w:rsid w:val="00DB6C4E"/>
    <w:rsid w:val="00DB700C"/>
    <w:rsid w:val="00DB701B"/>
    <w:rsid w:val="00DB708D"/>
    <w:rsid w:val="00DB7981"/>
    <w:rsid w:val="00DC038D"/>
    <w:rsid w:val="00DC0CC1"/>
    <w:rsid w:val="00DC0E7B"/>
    <w:rsid w:val="00DC0EFF"/>
    <w:rsid w:val="00DC0F26"/>
    <w:rsid w:val="00DC1399"/>
    <w:rsid w:val="00DC17BB"/>
    <w:rsid w:val="00DC199B"/>
    <w:rsid w:val="00DC1FB8"/>
    <w:rsid w:val="00DC221B"/>
    <w:rsid w:val="00DC254C"/>
    <w:rsid w:val="00DC25CF"/>
    <w:rsid w:val="00DC2EFA"/>
    <w:rsid w:val="00DC3D0A"/>
    <w:rsid w:val="00DC3F38"/>
    <w:rsid w:val="00DC49FF"/>
    <w:rsid w:val="00DC4CDB"/>
    <w:rsid w:val="00DC61E9"/>
    <w:rsid w:val="00DC6522"/>
    <w:rsid w:val="00DC66EE"/>
    <w:rsid w:val="00DC6BCE"/>
    <w:rsid w:val="00DC7ED0"/>
    <w:rsid w:val="00DD0B3B"/>
    <w:rsid w:val="00DD0BF9"/>
    <w:rsid w:val="00DD1BF4"/>
    <w:rsid w:val="00DD1E9A"/>
    <w:rsid w:val="00DD3071"/>
    <w:rsid w:val="00DD4131"/>
    <w:rsid w:val="00DD45B1"/>
    <w:rsid w:val="00DD46D5"/>
    <w:rsid w:val="00DD46E2"/>
    <w:rsid w:val="00DD4AA4"/>
    <w:rsid w:val="00DD5660"/>
    <w:rsid w:val="00DD566D"/>
    <w:rsid w:val="00DD5A61"/>
    <w:rsid w:val="00DD5EBD"/>
    <w:rsid w:val="00DD6361"/>
    <w:rsid w:val="00DD6821"/>
    <w:rsid w:val="00DD696F"/>
    <w:rsid w:val="00DD6D8C"/>
    <w:rsid w:val="00DD73EA"/>
    <w:rsid w:val="00DD7653"/>
    <w:rsid w:val="00DD7721"/>
    <w:rsid w:val="00DD799C"/>
    <w:rsid w:val="00DE0897"/>
    <w:rsid w:val="00DE097F"/>
    <w:rsid w:val="00DE0EF1"/>
    <w:rsid w:val="00DE0FD3"/>
    <w:rsid w:val="00DE149C"/>
    <w:rsid w:val="00DE1542"/>
    <w:rsid w:val="00DE1703"/>
    <w:rsid w:val="00DE1F31"/>
    <w:rsid w:val="00DE27C9"/>
    <w:rsid w:val="00DE2960"/>
    <w:rsid w:val="00DE2E5A"/>
    <w:rsid w:val="00DE340D"/>
    <w:rsid w:val="00DE3732"/>
    <w:rsid w:val="00DE3AB5"/>
    <w:rsid w:val="00DE3AE2"/>
    <w:rsid w:val="00DE3ECE"/>
    <w:rsid w:val="00DE4EA7"/>
    <w:rsid w:val="00DE58FB"/>
    <w:rsid w:val="00DE6143"/>
    <w:rsid w:val="00DE6461"/>
    <w:rsid w:val="00DE6511"/>
    <w:rsid w:val="00DE6831"/>
    <w:rsid w:val="00DE6F7D"/>
    <w:rsid w:val="00DE76FB"/>
    <w:rsid w:val="00DE7921"/>
    <w:rsid w:val="00DE7A6E"/>
    <w:rsid w:val="00DF0094"/>
    <w:rsid w:val="00DF0142"/>
    <w:rsid w:val="00DF0587"/>
    <w:rsid w:val="00DF07B4"/>
    <w:rsid w:val="00DF0803"/>
    <w:rsid w:val="00DF0DA5"/>
    <w:rsid w:val="00DF12DC"/>
    <w:rsid w:val="00DF19DF"/>
    <w:rsid w:val="00DF1FA4"/>
    <w:rsid w:val="00DF2008"/>
    <w:rsid w:val="00DF262F"/>
    <w:rsid w:val="00DF30EE"/>
    <w:rsid w:val="00DF3175"/>
    <w:rsid w:val="00DF3828"/>
    <w:rsid w:val="00DF38A0"/>
    <w:rsid w:val="00DF3B8B"/>
    <w:rsid w:val="00DF3B8C"/>
    <w:rsid w:val="00DF4247"/>
    <w:rsid w:val="00DF43C9"/>
    <w:rsid w:val="00DF48D2"/>
    <w:rsid w:val="00DF4A48"/>
    <w:rsid w:val="00DF4AA5"/>
    <w:rsid w:val="00DF4EA7"/>
    <w:rsid w:val="00DF540C"/>
    <w:rsid w:val="00DF5BDD"/>
    <w:rsid w:val="00DF646E"/>
    <w:rsid w:val="00DF7267"/>
    <w:rsid w:val="00DF729B"/>
    <w:rsid w:val="00DF76E4"/>
    <w:rsid w:val="00DF782B"/>
    <w:rsid w:val="00DF7C89"/>
    <w:rsid w:val="00E00200"/>
    <w:rsid w:val="00E00204"/>
    <w:rsid w:val="00E005B6"/>
    <w:rsid w:val="00E006DB"/>
    <w:rsid w:val="00E00B04"/>
    <w:rsid w:val="00E00C7E"/>
    <w:rsid w:val="00E0175D"/>
    <w:rsid w:val="00E01931"/>
    <w:rsid w:val="00E01D6B"/>
    <w:rsid w:val="00E027D3"/>
    <w:rsid w:val="00E031E1"/>
    <w:rsid w:val="00E03299"/>
    <w:rsid w:val="00E03A35"/>
    <w:rsid w:val="00E03AA4"/>
    <w:rsid w:val="00E03E75"/>
    <w:rsid w:val="00E04042"/>
    <w:rsid w:val="00E04069"/>
    <w:rsid w:val="00E04264"/>
    <w:rsid w:val="00E044FF"/>
    <w:rsid w:val="00E04915"/>
    <w:rsid w:val="00E04F33"/>
    <w:rsid w:val="00E051E2"/>
    <w:rsid w:val="00E05551"/>
    <w:rsid w:val="00E056DC"/>
    <w:rsid w:val="00E0672A"/>
    <w:rsid w:val="00E06A0A"/>
    <w:rsid w:val="00E06F4A"/>
    <w:rsid w:val="00E07780"/>
    <w:rsid w:val="00E0784F"/>
    <w:rsid w:val="00E07922"/>
    <w:rsid w:val="00E07A30"/>
    <w:rsid w:val="00E07E7C"/>
    <w:rsid w:val="00E1013C"/>
    <w:rsid w:val="00E1016A"/>
    <w:rsid w:val="00E10ECC"/>
    <w:rsid w:val="00E116FB"/>
    <w:rsid w:val="00E11D19"/>
    <w:rsid w:val="00E12A54"/>
    <w:rsid w:val="00E13260"/>
    <w:rsid w:val="00E1335B"/>
    <w:rsid w:val="00E13775"/>
    <w:rsid w:val="00E13C15"/>
    <w:rsid w:val="00E13E0A"/>
    <w:rsid w:val="00E13EC8"/>
    <w:rsid w:val="00E1404C"/>
    <w:rsid w:val="00E1473B"/>
    <w:rsid w:val="00E15BF5"/>
    <w:rsid w:val="00E15CD9"/>
    <w:rsid w:val="00E168FF"/>
    <w:rsid w:val="00E16AC7"/>
    <w:rsid w:val="00E16B63"/>
    <w:rsid w:val="00E16F03"/>
    <w:rsid w:val="00E16F12"/>
    <w:rsid w:val="00E17EE7"/>
    <w:rsid w:val="00E17F8F"/>
    <w:rsid w:val="00E2012E"/>
    <w:rsid w:val="00E205D3"/>
    <w:rsid w:val="00E20694"/>
    <w:rsid w:val="00E209D1"/>
    <w:rsid w:val="00E20A94"/>
    <w:rsid w:val="00E211E8"/>
    <w:rsid w:val="00E21C7C"/>
    <w:rsid w:val="00E21E5A"/>
    <w:rsid w:val="00E21EFB"/>
    <w:rsid w:val="00E22BB8"/>
    <w:rsid w:val="00E23204"/>
    <w:rsid w:val="00E2372A"/>
    <w:rsid w:val="00E23AC1"/>
    <w:rsid w:val="00E23F5F"/>
    <w:rsid w:val="00E24190"/>
    <w:rsid w:val="00E24583"/>
    <w:rsid w:val="00E24E8A"/>
    <w:rsid w:val="00E25440"/>
    <w:rsid w:val="00E25BE8"/>
    <w:rsid w:val="00E25F6E"/>
    <w:rsid w:val="00E26009"/>
    <w:rsid w:val="00E26448"/>
    <w:rsid w:val="00E26B8F"/>
    <w:rsid w:val="00E26C56"/>
    <w:rsid w:val="00E26EE3"/>
    <w:rsid w:val="00E27590"/>
    <w:rsid w:val="00E27662"/>
    <w:rsid w:val="00E2767F"/>
    <w:rsid w:val="00E27AD6"/>
    <w:rsid w:val="00E303DC"/>
    <w:rsid w:val="00E3088E"/>
    <w:rsid w:val="00E30D7C"/>
    <w:rsid w:val="00E30FD2"/>
    <w:rsid w:val="00E3133B"/>
    <w:rsid w:val="00E3173E"/>
    <w:rsid w:val="00E31BB0"/>
    <w:rsid w:val="00E31CFC"/>
    <w:rsid w:val="00E31DD0"/>
    <w:rsid w:val="00E325E3"/>
    <w:rsid w:val="00E32CDF"/>
    <w:rsid w:val="00E32E15"/>
    <w:rsid w:val="00E33061"/>
    <w:rsid w:val="00E3364F"/>
    <w:rsid w:val="00E3395E"/>
    <w:rsid w:val="00E340F9"/>
    <w:rsid w:val="00E34B15"/>
    <w:rsid w:val="00E34B92"/>
    <w:rsid w:val="00E34C7C"/>
    <w:rsid w:val="00E35075"/>
    <w:rsid w:val="00E351F2"/>
    <w:rsid w:val="00E35820"/>
    <w:rsid w:val="00E35B3F"/>
    <w:rsid w:val="00E36608"/>
    <w:rsid w:val="00E36640"/>
    <w:rsid w:val="00E3666C"/>
    <w:rsid w:val="00E37224"/>
    <w:rsid w:val="00E377CE"/>
    <w:rsid w:val="00E37807"/>
    <w:rsid w:val="00E37A29"/>
    <w:rsid w:val="00E37DE1"/>
    <w:rsid w:val="00E37FFD"/>
    <w:rsid w:val="00E40047"/>
    <w:rsid w:val="00E407E7"/>
    <w:rsid w:val="00E40CDC"/>
    <w:rsid w:val="00E40EB3"/>
    <w:rsid w:val="00E410C4"/>
    <w:rsid w:val="00E4139C"/>
    <w:rsid w:val="00E41469"/>
    <w:rsid w:val="00E417F1"/>
    <w:rsid w:val="00E42669"/>
    <w:rsid w:val="00E42A77"/>
    <w:rsid w:val="00E430A1"/>
    <w:rsid w:val="00E435EA"/>
    <w:rsid w:val="00E43B25"/>
    <w:rsid w:val="00E43E79"/>
    <w:rsid w:val="00E44193"/>
    <w:rsid w:val="00E4479F"/>
    <w:rsid w:val="00E44AB6"/>
    <w:rsid w:val="00E4526F"/>
    <w:rsid w:val="00E45AA3"/>
    <w:rsid w:val="00E463C9"/>
    <w:rsid w:val="00E46507"/>
    <w:rsid w:val="00E46DEE"/>
    <w:rsid w:val="00E47089"/>
    <w:rsid w:val="00E4749F"/>
    <w:rsid w:val="00E478BD"/>
    <w:rsid w:val="00E501E4"/>
    <w:rsid w:val="00E5024C"/>
    <w:rsid w:val="00E50349"/>
    <w:rsid w:val="00E5051E"/>
    <w:rsid w:val="00E51CF0"/>
    <w:rsid w:val="00E53680"/>
    <w:rsid w:val="00E53964"/>
    <w:rsid w:val="00E53F29"/>
    <w:rsid w:val="00E54355"/>
    <w:rsid w:val="00E54491"/>
    <w:rsid w:val="00E544C5"/>
    <w:rsid w:val="00E54C20"/>
    <w:rsid w:val="00E55A54"/>
    <w:rsid w:val="00E560A9"/>
    <w:rsid w:val="00E562AF"/>
    <w:rsid w:val="00E5655D"/>
    <w:rsid w:val="00E567EE"/>
    <w:rsid w:val="00E56826"/>
    <w:rsid w:val="00E56AE8"/>
    <w:rsid w:val="00E56BC6"/>
    <w:rsid w:val="00E57B1E"/>
    <w:rsid w:val="00E57B9C"/>
    <w:rsid w:val="00E57E21"/>
    <w:rsid w:val="00E603AD"/>
    <w:rsid w:val="00E60676"/>
    <w:rsid w:val="00E60970"/>
    <w:rsid w:val="00E61764"/>
    <w:rsid w:val="00E619D5"/>
    <w:rsid w:val="00E61A6A"/>
    <w:rsid w:val="00E62CCA"/>
    <w:rsid w:val="00E62DC5"/>
    <w:rsid w:val="00E62DE6"/>
    <w:rsid w:val="00E62DF3"/>
    <w:rsid w:val="00E631F4"/>
    <w:rsid w:val="00E641BA"/>
    <w:rsid w:val="00E65320"/>
    <w:rsid w:val="00E6542B"/>
    <w:rsid w:val="00E657B2"/>
    <w:rsid w:val="00E66106"/>
    <w:rsid w:val="00E66935"/>
    <w:rsid w:val="00E66EE3"/>
    <w:rsid w:val="00E6723C"/>
    <w:rsid w:val="00E6741A"/>
    <w:rsid w:val="00E67842"/>
    <w:rsid w:val="00E67BB5"/>
    <w:rsid w:val="00E70080"/>
    <w:rsid w:val="00E701EB"/>
    <w:rsid w:val="00E7027E"/>
    <w:rsid w:val="00E70CF0"/>
    <w:rsid w:val="00E71694"/>
    <w:rsid w:val="00E7231E"/>
    <w:rsid w:val="00E72CFE"/>
    <w:rsid w:val="00E73E72"/>
    <w:rsid w:val="00E74021"/>
    <w:rsid w:val="00E74633"/>
    <w:rsid w:val="00E747D1"/>
    <w:rsid w:val="00E7485C"/>
    <w:rsid w:val="00E74A32"/>
    <w:rsid w:val="00E74D1D"/>
    <w:rsid w:val="00E755A0"/>
    <w:rsid w:val="00E75F34"/>
    <w:rsid w:val="00E75FEC"/>
    <w:rsid w:val="00E7629A"/>
    <w:rsid w:val="00E76E04"/>
    <w:rsid w:val="00E77663"/>
    <w:rsid w:val="00E7771E"/>
    <w:rsid w:val="00E77A85"/>
    <w:rsid w:val="00E77FE9"/>
    <w:rsid w:val="00E8028A"/>
    <w:rsid w:val="00E80F6D"/>
    <w:rsid w:val="00E8146B"/>
    <w:rsid w:val="00E82250"/>
    <w:rsid w:val="00E823C4"/>
    <w:rsid w:val="00E82DD2"/>
    <w:rsid w:val="00E83562"/>
    <w:rsid w:val="00E838E2"/>
    <w:rsid w:val="00E83E27"/>
    <w:rsid w:val="00E83EBD"/>
    <w:rsid w:val="00E84013"/>
    <w:rsid w:val="00E842A8"/>
    <w:rsid w:val="00E84825"/>
    <w:rsid w:val="00E84CAC"/>
    <w:rsid w:val="00E8554E"/>
    <w:rsid w:val="00E85DA4"/>
    <w:rsid w:val="00E860EE"/>
    <w:rsid w:val="00E86A38"/>
    <w:rsid w:val="00E86B79"/>
    <w:rsid w:val="00E87854"/>
    <w:rsid w:val="00E87989"/>
    <w:rsid w:val="00E9071F"/>
    <w:rsid w:val="00E911FC"/>
    <w:rsid w:val="00E915C2"/>
    <w:rsid w:val="00E919EE"/>
    <w:rsid w:val="00E9215A"/>
    <w:rsid w:val="00E922D6"/>
    <w:rsid w:val="00E92A22"/>
    <w:rsid w:val="00E92B97"/>
    <w:rsid w:val="00E92D6E"/>
    <w:rsid w:val="00E93048"/>
    <w:rsid w:val="00E931E4"/>
    <w:rsid w:val="00E935A5"/>
    <w:rsid w:val="00E93718"/>
    <w:rsid w:val="00E9388C"/>
    <w:rsid w:val="00E93F00"/>
    <w:rsid w:val="00E94F7D"/>
    <w:rsid w:val="00E95050"/>
    <w:rsid w:val="00E95E04"/>
    <w:rsid w:val="00E966FB"/>
    <w:rsid w:val="00E968CE"/>
    <w:rsid w:val="00E96BD1"/>
    <w:rsid w:val="00E970F2"/>
    <w:rsid w:val="00E9793E"/>
    <w:rsid w:val="00E97DD4"/>
    <w:rsid w:val="00E97E8A"/>
    <w:rsid w:val="00E97FF4"/>
    <w:rsid w:val="00EA03C5"/>
    <w:rsid w:val="00EA0633"/>
    <w:rsid w:val="00EA06CA"/>
    <w:rsid w:val="00EA09BA"/>
    <w:rsid w:val="00EA0F1C"/>
    <w:rsid w:val="00EA1ABF"/>
    <w:rsid w:val="00EA1AC0"/>
    <w:rsid w:val="00EA1DA9"/>
    <w:rsid w:val="00EA2402"/>
    <w:rsid w:val="00EA256F"/>
    <w:rsid w:val="00EA270A"/>
    <w:rsid w:val="00EA273C"/>
    <w:rsid w:val="00EA3AAE"/>
    <w:rsid w:val="00EA477E"/>
    <w:rsid w:val="00EA4C1E"/>
    <w:rsid w:val="00EA4F21"/>
    <w:rsid w:val="00EA53BC"/>
    <w:rsid w:val="00EA554C"/>
    <w:rsid w:val="00EA5FF1"/>
    <w:rsid w:val="00EA6228"/>
    <w:rsid w:val="00EA6329"/>
    <w:rsid w:val="00EA6446"/>
    <w:rsid w:val="00EA657A"/>
    <w:rsid w:val="00EA696A"/>
    <w:rsid w:val="00EA6CCD"/>
    <w:rsid w:val="00EA71B6"/>
    <w:rsid w:val="00EA7557"/>
    <w:rsid w:val="00EA7825"/>
    <w:rsid w:val="00EA799A"/>
    <w:rsid w:val="00EA79F2"/>
    <w:rsid w:val="00EB0425"/>
    <w:rsid w:val="00EB0719"/>
    <w:rsid w:val="00EB0D97"/>
    <w:rsid w:val="00EB12FE"/>
    <w:rsid w:val="00EB1302"/>
    <w:rsid w:val="00EB136D"/>
    <w:rsid w:val="00EB1605"/>
    <w:rsid w:val="00EB1F6C"/>
    <w:rsid w:val="00EB22F4"/>
    <w:rsid w:val="00EB23D8"/>
    <w:rsid w:val="00EB3A42"/>
    <w:rsid w:val="00EB42D9"/>
    <w:rsid w:val="00EB4B1C"/>
    <w:rsid w:val="00EB607E"/>
    <w:rsid w:val="00EB673C"/>
    <w:rsid w:val="00EB6759"/>
    <w:rsid w:val="00EB6AD8"/>
    <w:rsid w:val="00EB6F29"/>
    <w:rsid w:val="00EB76EE"/>
    <w:rsid w:val="00EB776C"/>
    <w:rsid w:val="00EB792F"/>
    <w:rsid w:val="00EB7D30"/>
    <w:rsid w:val="00EB7FEC"/>
    <w:rsid w:val="00EC023F"/>
    <w:rsid w:val="00EC0A3E"/>
    <w:rsid w:val="00EC0B63"/>
    <w:rsid w:val="00EC0CBF"/>
    <w:rsid w:val="00EC0CC5"/>
    <w:rsid w:val="00EC170D"/>
    <w:rsid w:val="00EC18A2"/>
    <w:rsid w:val="00EC1EFA"/>
    <w:rsid w:val="00EC26C7"/>
    <w:rsid w:val="00EC2782"/>
    <w:rsid w:val="00EC27C1"/>
    <w:rsid w:val="00EC2818"/>
    <w:rsid w:val="00EC2A3C"/>
    <w:rsid w:val="00EC2CF3"/>
    <w:rsid w:val="00EC2DB6"/>
    <w:rsid w:val="00EC30FA"/>
    <w:rsid w:val="00EC37E1"/>
    <w:rsid w:val="00EC3A5C"/>
    <w:rsid w:val="00EC4380"/>
    <w:rsid w:val="00EC444D"/>
    <w:rsid w:val="00EC4468"/>
    <w:rsid w:val="00EC4521"/>
    <w:rsid w:val="00EC47E1"/>
    <w:rsid w:val="00EC4B30"/>
    <w:rsid w:val="00EC4B62"/>
    <w:rsid w:val="00EC549C"/>
    <w:rsid w:val="00EC557B"/>
    <w:rsid w:val="00EC58B1"/>
    <w:rsid w:val="00EC59AF"/>
    <w:rsid w:val="00EC5B8D"/>
    <w:rsid w:val="00EC626B"/>
    <w:rsid w:val="00EC67F1"/>
    <w:rsid w:val="00EC687C"/>
    <w:rsid w:val="00EC69D1"/>
    <w:rsid w:val="00EC6A21"/>
    <w:rsid w:val="00EC6F5C"/>
    <w:rsid w:val="00EC758A"/>
    <w:rsid w:val="00EC7F1D"/>
    <w:rsid w:val="00ED01A6"/>
    <w:rsid w:val="00ED06C2"/>
    <w:rsid w:val="00ED1408"/>
    <w:rsid w:val="00ED1B71"/>
    <w:rsid w:val="00ED1D59"/>
    <w:rsid w:val="00ED1F5C"/>
    <w:rsid w:val="00ED20C8"/>
    <w:rsid w:val="00ED21F8"/>
    <w:rsid w:val="00ED2232"/>
    <w:rsid w:val="00ED2ED3"/>
    <w:rsid w:val="00ED2F03"/>
    <w:rsid w:val="00ED3145"/>
    <w:rsid w:val="00ED3370"/>
    <w:rsid w:val="00ED357F"/>
    <w:rsid w:val="00ED3CBB"/>
    <w:rsid w:val="00ED413C"/>
    <w:rsid w:val="00ED43A3"/>
    <w:rsid w:val="00ED45E2"/>
    <w:rsid w:val="00ED4EAD"/>
    <w:rsid w:val="00ED4EC2"/>
    <w:rsid w:val="00ED51D1"/>
    <w:rsid w:val="00ED5334"/>
    <w:rsid w:val="00ED58CE"/>
    <w:rsid w:val="00ED595E"/>
    <w:rsid w:val="00ED5A6E"/>
    <w:rsid w:val="00ED61B5"/>
    <w:rsid w:val="00ED6B30"/>
    <w:rsid w:val="00ED6E05"/>
    <w:rsid w:val="00EE05C3"/>
    <w:rsid w:val="00EE0614"/>
    <w:rsid w:val="00EE0876"/>
    <w:rsid w:val="00EE0EA6"/>
    <w:rsid w:val="00EE16BF"/>
    <w:rsid w:val="00EE17AB"/>
    <w:rsid w:val="00EE1817"/>
    <w:rsid w:val="00EE1D95"/>
    <w:rsid w:val="00EE223D"/>
    <w:rsid w:val="00EE2478"/>
    <w:rsid w:val="00EE29BF"/>
    <w:rsid w:val="00EE3102"/>
    <w:rsid w:val="00EE3D22"/>
    <w:rsid w:val="00EE4252"/>
    <w:rsid w:val="00EE432A"/>
    <w:rsid w:val="00EE449A"/>
    <w:rsid w:val="00EE4B61"/>
    <w:rsid w:val="00EE5384"/>
    <w:rsid w:val="00EE549A"/>
    <w:rsid w:val="00EE5B35"/>
    <w:rsid w:val="00EE61D8"/>
    <w:rsid w:val="00EE63A5"/>
    <w:rsid w:val="00EE6E9D"/>
    <w:rsid w:val="00EE7413"/>
    <w:rsid w:val="00EF0333"/>
    <w:rsid w:val="00EF0588"/>
    <w:rsid w:val="00EF0BDB"/>
    <w:rsid w:val="00EF0D5C"/>
    <w:rsid w:val="00EF0DEC"/>
    <w:rsid w:val="00EF127F"/>
    <w:rsid w:val="00EF14F1"/>
    <w:rsid w:val="00EF15EB"/>
    <w:rsid w:val="00EF1CF3"/>
    <w:rsid w:val="00EF27E5"/>
    <w:rsid w:val="00EF2C06"/>
    <w:rsid w:val="00EF3186"/>
    <w:rsid w:val="00EF34CA"/>
    <w:rsid w:val="00EF3667"/>
    <w:rsid w:val="00EF36BA"/>
    <w:rsid w:val="00EF3FE7"/>
    <w:rsid w:val="00EF47CC"/>
    <w:rsid w:val="00EF4853"/>
    <w:rsid w:val="00EF485F"/>
    <w:rsid w:val="00EF5552"/>
    <w:rsid w:val="00EF55BB"/>
    <w:rsid w:val="00EF566B"/>
    <w:rsid w:val="00EF59FC"/>
    <w:rsid w:val="00EF5F39"/>
    <w:rsid w:val="00EF5F82"/>
    <w:rsid w:val="00EF635C"/>
    <w:rsid w:val="00EF6388"/>
    <w:rsid w:val="00EF6B59"/>
    <w:rsid w:val="00EF6D0C"/>
    <w:rsid w:val="00EF73EB"/>
    <w:rsid w:val="00EF7411"/>
    <w:rsid w:val="00EF78B4"/>
    <w:rsid w:val="00EF7BD2"/>
    <w:rsid w:val="00F00C79"/>
    <w:rsid w:val="00F00EFE"/>
    <w:rsid w:val="00F00F15"/>
    <w:rsid w:val="00F00F9B"/>
    <w:rsid w:val="00F00FA5"/>
    <w:rsid w:val="00F01AB4"/>
    <w:rsid w:val="00F01C84"/>
    <w:rsid w:val="00F02032"/>
    <w:rsid w:val="00F0293E"/>
    <w:rsid w:val="00F02CB4"/>
    <w:rsid w:val="00F02CF2"/>
    <w:rsid w:val="00F02D25"/>
    <w:rsid w:val="00F02E33"/>
    <w:rsid w:val="00F03210"/>
    <w:rsid w:val="00F0459E"/>
    <w:rsid w:val="00F04D08"/>
    <w:rsid w:val="00F04D0C"/>
    <w:rsid w:val="00F0515D"/>
    <w:rsid w:val="00F0538B"/>
    <w:rsid w:val="00F05486"/>
    <w:rsid w:val="00F058F0"/>
    <w:rsid w:val="00F05942"/>
    <w:rsid w:val="00F06664"/>
    <w:rsid w:val="00F068B6"/>
    <w:rsid w:val="00F06BCE"/>
    <w:rsid w:val="00F06C3F"/>
    <w:rsid w:val="00F06CB7"/>
    <w:rsid w:val="00F070C5"/>
    <w:rsid w:val="00F0789A"/>
    <w:rsid w:val="00F103CD"/>
    <w:rsid w:val="00F108E6"/>
    <w:rsid w:val="00F1128B"/>
    <w:rsid w:val="00F11592"/>
    <w:rsid w:val="00F120C1"/>
    <w:rsid w:val="00F120D9"/>
    <w:rsid w:val="00F126A8"/>
    <w:rsid w:val="00F14595"/>
    <w:rsid w:val="00F14821"/>
    <w:rsid w:val="00F1489E"/>
    <w:rsid w:val="00F14F7E"/>
    <w:rsid w:val="00F1506A"/>
    <w:rsid w:val="00F15D44"/>
    <w:rsid w:val="00F16640"/>
    <w:rsid w:val="00F17114"/>
    <w:rsid w:val="00F175F1"/>
    <w:rsid w:val="00F20A74"/>
    <w:rsid w:val="00F20BC6"/>
    <w:rsid w:val="00F20C92"/>
    <w:rsid w:val="00F2191A"/>
    <w:rsid w:val="00F21D1A"/>
    <w:rsid w:val="00F21D72"/>
    <w:rsid w:val="00F2222B"/>
    <w:rsid w:val="00F2254F"/>
    <w:rsid w:val="00F22CEB"/>
    <w:rsid w:val="00F22FF1"/>
    <w:rsid w:val="00F2329C"/>
    <w:rsid w:val="00F23C74"/>
    <w:rsid w:val="00F23D52"/>
    <w:rsid w:val="00F241EC"/>
    <w:rsid w:val="00F244B9"/>
    <w:rsid w:val="00F24651"/>
    <w:rsid w:val="00F24B5B"/>
    <w:rsid w:val="00F24FDF"/>
    <w:rsid w:val="00F251F8"/>
    <w:rsid w:val="00F2531E"/>
    <w:rsid w:val="00F2606E"/>
    <w:rsid w:val="00F26362"/>
    <w:rsid w:val="00F26BB7"/>
    <w:rsid w:val="00F26DC6"/>
    <w:rsid w:val="00F26E58"/>
    <w:rsid w:val="00F27839"/>
    <w:rsid w:val="00F27A6C"/>
    <w:rsid w:val="00F27C61"/>
    <w:rsid w:val="00F27F26"/>
    <w:rsid w:val="00F3043F"/>
    <w:rsid w:val="00F3056B"/>
    <w:rsid w:val="00F3080B"/>
    <w:rsid w:val="00F31111"/>
    <w:rsid w:val="00F313EA"/>
    <w:rsid w:val="00F315B2"/>
    <w:rsid w:val="00F31861"/>
    <w:rsid w:val="00F31863"/>
    <w:rsid w:val="00F31D8B"/>
    <w:rsid w:val="00F31E6C"/>
    <w:rsid w:val="00F3236E"/>
    <w:rsid w:val="00F3239C"/>
    <w:rsid w:val="00F33AF5"/>
    <w:rsid w:val="00F34282"/>
    <w:rsid w:val="00F343C6"/>
    <w:rsid w:val="00F34425"/>
    <w:rsid w:val="00F34B6C"/>
    <w:rsid w:val="00F3506F"/>
    <w:rsid w:val="00F35084"/>
    <w:rsid w:val="00F350A5"/>
    <w:rsid w:val="00F35B6A"/>
    <w:rsid w:val="00F35CD4"/>
    <w:rsid w:val="00F36398"/>
    <w:rsid w:val="00F36827"/>
    <w:rsid w:val="00F36F21"/>
    <w:rsid w:val="00F37384"/>
    <w:rsid w:val="00F374E4"/>
    <w:rsid w:val="00F37754"/>
    <w:rsid w:val="00F408AB"/>
    <w:rsid w:val="00F409CE"/>
    <w:rsid w:val="00F40C20"/>
    <w:rsid w:val="00F40FFA"/>
    <w:rsid w:val="00F41739"/>
    <w:rsid w:val="00F41E49"/>
    <w:rsid w:val="00F423D6"/>
    <w:rsid w:val="00F42816"/>
    <w:rsid w:val="00F42890"/>
    <w:rsid w:val="00F429BF"/>
    <w:rsid w:val="00F42C2D"/>
    <w:rsid w:val="00F42C82"/>
    <w:rsid w:val="00F42CF3"/>
    <w:rsid w:val="00F434C1"/>
    <w:rsid w:val="00F43E68"/>
    <w:rsid w:val="00F44037"/>
    <w:rsid w:val="00F446EE"/>
    <w:rsid w:val="00F44ADA"/>
    <w:rsid w:val="00F44F2F"/>
    <w:rsid w:val="00F44FF5"/>
    <w:rsid w:val="00F4525A"/>
    <w:rsid w:val="00F45529"/>
    <w:rsid w:val="00F456E9"/>
    <w:rsid w:val="00F457B0"/>
    <w:rsid w:val="00F45AFB"/>
    <w:rsid w:val="00F45D2D"/>
    <w:rsid w:val="00F45DAE"/>
    <w:rsid w:val="00F462D4"/>
    <w:rsid w:val="00F4650C"/>
    <w:rsid w:val="00F47329"/>
    <w:rsid w:val="00F475E3"/>
    <w:rsid w:val="00F47B39"/>
    <w:rsid w:val="00F47C5C"/>
    <w:rsid w:val="00F47E1E"/>
    <w:rsid w:val="00F47FFB"/>
    <w:rsid w:val="00F50718"/>
    <w:rsid w:val="00F50AEE"/>
    <w:rsid w:val="00F5140B"/>
    <w:rsid w:val="00F51448"/>
    <w:rsid w:val="00F514F6"/>
    <w:rsid w:val="00F517C6"/>
    <w:rsid w:val="00F517CD"/>
    <w:rsid w:val="00F52B3E"/>
    <w:rsid w:val="00F52BE8"/>
    <w:rsid w:val="00F53458"/>
    <w:rsid w:val="00F536F8"/>
    <w:rsid w:val="00F53735"/>
    <w:rsid w:val="00F53A0B"/>
    <w:rsid w:val="00F543D9"/>
    <w:rsid w:val="00F5467A"/>
    <w:rsid w:val="00F5486D"/>
    <w:rsid w:val="00F559C1"/>
    <w:rsid w:val="00F55B8B"/>
    <w:rsid w:val="00F56696"/>
    <w:rsid w:val="00F5674F"/>
    <w:rsid w:val="00F56B6E"/>
    <w:rsid w:val="00F56BD1"/>
    <w:rsid w:val="00F5717D"/>
    <w:rsid w:val="00F57A40"/>
    <w:rsid w:val="00F60555"/>
    <w:rsid w:val="00F6065D"/>
    <w:rsid w:val="00F6120C"/>
    <w:rsid w:val="00F617F8"/>
    <w:rsid w:val="00F61ADA"/>
    <w:rsid w:val="00F61CAE"/>
    <w:rsid w:val="00F625D4"/>
    <w:rsid w:val="00F626A7"/>
    <w:rsid w:val="00F626B5"/>
    <w:rsid w:val="00F6352E"/>
    <w:rsid w:val="00F63582"/>
    <w:rsid w:val="00F63673"/>
    <w:rsid w:val="00F639B3"/>
    <w:rsid w:val="00F63B20"/>
    <w:rsid w:val="00F63CD2"/>
    <w:rsid w:val="00F63D8B"/>
    <w:rsid w:val="00F63DE6"/>
    <w:rsid w:val="00F6431C"/>
    <w:rsid w:val="00F64548"/>
    <w:rsid w:val="00F64A38"/>
    <w:rsid w:val="00F64C4A"/>
    <w:rsid w:val="00F65303"/>
    <w:rsid w:val="00F660BB"/>
    <w:rsid w:val="00F66CFC"/>
    <w:rsid w:val="00F6767D"/>
    <w:rsid w:val="00F67693"/>
    <w:rsid w:val="00F70351"/>
    <w:rsid w:val="00F70782"/>
    <w:rsid w:val="00F7151E"/>
    <w:rsid w:val="00F71AB7"/>
    <w:rsid w:val="00F71D3C"/>
    <w:rsid w:val="00F71EDC"/>
    <w:rsid w:val="00F71FF8"/>
    <w:rsid w:val="00F72075"/>
    <w:rsid w:val="00F726A2"/>
    <w:rsid w:val="00F72964"/>
    <w:rsid w:val="00F73821"/>
    <w:rsid w:val="00F738F0"/>
    <w:rsid w:val="00F73F70"/>
    <w:rsid w:val="00F740A6"/>
    <w:rsid w:val="00F74FF1"/>
    <w:rsid w:val="00F75818"/>
    <w:rsid w:val="00F758BB"/>
    <w:rsid w:val="00F75B47"/>
    <w:rsid w:val="00F7629F"/>
    <w:rsid w:val="00F7682B"/>
    <w:rsid w:val="00F76904"/>
    <w:rsid w:val="00F76D7C"/>
    <w:rsid w:val="00F77332"/>
    <w:rsid w:val="00F77D44"/>
    <w:rsid w:val="00F803C0"/>
    <w:rsid w:val="00F806DD"/>
    <w:rsid w:val="00F807F1"/>
    <w:rsid w:val="00F808ED"/>
    <w:rsid w:val="00F80C48"/>
    <w:rsid w:val="00F80DAA"/>
    <w:rsid w:val="00F80F4D"/>
    <w:rsid w:val="00F8156A"/>
    <w:rsid w:val="00F8184F"/>
    <w:rsid w:val="00F821A1"/>
    <w:rsid w:val="00F8221C"/>
    <w:rsid w:val="00F82442"/>
    <w:rsid w:val="00F825F0"/>
    <w:rsid w:val="00F82727"/>
    <w:rsid w:val="00F83027"/>
    <w:rsid w:val="00F83441"/>
    <w:rsid w:val="00F834D5"/>
    <w:rsid w:val="00F83EB5"/>
    <w:rsid w:val="00F8423C"/>
    <w:rsid w:val="00F84307"/>
    <w:rsid w:val="00F85087"/>
    <w:rsid w:val="00F85411"/>
    <w:rsid w:val="00F8675C"/>
    <w:rsid w:val="00F86CF8"/>
    <w:rsid w:val="00F86EB0"/>
    <w:rsid w:val="00F87459"/>
    <w:rsid w:val="00F87634"/>
    <w:rsid w:val="00F876D9"/>
    <w:rsid w:val="00F87D33"/>
    <w:rsid w:val="00F9044A"/>
    <w:rsid w:val="00F90535"/>
    <w:rsid w:val="00F9071C"/>
    <w:rsid w:val="00F909BD"/>
    <w:rsid w:val="00F90E32"/>
    <w:rsid w:val="00F912AC"/>
    <w:rsid w:val="00F9134B"/>
    <w:rsid w:val="00F91936"/>
    <w:rsid w:val="00F9198D"/>
    <w:rsid w:val="00F92287"/>
    <w:rsid w:val="00F926BC"/>
    <w:rsid w:val="00F92AA2"/>
    <w:rsid w:val="00F9309D"/>
    <w:rsid w:val="00F93241"/>
    <w:rsid w:val="00F93478"/>
    <w:rsid w:val="00F9369A"/>
    <w:rsid w:val="00F938DC"/>
    <w:rsid w:val="00F94020"/>
    <w:rsid w:val="00F944D0"/>
    <w:rsid w:val="00F9469C"/>
    <w:rsid w:val="00F957E6"/>
    <w:rsid w:val="00F95830"/>
    <w:rsid w:val="00F967B1"/>
    <w:rsid w:val="00F96827"/>
    <w:rsid w:val="00F97CE9"/>
    <w:rsid w:val="00F97FCF"/>
    <w:rsid w:val="00FA0E64"/>
    <w:rsid w:val="00FA0E6C"/>
    <w:rsid w:val="00FA133E"/>
    <w:rsid w:val="00FA14DB"/>
    <w:rsid w:val="00FA1933"/>
    <w:rsid w:val="00FA1D4A"/>
    <w:rsid w:val="00FA2244"/>
    <w:rsid w:val="00FA29C8"/>
    <w:rsid w:val="00FA2BBD"/>
    <w:rsid w:val="00FA2CC2"/>
    <w:rsid w:val="00FA3581"/>
    <w:rsid w:val="00FA37EC"/>
    <w:rsid w:val="00FA392A"/>
    <w:rsid w:val="00FA39C2"/>
    <w:rsid w:val="00FA400A"/>
    <w:rsid w:val="00FA40AC"/>
    <w:rsid w:val="00FA4502"/>
    <w:rsid w:val="00FA480B"/>
    <w:rsid w:val="00FA49D3"/>
    <w:rsid w:val="00FA4C99"/>
    <w:rsid w:val="00FA531A"/>
    <w:rsid w:val="00FA5486"/>
    <w:rsid w:val="00FA5749"/>
    <w:rsid w:val="00FA6588"/>
    <w:rsid w:val="00FA6BA3"/>
    <w:rsid w:val="00FA785C"/>
    <w:rsid w:val="00FB0A25"/>
    <w:rsid w:val="00FB0FCF"/>
    <w:rsid w:val="00FB12D5"/>
    <w:rsid w:val="00FB1B23"/>
    <w:rsid w:val="00FB1C6A"/>
    <w:rsid w:val="00FB20AA"/>
    <w:rsid w:val="00FB25B4"/>
    <w:rsid w:val="00FB2655"/>
    <w:rsid w:val="00FB2B00"/>
    <w:rsid w:val="00FB3924"/>
    <w:rsid w:val="00FB3974"/>
    <w:rsid w:val="00FB3DEE"/>
    <w:rsid w:val="00FB461F"/>
    <w:rsid w:val="00FB4B36"/>
    <w:rsid w:val="00FB4B4B"/>
    <w:rsid w:val="00FB5431"/>
    <w:rsid w:val="00FB5478"/>
    <w:rsid w:val="00FB6631"/>
    <w:rsid w:val="00FB66D1"/>
    <w:rsid w:val="00FB67EA"/>
    <w:rsid w:val="00FB6BAE"/>
    <w:rsid w:val="00FB6D04"/>
    <w:rsid w:val="00FB6E3F"/>
    <w:rsid w:val="00FB73F7"/>
    <w:rsid w:val="00FB7629"/>
    <w:rsid w:val="00FB7772"/>
    <w:rsid w:val="00FB7780"/>
    <w:rsid w:val="00FB77D9"/>
    <w:rsid w:val="00FB792D"/>
    <w:rsid w:val="00FB7E22"/>
    <w:rsid w:val="00FC096B"/>
    <w:rsid w:val="00FC0BE5"/>
    <w:rsid w:val="00FC0E03"/>
    <w:rsid w:val="00FC11B4"/>
    <w:rsid w:val="00FC1417"/>
    <w:rsid w:val="00FC1444"/>
    <w:rsid w:val="00FC15FE"/>
    <w:rsid w:val="00FC1637"/>
    <w:rsid w:val="00FC1BF6"/>
    <w:rsid w:val="00FC1CE2"/>
    <w:rsid w:val="00FC1CEF"/>
    <w:rsid w:val="00FC2248"/>
    <w:rsid w:val="00FC242B"/>
    <w:rsid w:val="00FC25AF"/>
    <w:rsid w:val="00FC2940"/>
    <w:rsid w:val="00FC2A95"/>
    <w:rsid w:val="00FC348B"/>
    <w:rsid w:val="00FC34D9"/>
    <w:rsid w:val="00FC36E7"/>
    <w:rsid w:val="00FC3712"/>
    <w:rsid w:val="00FC3B48"/>
    <w:rsid w:val="00FC3B98"/>
    <w:rsid w:val="00FC3EC4"/>
    <w:rsid w:val="00FC4023"/>
    <w:rsid w:val="00FC410B"/>
    <w:rsid w:val="00FC4309"/>
    <w:rsid w:val="00FC4361"/>
    <w:rsid w:val="00FC44DB"/>
    <w:rsid w:val="00FC4607"/>
    <w:rsid w:val="00FC47EE"/>
    <w:rsid w:val="00FC4985"/>
    <w:rsid w:val="00FC4E77"/>
    <w:rsid w:val="00FC512E"/>
    <w:rsid w:val="00FC558F"/>
    <w:rsid w:val="00FC5953"/>
    <w:rsid w:val="00FC5C3B"/>
    <w:rsid w:val="00FC65BE"/>
    <w:rsid w:val="00FC680D"/>
    <w:rsid w:val="00FC703D"/>
    <w:rsid w:val="00FC797D"/>
    <w:rsid w:val="00FC7B0B"/>
    <w:rsid w:val="00FC7B34"/>
    <w:rsid w:val="00FC7F51"/>
    <w:rsid w:val="00FD00C0"/>
    <w:rsid w:val="00FD0397"/>
    <w:rsid w:val="00FD07BE"/>
    <w:rsid w:val="00FD08C3"/>
    <w:rsid w:val="00FD1110"/>
    <w:rsid w:val="00FD111B"/>
    <w:rsid w:val="00FD114D"/>
    <w:rsid w:val="00FD1314"/>
    <w:rsid w:val="00FD1464"/>
    <w:rsid w:val="00FD160D"/>
    <w:rsid w:val="00FD2166"/>
    <w:rsid w:val="00FD24EA"/>
    <w:rsid w:val="00FD2723"/>
    <w:rsid w:val="00FD4C1A"/>
    <w:rsid w:val="00FD4D48"/>
    <w:rsid w:val="00FD5640"/>
    <w:rsid w:val="00FD6E2D"/>
    <w:rsid w:val="00FD78DD"/>
    <w:rsid w:val="00FD7AF9"/>
    <w:rsid w:val="00FD7BC6"/>
    <w:rsid w:val="00FE070B"/>
    <w:rsid w:val="00FE086B"/>
    <w:rsid w:val="00FE1884"/>
    <w:rsid w:val="00FE1B80"/>
    <w:rsid w:val="00FE1C87"/>
    <w:rsid w:val="00FE1D66"/>
    <w:rsid w:val="00FE216B"/>
    <w:rsid w:val="00FE2942"/>
    <w:rsid w:val="00FE2FEC"/>
    <w:rsid w:val="00FE326F"/>
    <w:rsid w:val="00FE359B"/>
    <w:rsid w:val="00FE37CF"/>
    <w:rsid w:val="00FE42B0"/>
    <w:rsid w:val="00FE49A4"/>
    <w:rsid w:val="00FE5037"/>
    <w:rsid w:val="00FE5504"/>
    <w:rsid w:val="00FE596E"/>
    <w:rsid w:val="00FE5C90"/>
    <w:rsid w:val="00FE5D5B"/>
    <w:rsid w:val="00FE63D6"/>
    <w:rsid w:val="00FE6C54"/>
    <w:rsid w:val="00FE6DFD"/>
    <w:rsid w:val="00FE7005"/>
    <w:rsid w:val="00FF0197"/>
    <w:rsid w:val="00FF044D"/>
    <w:rsid w:val="00FF0506"/>
    <w:rsid w:val="00FF0568"/>
    <w:rsid w:val="00FF087D"/>
    <w:rsid w:val="00FF0A37"/>
    <w:rsid w:val="00FF0B2C"/>
    <w:rsid w:val="00FF161A"/>
    <w:rsid w:val="00FF16C2"/>
    <w:rsid w:val="00FF1CD8"/>
    <w:rsid w:val="00FF2106"/>
    <w:rsid w:val="00FF3233"/>
    <w:rsid w:val="00FF3246"/>
    <w:rsid w:val="00FF32D5"/>
    <w:rsid w:val="00FF3DEC"/>
    <w:rsid w:val="00FF3E65"/>
    <w:rsid w:val="00FF4349"/>
    <w:rsid w:val="00FF47FC"/>
    <w:rsid w:val="00FF49CD"/>
    <w:rsid w:val="00FF4CC8"/>
    <w:rsid w:val="00FF4DAA"/>
    <w:rsid w:val="00FF4DBA"/>
    <w:rsid w:val="00FF6387"/>
    <w:rsid w:val="00FF6428"/>
    <w:rsid w:val="00FF649F"/>
    <w:rsid w:val="00FF6FA5"/>
    <w:rsid w:val="00FF71AF"/>
    <w:rsid w:val="00FF72A6"/>
    <w:rsid w:val="00FF75CD"/>
    <w:rsid w:val="00FF7A78"/>
    <w:rsid w:val="00FF7CC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9338E"/>
  <w15:chartTrackingRefBased/>
  <w15:docId w15:val="{573A2AF0-A20C-48D7-80E4-A64207933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0C6"/>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D1295"/>
    <w:pPr>
      <w:keepNext/>
      <w:keepLines/>
      <w:numPr>
        <w:numId w:val="3"/>
      </w:numPr>
      <w:spacing w:before="240" w:line="360" w:lineRule="auto"/>
      <w:jc w:val="both"/>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482A4D"/>
    <w:pPr>
      <w:keepNext/>
      <w:keepLines/>
      <w:numPr>
        <w:ilvl w:val="1"/>
        <w:numId w:val="3"/>
      </w:numPr>
      <w:spacing w:before="40" w:line="360" w:lineRule="auto"/>
      <w:jc w:val="both"/>
      <w:outlineLvl w:val="1"/>
    </w:pPr>
    <w:rPr>
      <w:rFonts w:asciiTheme="majorHAnsi" w:eastAsiaTheme="majorEastAsia" w:hAnsiTheme="majorHAnsi" w:cstheme="majorBidi"/>
      <w:color w:val="2F5496" w:themeColor="accent1" w:themeShade="BF"/>
      <w:sz w:val="26"/>
      <w:szCs w:val="26"/>
      <w:lang w:eastAsia="zh-CN"/>
    </w:rPr>
  </w:style>
  <w:style w:type="paragraph" w:styleId="Heading3">
    <w:name w:val="heading 3"/>
    <w:basedOn w:val="Normal"/>
    <w:next w:val="Normal"/>
    <w:link w:val="Heading3Char"/>
    <w:uiPriority w:val="9"/>
    <w:unhideWhenUsed/>
    <w:qFormat/>
    <w:rsid w:val="00482A4D"/>
    <w:pPr>
      <w:keepNext/>
      <w:keepLines/>
      <w:numPr>
        <w:ilvl w:val="2"/>
        <w:numId w:val="3"/>
      </w:numPr>
      <w:spacing w:before="40" w:line="360" w:lineRule="auto"/>
      <w:jc w:val="both"/>
      <w:outlineLvl w:val="2"/>
    </w:pPr>
    <w:rPr>
      <w:rFonts w:asciiTheme="majorHAnsi" w:eastAsiaTheme="majorEastAsia" w:hAnsiTheme="majorHAnsi" w:cstheme="majorBidi"/>
      <w:color w:val="1F3763" w:themeColor="accent1" w:themeShade="7F"/>
      <w:lang w:eastAsia="zh-CN"/>
    </w:rPr>
  </w:style>
  <w:style w:type="paragraph" w:styleId="Heading4">
    <w:name w:val="heading 4"/>
    <w:basedOn w:val="Normal"/>
    <w:next w:val="Normal"/>
    <w:link w:val="Heading4Char"/>
    <w:uiPriority w:val="9"/>
    <w:semiHidden/>
    <w:unhideWhenUsed/>
    <w:qFormat/>
    <w:rsid w:val="00482A4D"/>
    <w:pPr>
      <w:keepNext/>
      <w:keepLines/>
      <w:numPr>
        <w:ilvl w:val="3"/>
        <w:numId w:val="3"/>
      </w:numPr>
      <w:spacing w:before="40" w:line="360" w:lineRule="auto"/>
      <w:jc w:val="both"/>
      <w:outlineLvl w:val="3"/>
    </w:pPr>
    <w:rPr>
      <w:rFonts w:asciiTheme="majorHAnsi" w:eastAsiaTheme="majorEastAsia" w:hAnsiTheme="majorHAnsi" w:cstheme="majorBidi"/>
      <w:i/>
      <w:iCs/>
      <w:color w:val="2F5496" w:themeColor="accent1" w:themeShade="BF"/>
      <w:sz w:val="20"/>
      <w:szCs w:val="22"/>
      <w:lang w:eastAsia="zh-CN"/>
    </w:rPr>
  </w:style>
  <w:style w:type="paragraph" w:styleId="Heading5">
    <w:name w:val="heading 5"/>
    <w:basedOn w:val="Normal"/>
    <w:next w:val="Normal"/>
    <w:link w:val="Heading5Char"/>
    <w:uiPriority w:val="9"/>
    <w:semiHidden/>
    <w:unhideWhenUsed/>
    <w:qFormat/>
    <w:rsid w:val="00482A4D"/>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82A4D"/>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82A4D"/>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82A4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82A4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B12"/>
    <w:pPr>
      <w:spacing w:after="120" w:line="360" w:lineRule="auto"/>
      <w:ind w:left="720" w:firstLine="340"/>
      <w:jc w:val="both"/>
    </w:pPr>
    <w:rPr>
      <w:rFonts w:ascii="Calibri" w:eastAsiaTheme="minorEastAsia" w:hAnsi="Calibri" w:cstheme="minorBidi"/>
      <w:sz w:val="20"/>
      <w:szCs w:val="22"/>
      <w:lang w:eastAsia="zh-CN"/>
    </w:rPr>
  </w:style>
  <w:style w:type="character" w:styleId="PlaceholderText">
    <w:name w:val="Placeholder Text"/>
    <w:basedOn w:val="DefaultParagraphFont"/>
    <w:uiPriority w:val="99"/>
    <w:semiHidden/>
    <w:rsid w:val="005C3E9E"/>
    <w:rPr>
      <w:color w:val="808080"/>
    </w:rPr>
  </w:style>
  <w:style w:type="character" w:customStyle="1" w:styleId="Heading1Char">
    <w:name w:val="Heading 1 Char"/>
    <w:basedOn w:val="DefaultParagraphFont"/>
    <w:link w:val="Heading1"/>
    <w:uiPriority w:val="9"/>
    <w:rsid w:val="000D1295"/>
    <w:rPr>
      <w:rFonts w:asciiTheme="majorHAnsi" w:eastAsiaTheme="majorEastAsia" w:hAnsiTheme="majorHAnsi" w:cstheme="majorBidi"/>
      <w:color w:val="2F5496" w:themeColor="accent1" w:themeShade="BF"/>
      <w:sz w:val="32"/>
      <w:szCs w:val="32"/>
      <w:lang w:val="en-US" w:eastAsia="en-US"/>
    </w:rPr>
  </w:style>
  <w:style w:type="paragraph" w:customStyle="1" w:styleId="section">
    <w:name w:val="section"/>
    <w:basedOn w:val="Normal"/>
    <w:link w:val="sectionChar"/>
    <w:qFormat/>
    <w:rsid w:val="00734F70"/>
    <w:pPr>
      <w:numPr>
        <w:numId w:val="1"/>
      </w:numPr>
      <w:spacing w:before="120" w:after="120" w:line="360" w:lineRule="auto"/>
      <w:jc w:val="both"/>
    </w:pPr>
    <w:rPr>
      <w:rFonts w:asciiTheme="majorHAnsi" w:eastAsiaTheme="majorEastAsia" w:hAnsiTheme="majorHAnsi" w:cstheme="majorBidi"/>
      <w:b/>
      <w:szCs w:val="32"/>
      <w:lang w:val="en-US" w:eastAsia="en-US"/>
    </w:rPr>
  </w:style>
  <w:style w:type="paragraph" w:customStyle="1" w:styleId="subsection">
    <w:name w:val="subsection"/>
    <w:basedOn w:val="Normal"/>
    <w:next w:val="Normal"/>
    <w:link w:val="subsectionChar"/>
    <w:qFormat/>
    <w:rsid w:val="001F5563"/>
    <w:pPr>
      <w:numPr>
        <w:ilvl w:val="1"/>
        <w:numId w:val="1"/>
      </w:numPr>
      <w:spacing w:before="120" w:after="120" w:line="360" w:lineRule="auto"/>
      <w:jc w:val="both"/>
    </w:pPr>
    <w:rPr>
      <w:rFonts w:ascii="Calibri" w:eastAsiaTheme="minorEastAsia" w:hAnsi="Calibri" w:cstheme="minorBidi"/>
      <w:i/>
      <w:sz w:val="20"/>
      <w:szCs w:val="22"/>
      <w:lang w:eastAsia="zh-CN"/>
    </w:rPr>
  </w:style>
  <w:style w:type="character" w:customStyle="1" w:styleId="Heading2Char">
    <w:name w:val="Heading 2 Char"/>
    <w:basedOn w:val="DefaultParagraphFont"/>
    <w:link w:val="Heading2"/>
    <w:uiPriority w:val="9"/>
    <w:semiHidden/>
    <w:rsid w:val="00482A4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82A4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82A4D"/>
    <w:rPr>
      <w:rFonts w:asciiTheme="majorHAnsi" w:eastAsiaTheme="majorEastAsia" w:hAnsiTheme="majorHAnsi" w:cstheme="majorBidi"/>
      <w:i/>
      <w:iCs/>
      <w:color w:val="2F5496" w:themeColor="accent1" w:themeShade="BF"/>
      <w:sz w:val="20"/>
    </w:rPr>
  </w:style>
  <w:style w:type="character" w:customStyle="1" w:styleId="Heading5Char">
    <w:name w:val="Heading 5 Char"/>
    <w:basedOn w:val="DefaultParagraphFont"/>
    <w:link w:val="Heading5"/>
    <w:uiPriority w:val="9"/>
    <w:semiHidden/>
    <w:rsid w:val="00482A4D"/>
    <w:rPr>
      <w:rFonts w:asciiTheme="majorHAnsi" w:eastAsiaTheme="majorEastAsia" w:hAnsiTheme="majorHAnsi" w:cstheme="majorBidi"/>
      <w:color w:val="2F5496" w:themeColor="accent1" w:themeShade="BF"/>
      <w:sz w:val="20"/>
    </w:rPr>
  </w:style>
  <w:style w:type="character" w:customStyle="1" w:styleId="Heading6Char">
    <w:name w:val="Heading 6 Char"/>
    <w:basedOn w:val="DefaultParagraphFont"/>
    <w:link w:val="Heading6"/>
    <w:uiPriority w:val="9"/>
    <w:semiHidden/>
    <w:rsid w:val="00482A4D"/>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482A4D"/>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482A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82A4D"/>
    <w:rPr>
      <w:rFonts w:asciiTheme="majorHAnsi" w:eastAsiaTheme="majorEastAsia" w:hAnsiTheme="majorHAnsi" w:cstheme="majorBidi"/>
      <w:i/>
      <w:iCs/>
      <w:color w:val="272727" w:themeColor="text1" w:themeTint="D8"/>
      <w:sz w:val="21"/>
      <w:szCs w:val="21"/>
    </w:rPr>
  </w:style>
  <w:style w:type="paragraph" w:customStyle="1" w:styleId="subsubsection">
    <w:name w:val="subsubsection"/>
    <w:basedOn w:val="subsection"/>
    <w:qFormat/>
    <w:rsid w:val="000702C5"/>
    <w:pPr>
      <w:numPr>
        <w:ilvl w:val="2"/>
      </w:numPr>
    </w:pPr>
  </w:style>
  <w:style w:type="paragraph" w:customStyle="1" w:styleId="EndNoteBibliographyTitle">
    <w:name w:val="EndNote Bibliography Title"/>
    <w:basedOn w:val="Normal"/>
    <w:link w:val="EndNoteBibliographyTitleChar"/>
    <w:rsid w:val="00974A0F"/>
    <w:pPr>
      <w:spacing w:line="360" w:lineRule="auto"/>
      <w:ind w:firstLine="340"/>
      <w:jc w:val="center"/>
    </w:pPr>
    <w:rPr>
      <w:rFonts w:ascii="Calibri" w:eastAsiaTheme="minorEastAsia" w:hAnsi="Calibri" w:cs="Calibri"/>
      <w:noProof/>
      <w:sz w:val="20"/>
      <w:szCs w:val="22"/>
      <w:lang w:eastAsia="zh-CN"/>
    </w:rPr>
  </w:style>
  <w:style w:type="character" w:customStyle="1" w:styleId="EndNoteBibliographyTitleChar">
    <w:name w:val="EndNote Bibliography Title Char"/>
    <w:basedOn w:val="DefaultParagraphFont"/>
    <w:link w:val="EndNoteBibliographyTitle"/>
    <w:rsid w:val="00974A0F"/>
    <w:rPr>
      <w:rFonts w:ascii="Calibri" w:hAnsi="Calibri" w:cs="Calibri"/>
      <w:noProof/>
      <w:sz w:val="20"/>
    </w:rPr>
  </w:style>
  <w:style w:type="paragraph" w:customStyle="1" w:styleId="EndNoteBibliography">
    <w:name w:val="EndNote Bibliography"/>
    <w:basedOn w:val="Normal"/>
    <w:link w:val="EndNoteBibliographyChar"/>
    <w:rsid w:val="005E70E5"/>
    <w:pPr>
      <w:spacing w:after="120"/>
      <w:ind w:left="340" w:hanging="340"/>
      <w:jc w:val="both"/>
    </w:pPr>
    <w:rPr>
      <w:rFonts w:ascii="Calibri" w:eastAsiaTheme="minorEastAsia" w:hAnsi="Calibri" w:cs="Calibri"/>
      <w:noProof/>
      <w:sz w:val="20"/>
      <w:szCs w:val="22"/>
      <w:lang w:eastAsia="zh-CN"/>
    </w:rPr>
  </w:style>
  <w:style w:type="character" w:customStyle="1" w:styleId="EndNoteBibliographyChar">
    <w:name w:val="EndNote Bibliography Char"/>
    <w:basedOn w:val="DefaultParagraphFont"/>
    <w:link w:val="EndNoteBibliography"/>
    <w:rsid w:val="005E70E5"/>
    <w:rPr>
      <w:rFonts w:ascii="Calibri" w:hAnsi="Calibri" w:cs="Calibri"/>
      <w:noProof/>
      <w:sz w:val="20"/>
    </w:rPr>
  </w:style>
  <w:style w:type="character" w:styleId="Hyperlink">
    <w:name w:val="Hyperlink"/>
    <w:basedOn w:val="DefaultParagraphFont"/>
    <w:uiPriority w:val="99"/>
    <w:unhideWhenUsed/>
    <w:rsid w:val="004A41E5"/>
    <w:rPr>
      <w:color w:val="0563C1" w:themeColor="hyperlink"/>
      <w:u w:val="single"/>
    </w:rPr>
  </w:style>
  <w:style w:type="character" w:styleId="UnresolvedMention">
    <w:name w:val="Unresolved Mention"/>
    <w:basedOn w:val="DefaultParagraphFont"/>
    <w:uiPriority w:val="99"/>
    <w:semiHidden/>
    <w:unhideWhenUsed/>
    <w:rsid w:val="004A41E5"/>
    <w:rPr>
      <w:color w:val="605E5C"/>
      <w:shd w:val="clear" w:color="auto" w:fill="E1DFDD"/>
    </w:rPr>
  </w:style>
  <w:style w:type="paragraph" w:styleId="Caption">
    <w:name w:val="caption"/>
    <w:basedOn w:val="Normal"/>
    <w:next w:val="Normal"/>
    <w:uiPriority w:val="35"/>
    <w:unhideWhenUsed/>
    <w:qFormat/>
    <w:rsid w:val="006757B2"/>
    <w:pPr>
      <w:spacing w:after="200"/>
      <w:ind w:firstLine="340"/>
      <w:jc w:val="center"/>
    </w:pPr>
    <w:rPr>
      <w:rFonts w:ascii="Calibri" w:eastAsiaTheme="minorEastAsia" w:hAnsi="Calibri" w:cstheme="minorBidi"/>
      <w:iCs/>
      <w:sz w:val="18"/>
      <w:szCs w:val="18"/>
      <w:lang w:eastAsia="zh-CN"/>
    </w:rPr>
  </w:style>
  <w:style w:type="table" w:styleId="TableGrid">
    <w:name w:val="Table Grid"/>
    <w:basedOn w:val="TableNormal"/>
    <w:uiPriority w:val="39"/>
    <w:rsid w:val="00E92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05FC5"/>
    <w:rPr>
      <w:color w:val="954F72" w:themeColor="followedHyperlink"/>
      <w:u w:val="single"/>
    </w:rPr>
  </w:style>
  <w:style w:type="paragraph" w:styleId="Header">
    <w:name w:val="header"/>
    <w:basedOn w:val="Normal"/>
    <w:link w:val="HeaderChar"/>
    <w:uiPriority w:val="99"/>
    <w:unhideWhenUsed/>
    <w:rsid w:val="00C56480"/>
    <w:pPr>
      <w:tabs>
        <w:tab w:val="center" w:pos="4513"/>
        <w:tab w:val="right" w:pos="9026"/>
      </w:tabs>
      <w:ind w:firstLine="340"/>
      <w:jc w:val="both"/>
    </w:pPr>
    <w:rPr>
      <w:rFonts w:ascii="Calibri" w:eastAsiaTheme="minorEastAsia" w:hAnsi="Calibri" w:cstheme="minorBidi"/>
      <w:sz w:val="20"/>
      <w:szCs w:val="22"/>
      <w:lang w:eastAsia="zh-CN"/>
    </w:rPr>
  </w:style>
  <w:style w:type="character" w:customStyle="1" w:styleId="HeaderChar">
    <w:name w:val="Header Char"/>
    <w:basedOn w:val="DefaultParagraphFont"/>
    <w:link w:val="Header"/>
    <w:uiPriority w:val="99"/>
    <w:rsid w:val="00C56480"/>
    <w:rPr>
      <w:sz w:val="20"/>
    </w:rPr>
  </w:style>
  <w:style w:type="paragraph" w:styleId="Footer">
    <w:name w:val="footer"/>
    <w:basedOn w:val="Normal"/>
    <w:link w:val="FooterChar"/>
    <w:uiPriority w:val="99"/>
    <w:unhideWhenUsed/>
    <w:rsid w:val="00C56480"/>
    <w:pPr>
      <w:tabs>
        <w:tab w:val="center" w:pos="4513"/>
        <w:tab w:val="right" w:pos="9026"/>
      </w:tabs>
      <w:ind w:firstLine="340"/>
      <w:jc w:val="both"/>
    </w:pPr>
    <w:rPr>
      <w:rFonts w:ascii="Calibri" w:eastAsiaTheme="minorEastAsia" w:hAnsi="Calibri" w:cstheme="minorBidi"/>
      <w:sz w:val="20"/>
      <w:szCs w:val="22"/>
      <w:lang w:eastAsia="zh-CN"/>
    </w:rPr>
  </w:style>
  <w:style w:type="character" w:customStyle="1" w:styleId="FooterChar">
    <w:name w:val="Footer Char"/>
    <w:basedOn w:val="DefaultParagraphFont"/>
    <w:link w:val="Footer"/>
    <w:uiPriority w:val="99"/>
    <w:rsid w:val="00C56480"/>
    <w:rPr>
      <w:sz w:val="20"/>
    </w:rPr>
  </w:style>
  <w:style w:type="character" w:customStyle="1" w:styleId="sectionChar">
    <w:name w:val="section Char"/>
    <w:basedOn w:val="DefaultParagraphFont"/>
    <w:link w:val="section"/>
    <w:rsid w:val="00734F70"/>
    <w:rPr>
      <w:rFonts w:asciiTheme="majorHAnsi" w:eastAsiaTheme="majorEastAsia" w:hAnsiTheme="majorHAnsi" w:cstheme="majorBidi"/>
      <w:b/>
      <w:sz w:val="24"/>
      <w:szCs w:val="32"/>
      <w:lang w:val="en-US" w:eastAsia="en-US"/>
    </w:rPr>
  </w:style>
  <w:style w:type="character" w:customStyle="1" w:styleId="subsectionChar">
    <w:name w:val="subsection Char"/>
    <w:basedOn w:val="DefaultParagraphFont"/>
    <w:link w:val="subsection"/>
    <w:rsid w:val="001F5563"/>
    <w:rPr>
      <w:rFonts w:ascii="Calibri" w:hAnsi="Calibri"/>
      <w:i/>
      <w:sz w:val="20"/>
    </w:rPr>
  </w:style>
  <w:style w:type="paragraph" w:styleId="Title">
    <w:name w:val="Title"/>
    <w:basedOn w:val="Normal"/>
    <w:next w:val="Normal"/>
    <w:link w:val="TitleChar"/>
    <w:uiPriority w:val="10"/>
    <w:qFormat/>
    <w:rsid w:val="00294633"/>
    <w:pPr>
      <w:ind w:firstLine="340"/>
      <w:contextualSpacing/>
      <w:jc w:val="both"/>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29463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F23D52"/>
    <w:pPr>
      <w:numPr>
        <w:numId w:val="0"/>
      </w:numPr>
      <w:spacing w:line="259" w:lineRule="auto"/>
      <w:jc w:val="left"/>
      <w:outlineLvl w:val="9"/>
    </w:pPr>
  </w:style>
  <w:style w:type="paragraph" w:styleId="TOC1">
    <w:name w:val="toc 1"/>
    <w:basedOn w:val="Normal"/>
    <w:next w:val="Normal"/>
    <w:autoRedefine/>
    <w:uiPriority w:val="39"/>
    <w:unhideWhenUsed/>
    <w:rsid w:val="00294633"/>
    <w:pPr>
      <w:spacing w:after="100" w:line="360" w:lineRule="auto"/>
      <w:ind w:firstLine="340"/>
      <w:jc w:val="both"/>
    </w:pPr>
    <w:rPr>
      <w:rFonts w:ascii="Calibri" w:eastAsiaTheme="minorEastAsia" w:hAnsi="Calibri" w:cstheme="minorBidi"/>
      <w:sz w:val="20"/>
      <w:szCs w:val="22"/>
      <w:lang w:eastAsia="zh-CN"/>
    </w:rPr>
  </w:style>
  <w:style w:type="paragraph" w:styleId="TOC2">
    <w:name w:val="toc 2"/>
    <w:basedOn w:val="Normal"/>
    <w:next w:val="Normal"/>
    <w:autoRedefine/>
    <w:uiPriority w:val="39"/>
    <w:unhideWhenUsed/>
    <w:rsid w:val="00F23D52"/>
    <w:pPr>
      <w:spacing w:after="100" w:line="360" w:lineRule="auto"/>
      <w:ind w:left="200" w:firstLine="340"/>
      <w:jc w:val="both"/>
    </w:pPr>
    <w:rPr>
      <w:rFonts w:ascii="Calibri" w:eastAsiaTheme="minorEastAsia" w:hAnsi="Calibri" w:cstheme="minorBidi"/>
      <w:sz w:val="20"/>
      <w:szCs w:val="22"/>
      <w:lang w:eastAsia="zh-CN"/>
    </w:rPr>
  </w:style>
  <w:style w:type="paragraph" w:styleId="Revision">
    <w:name w:val="Revision"/>
    <w:hidden/>
    <w:uiPriority w:val="99"/>
    <w:semiHidden/>
    <w:rsid w:val="00041855"/>
    <w:pPr>
      <w:spacing w:after="0" w:line="240" w:lineRule="auto"/>
    </w:pPr>
    <w:rPr>
      <w:rFonts w:ascii="Calibri" w:hAnsi="Calibri"/>
      <w:sz w:val="20"/>
    </w:rPr>
  </w:style>
  <w:style w:type="character" w:styleId="CommentReference">
    <w:name w:val="annotation reference"/>
    <w:basedOn w:val="DefaultParagraphFont"/>
    <w:uiPriority w:val="99"/>
    <w:semiHidden/>
    <w:unhideWhenUsed/>
    <w:rsid w:val="00FE6DFD"/>
    <w:rPr>
      <w:sz w:val="16"/>
      <w:szCs w:val="16"/>
    </w:rPr>
  </w:style>
  <w:style w:type="paragraph" w:styleId="CommentText">
    <w:name w:val="annotation text"/>
    <w:basedOn w:val="Normal"/>
    <w:link w:val="CommentTextChar"/>
    <w:uiPriority w:val="99"/>
    <w:unhideWhenUsed/>
    <w:rsid w:val="00FE6DFD"/>
    <w:pPr>
      <w:spacing w:after="120"/>
      <w:ind w:firstLine="340"/>
      <w:jc w:val="both"/>
    </w:pPr>
    <w:rPr>
      <w:rFonts w:ascii="Calibri" w:eastAsiaTheme="minorEastAsia" w:hAnsi="Calibri" w:cstheme="minorBidi"/>
      <w:sz w:val="20"/>
      <w:szCs w:val="20"/>
      <w:lang w:eastAsia="zh-CN"/>
    </w:rPr>
  </w:style>
  <w:style w:type="character" w:customStyle="1" w:styleId="CommentTextChar">
    <w:name w:val="Comment Text Char"/>
    <w:basedOn w:val="DefaultParagraphFont"/>
    <w:link w:val="CommentText"/>
    <w:uiPriority w:val="99"/>
    <w:rsid w:val="00FE6DFD"/>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FE6DFD"/>
    <w:rPr>
      <w:b/>
      <w:bCs/>
    </w:rPr>
  </w:style>
  <w:style w:type="character" w:customStyle="1" w:styleId="CommentSubjectChar">
    <w:name w:val="Comment Subject Char"/>
    <w:basedOn w:val="CommentTextChar"/>
    <w:link w:val="CommentSubject"/>
    <w:uiPriority w:val="99"/>
    <w:semiHidden/>
    <w:rsid w:val="00FE6DFD"/>
    <w:rPr>
      <w:rFonts w:ascii="Calibri" w:hAnsi="Calibri"/>
      <w:b/>
      <w:bCs/>
      <w:sz w:val="20"/>
      <w:szCs w:val="20"/>
    </w:rPr>
  </w:style>
  <w:style w:type="paragraph" w:styleId="FootnoteText">
    <w:name w:val="footnote text"/>
    <w:basedOn w:val="Normal"/>
    <w:link w:val="FootnoteTextChar"/>
    <w:uiPriority w:val="99"/>
    <w:semiHidden/>
    <w:unhideWhenUsed/>
    <w:rsid w:val="001F505F"/>
    <w:pPr>
      <w:ind w:firstLine="340"/>
      <w:jc w:val="both"/>
    </w:pPr>
    <w:rPr>
      <w:rFonts w:ascii="Calibri" w:eastAsiaTheme="minorEastAsia" w:hAnsi="Calibri" w:cstheme="minorBidi"/>
      <w:sz w:val="20"/>
      <w:szCs w:val="20"/>
      <w:lang w:eastAsia="zh-CN"/>
    </w:rPr>
  </w:style>
  <w:style w:type="character" w:customStyle="1" w:styleId="FootnoteTextChar">
    <w:name w:val="Footnote Text Char"/>
    <w:basedOn w:val="DefaultParagraphFont"/>
    <w:link w:val="FootnoteText"/>
    <w:uiPriority w:val="99"/>
    <w:semiHidden/>
    <w:rsid w:val="001F505F"/>
    <w:rPr>
      <w:rFonts w:ascii="Calibri" w:hAnsi="Calibri"/>
      <w:sz w:val="20"/>
      <w:szCs w:val="20"/>
    </w:rPr>
  </w:style>
  <w:style w:type="character" w:styleId="FootnoteReference">
    <w:name w:val="footnote reference"/>
    <w:basedOn w:val="DefaultParagraphFont"/>
    <w:uiPriority w:val="99"/>
    <w:semiHidden/>
    <w:unhideWhenUsed/>
    <w:rsid w:val="001F505F"/>
    <w:rPr>
      <w:vertAlign w:val="superscript"/>
    </w:rPr>
  </w:style>
  <w:style w:type="paragraph" w:styleId="EndnoteText">
    <w:name w:val="endnote text"/>
    <w:basedOn w:val="Normal"/>
    <w:link w:val="EndnoteTextChar"/>
    <w:uiPriority w:val="99"/>
    <w:semiHidden/>
    <w:unhideWhenUsed/>
    <w:rsid w:val="003B03F5"/>
    <w:rPr>
      <w:szCs w:val="20"/>
    </w:rPr>
  </w:style>
  <w:style w:type="character" w:customStyle="1" w:styleId="EndnoteTextChar">
    <w:name w:val="Endnote Text Char"/>
    <w:basedOn w:val="DefaultParagraphFont"/>
    <w:link w:val="EndnoteText"/>
    <w:uiPriority w:val="99"/>
    <w:semiHidden/>
    <w:rsid w:val="003B03F5"/>
    <w:rPr>
      <w:rFonts w:ascii="Calibri" w:hAnsi="Calibri"/>
      <w:sz w:val="20"/>
      <w:szCs w:val="20"/>
    </w:rPr>
  </w:style>
  <w:style w:type="character" w:styleId="EndnoteReference">
    <w:name w:val="endnote reference"/>
    <w:basedOn w:val="DefaultParagraphFont"/>
    <w:uiPriority w:val="99"/>
    <w:semiHidden/>
    <w:unhideWhenUsed/>
    <w:rsid w:val="003B03F5"/>
    <w:rPr>
      <w:vertAlign w:val="superscript"/>
    </w:rPr>
  </w:style>
  <w:style w:type="paragraph" w:customStyle="1" w:styleId="NoSpacing1">
    <w:name w:val="No Spacing1"/>
    <w:basedOn w:val="Normal"/>
    <w:link w:val="NospacingChar"/>
    <w:qFormat/>
    <w:rsid w:val="008D5F66"/>
    <w:pPr>
      <w:ind w:firstLine="340"/>
      <w:jc w:val="both"/>
    </w:pPr>
    <w:rPr>
      <w:rFonts w:ascii="Calibri" w:eastAsiaTheme="minorEastAsia" w:hAnsi="Calibri" w:cstheme="minorBidi"/>
      <w:sz w:val="20"/>
      <w:szCs w:val="22"/>
      <w:lang w:eastAsia="zh-CN"/>
    </w:rPr>
  </w:style>
  <w:style w:type="character" w:customStyle="1" w:styleId="NospacingChar">
    <w:name w:val="No spacing Char"/>
    <w:basedOn w:val="DefaultParagraphFont"/>
    <w:link w:val="NoSpacing1"/>
    <w:rsid w:val="008D5F66"/>
    <w:rPr>
      <w:rFonts w:ascii="Calibri" w:hAnsi="Calibri"/>
      <w:sz w:val="20"/>
    </w:rPr>
  </w:style>
  <w:style w:type="paragraph" w:customStyle="1" w:styleId="pf0">
    <w:name w:val="pf0"/>
    <w:basedOn w:val="Normal"/>
    <w:rsid w:val="00612E17"/>
    <w:pPr>
      <w:spacing w:before="100" w:beforeAutospacing="1" w:after="100" w:afterAutospacing="1"/>
    </w:pPr>
    <w:rPr>
      <w:lang w:eastAsia="zh-CN"/>
    </w:rPr>
  </w:style>
  <w:style w:type="character" w:customStyle="1" w:styleId="cf01">
    <w:name w:val="cf01"/>
    <w:basedOn w:val="DefaultParagraphFont"/>
    <w:rsid w:val="00612E17"/>
    <w:rPr>
      <w:rFonts w:ascii="Segoe UI" w:hAnsi="Segoe UI" w:cs="Segoe UI" w:hint="default"/>
      <w:sz w:val="18"/>
      <w:szCs w:val="18"/>
    </w:rPr>
  </w:style>
  <w:style w:type="character" w:styleId="Mention">
    <w:name w:val="Mention"/>
    <w:basedOn w:val="DefaultParagraphFont"/>
    <w:uiPriority w:val="99"/>
    <w:unhideWhenUsed/>
    <w:rsid w:val="00932BE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644">
      <w:bodyDiv w:val="1"/>
      <w:marLeft w:val="0"/>
      <w:marRight w:val="0"/>
      <w:marTop w:val="0"/>
      <w:marBottom w:val="0"/>
      <w:divBdr>
        <w:top w:val="none" w:sz="0" w:space="0" w:color="auto"/>
        <w:left w:val="none" w:sz="0" w:space="0" w:color="auto"/>
        <w:bottom w:val="none" w:sz="0" w:space="0" w:color="auto"/>
        <w:right w:val="none" w:sz="0" w:space="0" w:color="auto"/>
      </w:divBdr>
    </w:div>
    <w:div w:id="27996740">
      <w:bodyDiv w:val="1"/>
      <w:marLeft w:val="0"/>
      <w:marRight w:val="0"/>
      <w:marTop w:val="0"/>
      <w:marBottom w:val="0"/>
      <w:divBdr>
        <w:top w:val="none" w:sz="0" w:space="0" w:color="auto"/>
        <w:left w:val="none" w:sz="0" w:space="0" w:color="auto"/>
        <w:bottom w:val="none" w:sz="0" w:space="0" w:color="auto"/>
        <w:right w:val="none" w:sz="0" w:space="0" w:color="auto"/>
      </w:divBdr>
    </w:div>
    <w:div w:id="83454527">
      <w:bodyDiv w:val="1"/>
      <w:marLeft w:val="0"/>
      <w:marRight w:val="0"/>
      <w:marTop w:val="0"/>
      <w:marBottom w:val="0"/>
      <w:divBdr>
        <w:top w:val="none" w:sz="0" w:space="0" w:color="auto"/>
        <w:left w:val="none" w:sz="0" w:space="0" w:color="auto"/>
        <w:bottom w:val="none" w:sz="0" w:space="0" w:color="auto"/>
        <w:right w:val="none" w:sz="0" w:space="0" w:color="auto"/>
      </w:divBdr>
    </w:div>
    <w:div w:id="183205201">
      <w:bodyDiv w:val="1"/>
      <w:marLeft w:val="0"/>
      <w:marRight w:val="0"/>
      <w:marTop w:val="0"/>
      <w:marBottom w:val="0"/>
      <w:divBdr>
        <w:top w:val="none" w:sz="0" w:space="0" w:color="auto"/>
        <w:left w:val="none" w:sz="0" w:space="0" w:color="auto"/>
        <w:bottom w:val="none" w:sz="0" w:space="0" w:color="auto"/>
        <w:right w:val="none" w:sz="0" w:space="0" w:color="auto"/>
      </w:divBdr>
    </w:div>
    <w:div w:id="243951264">
      <w:bodyDiv w:val="1"/>
      <w:marLeft w:val="0"/>
      <w:marRight w:val="0"/>
      <w:marTop w:val="0"/>
      <w:marBottom w:val="0"/>
      <w:divBdr>
        <w:top w:val="none" w:sz="0" w:space="0" w:color="auto"/>
        <w:left w:val="none" w:sz="0" w:space="0" w:color="auto"/>
        <w:bottom w:val="none" w:sz="0" w:space="0" w:color="auto"/>
        <w:right w:val="none" w:sz="0" w:space="0" w:color="auto"/>
      </w:divBdr>
    </w:div>
    <w:div w:id="255941085">
      <w:bodyDiv w:val="1"/>
      <w:marLeft w:val="0"/>
      <w:marRight w:val="0"/>
      <w:marTop w:val="0"/>
      <w:marBottom w:val="0"/>
      <w:divBdr>
        <w:top w:val="none" w:sz="0" w:space="0" w:color="auto"/>
        <w:left w:val="none" w:sz="0" w:space="0" w:color="auto"/>
        <w:bottom w:val="none" w:sz="0" w:space="0" w:color="auto"/>
        <w:right w:val="none" w:sz="0" w:space="0" w:color="auto"/>
      </w:divBdr>
    </w:div>
    <w:div w:id="299724257">
      <w:bodyDiv w:val="1"/>
      <w:marLeft w:val="0"/>
      <w:marRight w:val="0"/>
      <w:marTop w:val="0"/>
      <w:marBottom w:val="0"/>
      <w:divBdr>
        <w:top w:val="none" w:sz="0" w:space="0" w:color="auto"/>
        <w:left w:val="none" w:sz="0" w:space="0" w:color="auto"/>
        <w:bottom w:val="none" w:sz="0" w:space="0" w:color="auto"/>
        <w:right w:val="none" w:sz="0" w:space="0" w:color="auto"/>
      </w:divBdr>
    </w:div>
    <w:div w:id="300963860">
      <w:bodyDiv w:val="1"/>
      <w:marLeft w:val="0"/>
      <w:marRight w:val="0"/>
      <w:marTop w:val="0"/>
      <w:marBottom w:val="0"/>
      <w:divBdr>
        <w:top w:val="none" w:sz="0" w:space="0" w:color="auto"/>
        <w:left w:val="none" w:sz="0" w:space="0" w:color="auto"/>
        <w:bottom w:val="none" w:sz="0" w:space="0" w:color="auto"/>
        <w:right w:val="none" w:sz="0" w:space="0" w:color="auto"/>
      </w:divBdr>
    </w:div>
    <w:div w:id="307783189">
      <w:bodyDiv w:val="1"/>
      <w:marLeft w:val="0"/>
      <w:marRight w:val="0"/>
      <w:marTop w:val="0"/>
      <w:marBottom w:val="0"/>
      <w:divBdr>
        <w:top w:val="none" w:sz="0" w:space="0" w:color="auto"/>
        <w:left w:val="none" w:sz="0" w:space="0" w:color="auto"/>
        <w:bottom w:val="none" w:sz="0" w:space="0" w:color="auto"/>
        <w:right w:val="none" w:sz="0" w:space="0" w:color="auto"/>
      </w:divBdr>
    </w:div>
    <w:div w:id="315843495">
      <w:bodyDiv w:val="1"/>
      <w:marLeft w:val="0"/>
      <w:marRight w:val="0"/>
      <w:marTop w:val="0"/>
      <w:marBottom w:val="0"/>
      <w:divBdr>
        <w:top w:val="none" w:sz="0" w:space="0" w:color="auto"/>
        <w:left w:val="none" w:sz="0" w:space="0" w:color="auto"/>
        <w:bottom w:val="none" w:sz="0" w:space="0" w:color="auto"/>
        <w:right w:val="none" w:sz="0" w:space="0" w:color="auto"/>
      </w:divBdr>
      <w:divsChild>
        <w:div w:id="651832805">
          <w:marLeft w:val="0"/>
          <w:marRight w:val="0"/>
          <w:marTop w:val="0"/>
          <w:marBottom w:val="0"/>
          <w:divBdr>
            <w:top w:val="none" w:sz="0" w:space="0" w:color="auto"/>
            <w:left w:val="none" w:sz="0" w:space="0" w:color="auto"/>
            <w:bottom w:val="none" w:sz="0" w:space="0" w:color="auto"/>
            <w:right w:val="none" w:sz="0" w:space="0" w:color="auto"/>
          </w:divBdr>
          <w:divsChild>
            <w:div w:id="1219901028">
              <w:marLeft w:val="0"/>
              <w:marRight w:val="0"/>
              <w:marTop w:val="0"/>
              <w:marBottom w:val="0"/>
              <w:divBdr>
                <w:top w:val="none" w:sz="0" w:space="0" w:color="auto"/>
                <w:left w:val="none" w:sz="0" w:space="0" w:color="auto"/>
                <w:bottom w:val="none" w:sz="0" w:space="0" w:color="auto"/>
                <w:right w:val="none" w:sz="0" w:space="0" w:color="auto"/>
              </w:divBdr>
              <w:divsChild>
                <w:div w:id="72515413">
                  <w:marLeft w:val="0"/>
                  <w:marRight w:val="0"/>
                  <w:marTop w:val="0"/>
                  <w:marBottom w:val="0"/>
                  <w:divBdr>
                    <w:top w:val="none" w:sz="0" w:space="0" w:color="auto"/>
                    <w:left w:val="none" w:sz="0" w:space="0" w:color="auto"/>
                    <w:bottom w:val="none" w:sz="0" w:space="0" w:color="auto"/>
                    <w:right w:val="none" w:sz="0" w:space="0" w:color="auto"/>
                  </w:divBdr>
                  <w:divsChild>
                    <w:div w:id="1405908040">
                      <w:marLeft w:val="0"/>
                      <w:marRight w:val="0"/>
                      <w:marTop w:val="0"/>
                      <w:marBottom w:val="0"/>
                      <w:divBdr>
                        <w:top w:val="none" w:sz="0" w:space="0" w:color="auto"/>
                        <w:left w:val="none" w:sz="0" w:space="0" w:color="auto"/>
                        <w:bottom w:val="none" w:sz="0" w:space="0" w:color="auto"/>
                        <w:right w:val="none" w:sz="0" w:space="0" w:color="auto"/>
                      </w:divBdr>
                    </w:div>
                    <w:div w:id="2139637882">
                      <w:marLeft w:val="0"/>
                      <w:marRight w:val="0"/>
                      <w:marTop w:val="0"/>
                      <w:marBottom w:val="0"/>
                      <w:divBdr>
                        <w:top w:val="none" w:sz="0" w:space="0" w:color="auto"/>
                        <w:left w:val="none" w:sz="0" w:space="0" w:color="auto"/>
                        <w:bottom w:val="none" w:sz="0" w:space="0" w:color="auto"/>
                        <w:right w:val="none" w:sz="0" w:space="0" w:color="auto"/>
                      </w:divBdr>
                      <w:divsChild>
                        <w:div w:id="4360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7040">
                  <w:marLeft w:val="0"/>
                  <w:marRight w:val="0"/>
                  <w:marTop w:val="0"/>
                  <w:marBottom w:val="0"/>
                  <w:divBdr>
                    <w:top w:val="none" w:sz="0" w:space="0" w:color="auto"/>
                    <w:left w:val="none" w:sz="0" w:space="0" w:color="auto"/>
                    <w:bottom w:val="none" w:sz="0" w:space="0" w:color="auto"/>
                    <w:right w:val="none" w:sz="0" w:space="0" w:color="auto"/>
                  </w:divBdr>
                  <w:divsChild>
                    <w:div w:id="270552265">
                      <w:marLeft w:val="0"/>
                      <w:marRight w:val="0"/>
                      <w:marTop w:val="0"/>
                      <w:marBottom w:val="0"/>
                      <w:divBdr>
                        <w:top w:val="none" w:sz="0" w:space="0" w:color="auto"/>
                        <w:left w:val="none" w:sz="0" w:space="0" w:color="auto"/>
                        <w:bottom w:val="none" w:sz="0" w:space="0" w:color="auto"/>
                        <w:right w:val="none" w:sz="0" w:space="0" w:color="auto"/>
                      </w:divBdr>
                    </w:div>
                    <w:div w:id="1680695547">
                      <w:marLeft w:val="0"/>
                      <w:marRight w:val="0"/>
                      <w:marTop w:val="0"/>
                      <w:marBottom w:val="0"/>
                      <w:divBdr>
                        <w:top w:val="none" w:sz="0" w:space="0" w:color="auto"/>
                        <w:left w:val="none" w:sz="0" w:space="0" w:color="auto"/>
                        <w:bottom w:val="none" w:sz="0" w:space="0" w:color="auto"/>
                        <w:right w:val="none" w:sz="0" w:space="0" w:color="auto"/>
                      </w:divBdr>
                    </w:div>
                    <w:div w:id="308824198">
                      <w:marLeft w:val="0"/>
                      <w:marRight w:val="0"/>
                      <w:marTop w:val="0"/>
                      <w:marBottom w:val="0"/>
                      <w:divBdr>
                        <w:top w:val="none" w:sz="0" w:space="0" w:color="auto"/>
                        <w:left w:val="none" w:sz="0" w:space="0" w:color="auto"/>
                        <w:bottom w:val="none" w:sz="0" w:space="0" w:color="auto"/>
                        <w:right w:val="none" w:sz="0" w:space="0" w:color="auto"/>
                      </w:divBdr>
                    </w:div>
                    <w:div w:id="15084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665623">
      <w:bodyDiv w:val="1"/>
      <w:marLeft w:val="0"/>
      <w:marRight w:val="0"/>
      <w:marTop w:val="0"/>
      <w:marBottom w:val="0"/>
      <w:divBdr>
        <w:top w:val="none" w:sz="0" w:space="0" w:color="auto"/>
        <w:left w:val="none" w:sz="0" w:space="0" w:color="auto"/>
        <w:bottom w:val="none" w:sz="0" w:space="0" w:color="auto"/>
        <w:right w:val="none" w:sz="0" w:space="0" w:color="auto"/>
      </w:divBdr>
    </w:div>
    <w:div w:id="353843175">
      <w:bodyDiv w:val="1"/>
      <w:marLeft w:val="0"/>
      <w:marRight w:val="0"/>
      <w:marTop w:val="0"/>
      <w:marBottom w:val="0"/>
      <w:divBdr>
        <w:top w:val="none" w:sz="0" w:space="0" w:color="auto"/>
        <w:left w:val="none" w:sz="0" w:space="0" w:color="auto"/>
        <w:bottom w:val="none" w:sz="0" w:space="0" w:color="auto"/>
        <w:right w:val="none" w:sz="0" w:space="0" w:color="auto"/>
      </w:divBdr>
    </w:div>
    <w:div w:id="387804935">
      <w:bodyDiv w:val="1"/>
      <w:marLeft w:val="0"/>
      <w:marRight w:val="0"/>
      <w:marTop w:val="0"/>
      <w:marBottom w:val="0"/>
      <w:divBdr>
        <w:top w:val="none" w:sz="0" w:space="0" w:color="auto"/>
        <w:left w:val="none" w:sz="0" w:space="0" w:color="auto"/>
        <w:bottom w:val="none" w:sz="0" w:space="0" w:color="auto"/>
        <w:right w:val="none" w:sz="0" w:space="0" w:color="auto"/>
      </w:divBdr>
    </w:div>
    <w:div w:id="398867424">
      <w:bodyDiv w:val="1"/>
      <w:marLeft w:val="0"/>
      <w:marRight w:val="0"/>
      <w:marTop w:val="0"/>
      <w:marBottom w:val="0"/>
      <w:divBdr>
        <w:top w:val="none" w:sz="0" w:space="0" w:color="auto"/>
        <w:left w:val="none" w:sz="0" w:space="0" w:color="auto"/>
        <w:bottom w:val="none" w:sz="0" w:space="0" w:color="auto"/>
        <w:right w:val="none" w:sz="0" w:space="0" w:color="auto"/>
      </w:divBdr>
    </w:div>
    <w:div w:id="474497025">
      <w:bodyDiv w:val="1"/>
      <w:marLeft w:val="0"/>
      <w:marRight w:val="0"/>
      <w:marTop w:val="0"/>
      <w:marBottom w:val="0"/>
      <w:divBdr>
        <w:top w:val="none" w:sz="0" w:space="0" w:color="auto"/>
        <w:left w:val="none" w:sz="0" w:space="0" w:color="auto"/>
        <w:bottom w:val="none" w:sz="0" w:space="0" w:color="auto"/>
        <w:right w:val="none" w:sz="0" w:space="0" w:color="auto"/>
      </w:divBdr>
    </w:div>
    <w:div w:id="491526522">
      <w:bodyDiv w:val="1"/>
      <w:marLeft w:val="0"/>
      <w:marRight w:val="0"/>
      <w:marTop w:val="0"/>
      <w:marBottom w:val="0"/>
      <w:divBdr>
        <w:top w:val="none" w:sz="0" w:space="0" w:color="auto"/>
        <w:left w:val="none" w:sz="0" w:space="0" w:color="auto"/>
        <w:bottom w:val="none" w:sz="0" w:space="0" w:color="auto"/>
        <w:right w:val="none" w:sz="0" w:space="0" w:color="auto"/>
      </w:divBdr>
    </w:div>
    <w:div w:id="519274245">
      <w:bodyDiv w:val="1"/>
      <w:marLeft w:val="0"/>
      <w:marRight w:val="0"/>
      <w:marTop w:val="0"/>
      <w:marBottom w:val="0"/>
      <w:divBdr>
        <w:top w:val="none" w:sz="0" w:space="0" w:color="auto"/>
        <w:left w:val="none" w:sz="0" w:space="0" w:color="auto"/>
        <w:bottom w:val="none" w:sz="0" w:space="0" w:color="auto"/>
        <w:right w:val="none" w:sz="0" w:space="0" w:color="auto"/>
      </w:divBdr>
    </w:div>
    <w:div w:id="521209982">
      <w:bodyDiv w:val="1"/>
      <w:marLeft w:val="0"/>
      <w:marRight w:val="0"/>
      <w:marTop w:val="0"/>
      <w:marBottom w:val="0"/>
      <w:divBdr>
        <w:top w:val="none" w:sz="0" w:space="0" w:color="auto"/>
        <w:left w:val="none" w:sz="0" w:space="0" w:color="auto"/>
        <w:bottom w:val="none" w:sz="0" w:space="0" w:color="auto"/>
        <w:right w:val="none" w:sz="0" w:space="0" w:color="auto"/>
      </w:divBdr>
    </w:div>
    <w:div w:id="582647476">
      <w:bodyDiv w:val="1"/>
      <w:marLeft w:val="0"/>
      <w:marRight w:val="0"/>
      <w:marTop w:val="0"/>
      <w:marBottom w:val="0"/>
      <w:divBdr>
        <w:top w:val="none" w:sz="0" w:space="0" w:color="auto"/>
        <w:left w:val="none" w:sz="0" w:space="0" w:color="auto"/>
        <w:bottom w:val="none" w:sz="0" w:space="0" w:color="auto"/>
        <w:right w:val="none" w:sz="0" w:space="0" w:color="auto"/>
      </w:divBdr>
      <w:divsChild>
        <w:div w:id="1460806763">
          <w:marLeft w:val="0"/>
          <w:marRight w:val="0"/>
          <w:marTop w:val="0"/>
          <w:marBottom w:val="0"/>
          <w:divBdr>
            <w:top w:val="none" w:sz="0" w:space="0" w:color="auto"/>
            <w:left w:val="none" w:sz="0" w:space="0" w:color="auto"/>
            <w:bottom w:val="none" w:sz="0" w:space="0" w:color="auto"/>
            <w:right w:val="none" w:sz="0" w:space="0" w:color="auto"/>
          </w:divBdr>
          <w:divsChild>
            <w:div w:id="379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13931">
      <w:bodyDiv w:val="1"/>
      <w:marLeft w:val="0"/>
      <w:marRight w:val="0"/>
      <w:marTop w:val="0"/>
      <w:marBottom w:val="0"/>
      <w:divBdr>
        <w:top w:val="none" w:sz="0" w:space="0" w:color="auto"/>
        <w:left w:val="none" w:sz="0" w:space="0" w:color="auto"/>
        <w:bottom w:val="none" w:sz="0" w:space="0" w:color="auto"/>
        <w:right w:val="none" w:sz="0" w:space="0" w:color="auto"/>
      </w:divBdr>
    </w:div>
    <w:div w:id="671420468">
      <w:bodyDiv w:val="1"/>
      <w:marLeft w:val="0"/>
      <w:marRight w:val="0"/>
      <w:marTop w:val="0"/>
      <w:marBottom w:val="0"/>
      <w:divBdr>
        <w:top w:val="none" w:sz="0" w:space="0" w:color="auto"/>
        <w:left w:val="none" w:sz="0" w:space="0" w:color="auto"/>
        <w:bottom w:val="none" w:sz="0" w:space="0" w:color="auto"/>
        <w:right w:val="none" w:sz="0" w:space="0" w:color="auto"/>
      </w:divBdr>
    </w:div>
    <w:div w:id="779489958">
      <w:bodyDiv w:val="1"/>
      <w:marLeft w:val="0"/>
      <w:marRight w:val="0"/>
      <w:marTop w:val="0"/>
      <w:marBottom w:val="0"/>
      <w:divBdr>
        <w:top w:val="none" w:sz="0" w:space="0" w:color="auto"/>
        <w:left w:val="none" w:sz="0" w:space="0" w:color="auto"/>
        <w:bottom w:val="none" w:sz="0" w:space="0" w:color="auto"/>
        <w:right w:val="none" w:sz="0" w:space="0" w:color="auto"/>
      </w:divBdr>
    </w:div>
    <w:div w:id="865408174">
      <w:bodyDiv w:val="1"/>
      <w:marLeft w:val="0"/>
      <w:marRight w:val="0"/>
      <w:marTop w:val="0"/>
      <w:marBottom w:val="0"/>
      <w:divBdr>
        <w:top w:val="none" w:sz="0" w:space="0" w:color="auto"/>
        <w:left w:val="none" w:sz="0" w:space="0" w:color="auto"/>
        <w:bottom w:val="none" w:sz="0" w:space="0" w:color="auto"/>
        <w:right w:val="none" w:sz="0" w:space="0" w:color="auto"/>
      </w:divBdr>
    </w:div>
    <w:div w:id="873735706">
      <w:bodyDiv w:val="1"/>
      <w:marLeft w:val="0"/>
      <w:marRight w:val="0"/>
      <w:marTop w:val="0"/>
      <w:marBottom w:val="0"/>
      <w:divBdr>
        <w:top w:val="none" w:sz="0" w:space="0" w:color="auto"/>
        <w:left w:val="none" w:sz="0" w:space="0" w:color="auto"/>
        <w:bottom w:val="none" w:sz="0" w:space="0" w:color="auto"/>
        <w:right w:val="none" w:sz="0" w:space="0" w:color="auto"/>
      </w:divBdr>
    </w:div>
    <w:div w:id="885600045">
      <w:bodyDiv w:val="1"/>
      <w:marLeft w:val="0"/>
      <w:marRight w:val="0"/>
      <w:marTop w:val="0"/>
      <w:marBottom w:val="0"/>
      <w:divBdr>
        <w:top w:val="none" w:sz="0" w:space="0" w:color="auto"/>
        <w:left w:val="none" w:sz="0" w:space="0" w:color="auto"/>
        <w:bottom w:val="none" w:sz="0" w:space="0" w:color="auto"/>
        <w:right w:val="none" w:sz="0" w:space="0" w:color="auto"/>
      </w:divBdr>
    </w:div>
    <w:div w:id="891697002">
      <w:bodyDiv w:val="1"/>
      <w:marLeft w:val="0"/>
      <w:marRight w:val="0"/>
      <w:marTop w:val="0"/>
      <w:marBottom w:val="0"/>
      <w:divBdr>
        <w:top w:val="none" w:sz="0" w:space="0" w:color="auto"/>
        <w:left w:val="none" w:sz="0" w:space="0" w:color="auto"/>
        <w:bottom w:val="none" w:sz="0" w:space="0" w:color="auto"/>
        <w:right w:val="none" w:sz="0" w:space="0" w:color="auto"/>
      </w:divBdr>
    </w:div>
    <w:div w:id="903683540">
      <w:bodyDiv w:val="1"/>
      <w:marLeft w:val="0"/>
      <w:marRight w:val="0"/>
      <w:marTop w:val="0"/>
      <w:marBottom w:val="0"/>
      <w:divBdr>
        <w:top w:val="none" w:sz="0" w:space="0" w:color="auto"/>
        <w:left w:val="none" w:sz="0" w:space="0" w:color="auto"/>
        <w:bottom w:val="none" w:sz="0" w:space="0" w:color="auto"/>
        <w:right w:val="none" w:sz="0" w:space="0" w:color="auto"/>
      </w:divBdr>
    </w:div>
    <w:div w:id="1004698784">
      <w:bodyDiv w:val="1"/>
      <w:marLeft w:val="0"/>
      <w:marRight w:val="0"/>
      <w:marTop w:val="0"/>
      <w:marBottom w:val="0"/>
      <w:divBdr>
        <w:top w:val="none" w:sz="0" w:space="0" w:color="auto"/>
        <w:left w:val="none" w:sz="0" w:space="0" w:color="auto"/>
        <w:bottom w:val="none" w:sz="0" w:space="0" w:color="auto"/>
        <w:right w:val="none" w:sz="0" w:space="0" w:color="auto"/>
      </w:divBdr>
    </w:div>
    <w:div w:id="1052122135">
      <w:bodyDiv w:val="1"/>
      <w:marLeft w:val="0"/>
      <w:marRight w:val="0"/>
      <w:marTop w:val="0"/>
      <w:marBottom w:val="0"/>
      <w:divBdr>
        <w:top w:val="none" w:sz="0" w:space="0" w:color="auto"/>
        <w:left w:val="none" w:sz="0" w:space="0" w:color="auto"/>
        <w:bottom w:val="none" w:sz="0" w:space="0" w:color="auto"/>
        <w:right w:val="none" w:sz="0" w:space="0" w:color="auto"/>
      </w:divBdr>
    </w:div>
    <w:div w:id="1064451809">
      <w:bodyDiv w:val="1"/>
      <w:marLeft w:val="0"/>
      <w:marRight w:val="0"/>
      <w:marTop w:val="0"/>
      <w:marBottom w:val="0"/>
      <w:divBdr>
        <w:top w:val="none" w:sz="0" w:space="0" w:color="auto"/>
        <w:left w:val="none" w:sz="0" w:space="0" w:color="auto"/>
        <w:bottom w:val="none" w:sz="0" w:space="0" w:color="auto"/>
        <w:right w:val="none" w:sz="0" w:space="0" w:color="auto"/>
      </w:divBdr>
    </w:div>
    <w:div w:id="1107852761">
      <w:bodyDiv w:val="1"/>
      <w:marLeft w:val="0"/>
      <w:marRight w:val="0"/>
      <w:marTop w:val="0"/>
      <w:marBottom w:val="0"/>
      <w:divBdr>
        <w:top w:val="none" w:sz="0" w:space="0" w:color="auto"/>
        <w:left w:val="none" w:sz="0" w:space="0" w:color="auto"/>
        <w:bottom w:val="none" w:sz="0" w:space="0" w:color="auto"/>
        <w:right w:val="none" w:sz="0" w:space="0" w:color="auto"/>
      </w:divBdr>
    </w:div>
    <w:div w:id="1139222586">
      <w:bodyDiv w:val="1"/>
      <w:marLeft w:val="0"/>
      <w:marRight w:val="0"/>
      <w:marTop w:val="0"/>
      <w:marBottom w:val="0"/>
      <w:divBdr>
        <w:top w:val="none" w:sz="0" w:space="0" w:color="auto"/>
        <w:left w:val="none" w:sz="0" w:space="0" w:color="auto"/>
        <w:bottom w:val="none" w:sz="0" w:space="0" w:color="auto"/>
        <w:right w:val="none" w:sz="0" w:space="0" w:color="auto"/>
      </w:divBdr>
    </w:div>
    <w:div w:id="1140490045">
      <w:bodyDiv w:val="1"/>
      <w:marLeft w:val="0"/>
      <w:marRight w:val="0"/>
      <w:marTop w:val="0"/>
      <w:marBottom w:val="0"/>
      <w:divBdr>
        <w:top w:val="none" w:sz="0" w:space="0" w:color="auto"/>
        <w:left w:val="none" w:sz="0" w:space="0" w:color="auto"/>
        <w:bottom w:val="none" w:sz="0" w:space="0" w:color="auto"/>
        <w:right w:val="none" w:sz="0" w:space="0" w:color="auto"/>
      </w:divBdr>
    </w:div>
    <w:div w:id="1203133672">
      <w:bodyDiv w:val="1"/>
      <w:marLeft w:val="0"/>
      <w:marRight w:val="0"/>
      <w:marTop w:val="0"/>
      <w:marBottom w:val="0"/>
      <w:divBdr>
        <w:top w:val="none" w:sz="0" w:space="0" w:color="auto"/>
        <w:left w:val="none" w:sz="0" w:space="0" w:color="auto"/>
        <w:bottom w:val="none" w:sz="0" w:space="0" w:color="auto"/>
        <w:right w:val="none" w:sz="0" w:space="0" w:color="auto"/>
      </w:divBdr>
    </w:div>
    <w:div w:id="1233662238">
      <w:bodyDiv w:val="1"/>
      <w:marLeft w:val="0"/>
      <w:marRight w:val="0"/>
      <w:marTop w:val="0"/>
      <w:marBottom w:val="0"/>
      <w:divBdr>
        <w:top w:val="none" w:sz="0" w:space="0" w:color="auto"/>
        <w:left w:val="none" w:sz="0" w:space="0" w:color="auto"/>
        <w:bottom w:val="none" w:sz="0" w:space="0" w:color="auto"/>
        <w:right w:val="none" w:sz="0" w:space="0" w:color="auto"/>
      </w:divBdr>
    </w:div>
    <w:div w:id="1247610021">
      <w:bodyDiv w:val="1"/>
      <w:marLeft w:val="0"/>
      <w:marRight w:val="0"/>
      <w:marTop w:val="0"/>
      <w:marBottom w:val="0"/>
      <w:divBdr>
        <w:top w:val="none" w:sz="0" w:space="0" w:color="auto"/>
        <w:left w:val="none" w:sz="0" w:space="0" w:color="auto"/>
        <w:bottom w:val="none" w:sz="0" w:space="0" w:color="auto"/>
        <w:right w:val="none" w:sz="0" w:space="0" w:color="auto"/>
      </w:divBdr>
    </w:div>
    <w:div w:id="1273248577">
      <w:bodyDiv w:val="1"/>
      <w:marLeft w:val="0"/>
      <w:marRight w:val="0"/>
      <w:marTop w:val="0"/>
      <w:marBottom w:val="0"/>
      <w:divBdr>
        <w:top w:val="none" w:sz="0" w:space="0" w:color="auto"/>
        <w:left w:val="none" w:sz="0" w:space="0" w:color="auto"/>
        <w:bottom w:val="none" w:sz="0" w:space="0" w:color="auto"/>
        <w:right w:val="none" w:sz="0" w:space="0" w:color="auto"/>
      </w:divBdr>
    </w:div>
    <w:div w:id="1294599762">
      <w:bodyDiv w:val="1"/>
      <w:marLeft w:val="0"/>
      <w:marRight w:val="0"/>
      <w:marTop w:val="0"/>
      <w:marBottom w:val="0"/>
      <w:divBdr>
        <w:top w:val="none" w:sz="0" w:space="0" w:color="auto"/>
        <w:left w:val="none" w:sz="0" w:space="0" w:color="auto"/>
        <w:bottom w:val="none" w:sz="0" w:space="0" w:color="auto"/>
        <w:right w:val="none" w:sz="0" w:space="0" w:color="auto"/>
      </w:divBdr>
    </w:div>
    <w:div w:id="1329791848">
      <w:bodyDiv w:val="1"/>
      <w:marLeft w:val="0"/>
      <w:marRight w:val="0"/>
      <w:marTop w:val="0"/>
      <w:marBottom w:val="0"/>
      <w:divBdr>
        <w:top w:val="none" w:sz="0" w:space="0" w:color="auto"/>
        <w:left w:val="none" w:sz="0" w:space="0" w:color="auto"/>
        <w:bottom w:val="none" w:sz="0" w:space="0" w:color="auto"/>
        <w:right w:val="none" w:sz="0" w:space="0" w:color="auto"/>
      </w:divBdr>
    </w:div>
    <w:div w:id="1337535476">
      <w:bodyDiv w:val="1"/>
      <w:marLeft w:val="0"/>
      <w:marRight w:val="0"/>
      <w:marTop w:val="0"/>
      <w:marBottom w:val="0"/>
      <w:divBdr>
        <w:top w:val="none" w:sz="0" w:space="0" w:color="auto"/>
        <w:left w:val="none" w:sz="0" w:space="0" w:color="auto"/>
        <w:bottom w:val="none" w:sz="0" w:space="0" w:color="auto"/>
        <w:right w:val="none" w:sz="0" w:space="0" w:color="auto"/>
      </w:divBdr>
    </w:div>
    <w:div w:id="1425955596">
      <w:bodyDiv w:val="1"/>
      <w:marLeft w:val="0"/>
      <w:marRight w:val="0"/>
      <w:marTop w:val="0"/>
      <w:marBottom w:val="0"/>
      <w:divBdr>
        <w:top w:val="none" w:sz="0" w:space="0" w:color="auto"/>
        <w:left w:val="none" w:sz="0" w:space="0" w:color="auto"/>
        <w:bottom w:val="none" w:sz="0" w:space="0" w:color="auto"/>
        <w:right w:val="none" w:sz="0" w:space="0" w:color="auto"/>
      </w:divBdr>
    </w:div>
    <w:div w:id="1435201519">
      <w:bodyDiv w:val="1"/>
      <w:marLeft w:val="0"/>
      <w:marRight w:val="0"/>
      <w:marTop w:val="0"/>
      <w:marBottom w:val="0"/>
      <w:divBdr>
        <w:top w:val="none" w:sz="0" w:space="0" w:color="auto"/>
        <w:left w:val="none" w:sz="0" w:space="0" w:color="auto"/>
        <w:bottom w:val="none" w:sz="0" w:space="0" w:color="auto"/>
        <w:right w:val="none" w:sz="0" w:space="0" w:color="auto"/>
      </w:divBdr>
    </w:div>
    <w:div w:id="1448891189">
      <w:bodyDiv w:val="1"/>
      <w:marLeft w:val="0"/>
      <w:marRight w:val="0"/>
      <w:marTop w:val="0"/>
      <w:marBottom w:val="0"/>
      <w:divBdr>
        <w:top w:val="none" w:sz="0" w:space="0" w:color="auto"/>
        <w:left w:val="none" w:sz="0" w:space="0" w:color="auto"/>
        <w:bottom w:val="none" w:sz="0" w:space="0" w:color="auto"/>
        <w:right w:val="none" w:sz="0" w:space="0" w:color="auto"/>
      </w:divBdr>
    </w:div>
    <w:div w:id="1449815113">
      <w:bodyDiv w:val="1"/>
      <w:marLeft w:val="0"/>
      <w:marRight w:val="0"/>
      <w:marTop w:val="0"/>
      <w:marBottom w:val="0"/>
      <w:divBdr>
        <w:top w:val="none" w:sz="0" w:space="0" w:color="auto"/>
        <w:left w:val="none" w:sz="0" w:space="0" w:color="auto"/>
        <w:bottom w:val="none" w:sz="0" w:space="0" w:color="auto"/>
        <w:right w:val="none" w:sz="0" w:space="0" w:color="auto"/>
      </w:divBdr>
    </w:div>
    <w:div w:id="1489981317">
      <w:bodyDiv w:val="1"/>
      <w:marLeft w:val="0"/>
      <w:marRight w:val="0"/>
      <w:marTop w:val="0"/>
      <w:marBottom w:val="0"/>
      <w:divBdr>
        <w:top w:val="none" w:sz="0" w:space="0" w:color="auto"/>
        <w:left w:val="none" w:sz="0" w:space="0" w:color="auto"/>
        <w:bottom w:val="none" w:sz="0" w:space="0" w:color="auto"/>
        <w:right w:val="none" w:sz="0" w:space="0" w:color="auto"/>
      </w:divBdr>
    </w:div>
    <w:div w:id="1514027903">
      <w:bodyDiv w:val="1"/>
      <w:marLeft w:val="0"/>
      <w:marRight w:val="0"/>
      <w:marTop w:val="0"/>
      <w:marBottom w:val="0"/>
      <w:divBdr>
        <w:top w:val="none" w:sz="0" w:space="0" w:color="auto"/>
        <w:left w:val="none" w:sz="0" w:space="0" w:color="auto"/>
        <w:bottom w:val="none" w:sz="0" w:space="0" w:color="auto"/>
        <w:right w:val="none" w:sz="0" w:space="0" w:color="auto"/>
      </w:divBdr>
    </w:div>
    <w:div w:id="1601528200">
      <w:bodyDiv w:val="1"/>
      <w:marLeft w:val="0"/>
      <w:marRight w:val="0"/>
      <w:marTop w:val="0"/>
      <w:marBottom w:val="0"/>
      <w:divBdr>
        <w:top w:val="none" w:sz="0" w:space="0" w:color="auto"/>
        <w:left w:val="none" w:sz="0" w:space="0" w:color="auto"/>
        <w:bottom w:val="none" w:sz="0" w:space="0" w:color="auto"/>
        <w:right w:val="none" w:sz="0" w:space="0" w:color="auto"/>
      </w:divBdr>
    </w:div>
    <w:div w:id="1609894647">
      <w:bodyDiv w:val="1"/>
      <w:marLeft w:val="0"/>
      <w:marRight w:val="0"/>
      <w:marTop w:val="0"/>
      <w:marBottom w:val="0"/>
      <w:divBdr>
        <w:top w:val="none" w:sz="0" w:space="0" w:color="auto"/>
        <w:left w:val="none" w:sz="0" w:space="0" w:color="auto"/>
        <w:bottom w:val="none" w:sz="0" w:space="0" w:color="auto"/>
        <w:right w:val="none" w:sz="0" w:space="0" w:color="auto"/>
      </w:divBdr>
    </w:div>
    <w:div w:id="1638534750">
      <w:bodyDiv w:val="1"/>
      <w:marLeft w:val="0"/>
      <w:marRight w:val="0"/>
      <w:marTop w:val="0"/>
      <w:marBottom w:val="0"/>
      <w:divBdr>
        <w:top w:val="none" w:sz="0" w:space="0" w:color="auto"/>
        <w:left w:val="none" w:sz="0" w:space="0" w:color="auto"/>
        <w:bottom w:val="none" w:sz="0" w:space="0" w:color="auto"/>
        <w:right w:val="none" w:sz="0" w:space="0" w:color="auto"/>
      </w:divBdr>
    </w:div>
    <w:div w:id="1640109571">
      <w:bodyDiv w:val="1"/>
      <w:marLeft w:val="0"/>
      <w:marRight w:val="0"/>
      <w:marTop w:val="0"/>
      <w:marBottom w:val="0"/>
      <w:divBdr>
        <w:top w:val="none" w:sz="0" w:space="0" w:color="auto"/>
        <w:left w:val="none" w:sz="0" w:space="0" w:color="auto"/>
        <w:bottom w:val="none" w:sz="0" w:space="0" w:color="auto"/>
        <w:right w:val="none" w:sz="0" w:space="0" w:color="auto"/>
      </w:divBdr>
    </w:div>
    <w:div w:id="1686207921">
      <w:bodyDiv w:val="1"/>
      <w:marLeft w:val="0"/>
      <w:marRight w:val="0"/>
      <w:marTop w:val="0"/>
      <w:marBottom w:val="0"/>
      <w:divBdr>
        <w:top w:val="none" w:sz="0" w:space="0" w:color="auto"/>
        <w:left w:val="none" w:sz="0" w:space="0" w:color="auto"/>
        <w:bottom w:val="none" w:sz="0" w:space="0" w:color="auto"/>
        <w:right w:val="none" w:sz="0" w:space="0" w:color="auto"/>
      </w:divBdr>
    </w:div>
    <w:div w:id="1698582688">
      <w:bodyDiv w:val="1"/>
      <w:marLeft w:val="0"/>
      <w:marRight w:val="0"/>
      <w:marTop w:val="0"/>
      <w:marBottom w:val="0"/>
      <w:divBdr>
        <w:top w:val="none" w:sz="0" w:space="0" w:color="auto"/>
        <w:left w:val="none" w:sz="0" w:space="0" w:color="auto"/>
        <w:bottom w:val="none" w:sz="0" w:space="0" w:color="auto"/>
        <w:right w:val="none" w:sz="0" w:space="0" w:color="auto"/>
      </w:divBdr>
    </w:div>
    <w:div w:id="1739283321">
      <w:bodyDiv w:val="1"/>
      <w:marLeft w:val="0"/>
      <w:marRight w:val="0"/>
      <w:marTop w:val="0"/>
      <w:marBottom w:val="0"/>
      <w:divBdr>
        <w:top w:val="none" w:sz="0" w:space="0" w:color="auto"/>
        <w:left w:val="none" w:sz="0" w:space="0" w:color="auto"/>
        <w:bottom w:val="none" w:sz="0" w:space="0" w:color="auto"/>
        <w:right w:val="none" w:sz="0" w:space="0" w:color="auto"/>
      </w:divBdr>
    </w:div>
    <w:div w:id="1758481059">
      <w:bodyDiv w:val="1"/>
      <w:marLeft w:val="0"/>
      <w:marRight w:val="0"/>
      <w:marTop w:val="0"/>
      <w:marBottom w:val="0"/>
      <w:divBdr>
        <w:top w:val="none" w:sz="0" w:space="0" w:color="auto"/>
        <w:left w:val="none" w:sz="0" w:space="0" w:color="auto"/>
        <w:bottom w:val="none" w:sz="0" w:space="0" w:color="auto"/>
        <w:right w:val="none" w:sz="0" w:space="0" w:color="auto"/>
      </w:divBdr>
      <w:divsChild>
        <w:div w:id="1740134018">
          <w:marLeft w:val="0"/>
          <w:marRight w:val="0"/>
          <w:marTop w:val="0"/>
          <w:marBottom w:val="0"/>
          <w:divBdr>
            <w:top w:val="none" w:sz="0" w:space="0" w:color="auto"/>
            <w:left w:val="none" w:sz="0" w:space="0" w:color="auto"/>
            <w:bottom w:val="none" w:sz="0" w:space="0" w:color="auto"/>
            <w:right w:val="none" w:sz="0" w:space="0" w:color="auto"/>
          </w:divBdr>
          <w:divsChild>
            <w:div w:id="1529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72416">
      <w:bodyDiv w:val="1"/>
      <w:marLeft w:val="0"/>
      <w:marRight w:val="0"/>
      <w:marTop w:val="0"/>
      <w:marBottom w:val="0"/>
      <w:divBdr>
        <w:top w:val="none" w:sz="0" w:space="0" w:color="auto"/>
        <w:left w:val="none" w:sz="0" w:space="0" w:color="auto"/>
        <w:bottom w:val="none" w:sz="0" w:space="0" w:color="auto"/>
        <w:right w:val="none" w:sz="0" w:space="0" w:color="auto"/>
      </w:divBdr>
      <w:divsChild>
        <w:div w:id="1312826850">
          <w:marLeft w:val="0"/>
          <w:marRight w:val="0"/>
          <w:marTop w:val="0"/>
          <w:marBottom w:val="0"/>
          <w:divBdr>
            <w:top w:val="none" w:sz="0" w:space="0" w:color="auto"/>
            <w:left w:val="none" w:sz="0" w:space="0" w:color="auto"/>
            <w:bottom w:val="none" w:sz="0" w:space="0" w:color="auto"/>
            <w:right w:val="none" w:sz="0" w:space="0" w:color="auto"/>
          </w:divBdr>
          <w:divsChild>
            <w:div w:id="19166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3489">
      <w:bodyDiv w:val="1"/>
      <w:marLeft w:val="0"/>
      <w:marRight w:val="0"/>
      <w:marTop w:val="0"/>
      <w:marBottom w:val="0"/>
      <w:divBdr>
        <w:top w:val="none" w:sz="0" w:space="0" w:color="auto"/>
        <w:left w:val="none" w:sz="0" w:space="0" w:color="auto"/>
        <w:bottom w:val="none" w:sz="0" w:space="0" w:color="auto"/>
        <w:right w:val="none" w:sz="0" w:space="0" w:color="auto"/>
      </w:divBdr>
    </w:div>
    <w:div w:id="1873347072">
      <w:bodyDiv w:val="1"/>
      <w:marLeft w:val="0"/>
      <w:marRight w:val="0"/>
      <w:marTop w:val="0"/>
      <w:marBottom w:val="0"/>
      <w:divBdr>
        <w:top w:val="none" w:sz="0" w:space="0" w:color="auto"/>
        <w:left w:val="none" w:sz="0" w:space="0" w:color="auto"/>
        <w:bottom w:val="none" w:sz="0" w:space="0" w:color="auto"/>
        <w:right w:val="none" w:sz="0" w:space="0" w:color="auto"/>
      </w:divBdr>
    </w:div>
    <w:div w:id="1884713372">
      <w:bodyDiv w:val="1"/>
      <w:marLeft w:val="0"/>
      <w:marRight w:val="0"/>
      <w:marTop w:val="0"/>
      <w:marBottom w:val="0"/>
      <w:divBdr>
        <w:top w:val="none" w:sz="0" w:space="0" w:color="auto"/>
        <w:left w:val="none" w:sz="0" w:space="0" w:color="auto"/>
        <w:bottom w:val="none" w:sz="0" w:space="0" w:color="auto"/>
        <w:right w:val="none" w:sz="0" w:space="0" w:color="auto"/>
      </w:divBdr>
    </w:div>
    <w:div w:id="1940408656">
      <w:bodyDiv w:val="1"/>
      <w:marLeft w:val="0"/>
      <w:marRight w:val="0"/>
      <w:marTop w:val="0"/>
      <w:marBottom w:val="0"/>
      <w:divBdr>
        <w:top w:val="none" w:sz="0" w:space="0" w:color="auto"/>
        <w:left w:val="none" w:sz="0" w:space="0" w:color="auto"/>
        <w:bottom w:val="none" w:sz="0" w:space="0" w:color="auto"/>
        <w:right w:val="none" w:sz="0" w:space="0" w:color="auto"/>
      </w:divBdr>
    </w:div>
    <w:div w:id="1944072987">
      <w:bodyDiv w:val="1"/>
      <w:marLeft w:val="0"/>
      <w:marRight w:val="0"/>
      <w:marTop w:val="0"/>
      <w:marBottom w:val="0"/>
      <w:divBdr>
        <w:top w:val="none" w:sz="0" w:space="0" w:color="auto"/>
        <w:left w:val="none" w:sz="0" w:space="0" w:color="auto"/>
        <w:bottom w:val="none" w:sz="0" w:space="0" w:color="auto"/>
        <w:right w:val="none" w:sz="0" w:space="0" w:color="auto"/>
      </w:divBdr>
    </w:div>
    <w:div w:id="1960143017">
      <w:bodyDiv w:val="1"/>
      <w:marLeft w:val="0"/>
      <w:marRight w:val="0"/>
      <w:marTop w:val="0"/>
      <w:marBottom w:val="0"/>
      <w:divBdr>
        <w:top w:val="none" w:sz="0" w:space="0" w:color="auto"/>
        <w:left w:val="none" w:sz="0" w:space="0" w:color="auto"/>
        <w:bottom w:val="none" w:sz="0" w:space="0" w:color="auto"/>
        <w:right w:val="none" w:sz="0" w:space="0" w:color="auto"/>
      </w:divBdr>
    </w:div>
    <w:div w:id="2038431804">
      <w:bodyDiv w:val="1"/>
      <w:marLeft w:val="0"/>
      <w:marRight w:val="0"/>
      <w:marTop w:val="0"/>
      <w:marBottom w:val="0"/>
      <w:divBdr>
        <w:top w:val="none" w:sz="0" w:space="0" w:color="auto"/>
        <w:left w:val="none" w:sz="0" w:space="0" w:color="auto"/>
        <w:bottom w:val="none" w:sz="0" w:space="0" w:color="auto"/>
        <w:right w:val="none" w:sz="0" w:space="0" w:color="auto"/>
      </w:divBdr>
    </w:div>
    <w:div w:id="2065525912">
      <w:bodyDiv w:val="1"/>
      <w:marLeft w:val="0"/>
      <w:marRight w:val="0"/>
      <w:marTop w:val="0"/>
      <w:marBottom w:val="0"/>
      <w:divBdr>
        <w:top w:val="none" w:sz="0" w:space="0" w:color="auto"/>
        <w:left w:val="none" w:sz="0" w:space="0" w:color="auto"/>
        <w:bottom w:val="none" w:sz="0" w:space="0" w:color="auto"/>
        <w:right w:val="none" w:sz="0" w:space="0" w:color="auto"/>
      </w:divBdr>
    </w:div>
    <w:div w:id="2068260026">
      <w:bodyDiv w:val="1"/>
      <w:marLeft w:val="0"/>
      <w:marRight w:val="0"/>
      <w:marTop w:val="0"/>
      <w:marBottom w:val="0"/>
      <w:divBdr>
        <w:top w:val="none" w:sz="0" w:space="0" w:color="auto"/>
        <w:left w:val="none" w:sz="0" w:space="0" w:color="auto"/>
        <w:bottom w:val="none" w:sz="0" w:space="0" w:color="auto"/>
        <w:right w:val="none" w:sz="0" w:space="0" w:color="auto"/>
      </w:divBdr>
    </w:div>
    <w:div w:id="213228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emf"/><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image" Target="media/image310.emf"/><Relationship Id="rId50" Type="http://schemas.openxmlformats.org/officeDocument/2006/relationships/image" Target="media/image32.emf"/><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emf"/><Relationship Id="rId11" Type="http://schemas.microsoft.com/office/2018/08/relationships/commentsExtensible" Target="commentsExtensible.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jpeg"/><Relationship Id="rId45" Type="http://schemas.openxmlformats.org/officeDocument/2006/relationships/image" Target="media/image30.emf"/><Relationship Id="rId53" Type="http://schemas.openxmlformats.org/officeDocument/2006/relationships/image" Target="media/image370.emf"/><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emf"/><Relationship Id="rId43" Type="http://schemas.openxmlformats.org/officeDocument/2006/relationships/image" Target="media/image32.jpeg"/><Relationship Id="rId48" Type="http://schemas.openxmlformats.org/officeDocument/2006/relationships/image" Target="media/image320.emf"/><Relationship Id="rId56"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image" Target="media/image33.emf"/><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jpeg"/><Relationship Id="rId46" Type="http://schemas.openxmlformats.org/officeDocument/2006/relationships/image" Target="media/image31.emf"/><Relationship Id="rId20" Type="http://schemas.openxmlformats.org/officeDocument/2006/relationships/image" Target="media/image9.png"/><Relationship Id="rId41" Type="http://schemas.openxmlformats.org/officeDocument/2006/relationships/image" Target="media/image30.jpeg"/><Relationship Id="rId54" Type="http://schemas.openxmlformats.org/officeDocument/2006/relationships/hyperlink" Target="https://igl.ethz.ch/projects/ARAP/svd_rot.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30.emf"/><Relationship Id="rId57" Type="http://schemas.microsoft.com/office/2011/relationships/people" Target="people.xml"/><Relationship Id="rId10" Type="http://schemas.microsoft.com/office/2016/09/relationships/commentsIds" Target="commentsIds.xml"/><Relationship Id="rId31" Type="http://schemas.openxmlformats.org/officeDocument/2006/relationships/image" Target="media/image20.emf"/><Relationship Id="rId44" Type="http://schemas.openxmlformats.org/officeDocument/2006/relationships/image" Target="media/image29.emf"/><Relationship Id="rId52" Type="http://schemas.openxmlformats.org/officeDocument/2006/relationships/image" Target="media/image36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3E9A71-BA29-45B7-B369-383A072650B1}">
  <we:reference id="wa104382081" version="1.55.1.0" store="en-GB" storeType="OMEX"/>
  <we:alternateReferences>
    <we:reference id="WA104382081" version="1.55.1.0" store="en-GB"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CFC40A2-57D6-4628-869E-E83F06AAEB9A}">
  <ds:schemaRefs>
    <ds:schemaRef ds:uri="http://schemas.openxmlformats.org/officeDocument/2006/bibliography"/>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Normal.dotm</Template>
  <TotalTime>2553</TotalTime>
  <Pages>29</Pages>
  <Words>19291</Words>
  <Characters>108228</Characters>
  <Application>Microsoft Office Word</Application>
  <DocSecurity>0</DocSecurity>
  <Lines>2925</Lines>
  <Paragraphs>1555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Anaya-Izquierdo</dc:creator>
  <cp:keywords/>
  <dc:description/>
  <cp:lastModifiedBy>Karim Anaya-Izquierdo</cp:lastModifiedBy>
  <cp:revision>162</cp:revision>
  <cp:lastPrinted>2024-08-29T14:05:00Z</cp:lastPrinted>
  <dcterms:created xsi:type="dcterms:W3CDTF">2024-11-14T11:16:00Z</dcterms:created>
  <dcterms:modified xsi:type="dcterms:W3CDTF">2025-12-19T11:38:00Z</dcterms:modified>
</cp:coreProperties>
</file>